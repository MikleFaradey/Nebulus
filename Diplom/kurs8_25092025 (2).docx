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93084" w14:textId="4EFF8CC9" w:rsidR="00A2380C" w:rsidRDefault="00A2380C" w:rsidP="00A2380C">
      <w:pPr>
        <w:spacing w:before="77"/>
        <w:ind w:left="2075" w:right="754" w:firstLine="5"/>
        <w:jc w:val="center"/>
        <w:rPr>
          <w:b/>
        </w:rPr>
      </w:pPr>
      <w:r>
        <w:rPr>
          <w:b/>
          <w:noProof/>
        </w:rPr>
        <w:drawing>
          <wp:anchor distT="0" distB="0" distL="0" distR="0" simplePos="0" relativeHeight="251659264" behindDoc="0" locked="0" layoutInCell="1" allowOverlap="1" wp14:anchorId="73E6C962" wp14:editId="77C8A48B">
            <wp:simplePos x="0" y="0"/>
            <wp:positionH relativeFrom="page">
              <wp:posOffset>1134744</wp:posOffset>
            </wp:positionH>
            <wp:positionV relativeFrom="paragraph">
              <wp:posOffset>258825</wp:posOffset>
            </wp:positionV>
            <wp:extent cx="733425" cy="8286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33425" cy="828675"/>
                    </a:xfrm>
                    <a:prstGeom prst="rect">
                      <a:avLst/>
                    </a:prstGeom>
                  </pic:spPr>
                </pic:pic>
              </a:graphicData>
            </a:graphic>
          </wp:anchor>
        </w:drawing>
      </w:r>
      <w:r>
        <w:rPr>
          <w:b/>
          <w:sz w:val="22"/>
        </w:rPr>
        <w:t>Министерство науки и высшего образования Российской Федерации Федеральное</w:t>
      </w:r>
      <w:r>
        <w:rPr>
          <w:b/>
          <w:spacing w:val="-9"/>
          <w:sz w:val="22"/>
        </w:rPr>
        <w:t xml:space="preserve"> </w:t>
      </w:r>
      <w:r>
        <w:rPr>
          <w:b/>
          <w:sz w:val="22"/>
        </w:rPr>
        <w:t>государственное</w:t>
      </w:r>
      <w:r>
        <w:rPr>
          <w:b/>
          <w:spacing w:val="-8"/>
          <w:sz w:val="22"/>
        </w:rPr>
        <w:t xml:space="preserve"> </w:t>
      </w:r>
      <w:del w:id="0" w:author="Анна Ромашко" w:date="2025-09-25T08:08:00Z">
        <w:r w:rsidDel="001E1313">
          <w:rPr>
            <w:b/>
            <w:sz w:val="22"/>
          </w:rPr>
          <w:delText>бюджетное</w:delText>
        </w:r>
        <w:r w:rsidDel="001E1313">
          <w:rPr>
            <w:b/>
            <w:spacing w:val="-9"/>
            <w:sz w:val="22"/>
          </w:rPr>
          <w:delText xml:space="preserve"> </w:delText>
        </w:r>
      </w:del>
      <w:ins w:id="1" w:author="Анна Ромашко" w:date="2025-09-25T08:08:00Z">
        <w:r w:rsidR="001E1313">
          <w:rPr>
            <w:b/>
            <w:sz w:val="22"/>
          </w:rPr>
          <w:t>автономное</w:t>
        </w:r>
        <w:r w:rsidR="001E1313">
          <w:rPr>
            <w:b/>
            <w:spacing w:val="-9"/>
            <w:sz w:val="22"/>
          </w:rPr>
          <w:t xml:space="preserve"> </w:t>
        </w:r>
      </w:ins>
      <w:r>
        <w:rPr>
          <w:b/>
          <w:sz w:val="22"/>
        </w:rPr>
        <w:t>образовательное</w:t>
      </w:r>
      <w:r>
        <w:rPr>
          <w:b/>
          <w:spacing w:val="-8"/>
          <w:sz w:val="22"/>
        </w:rPr>
        <w:t xml:space="preserve"> </w:t>
      </w:r>
      <w:r>
        <w:rPr>
          <w:b/>
          <w:sz w:val="22"/>
        </w:rPr>
        <w:t>учреждение высшего образования</w:t>
      </w:r>
    </w:p>
    <w:p w14:paraId="61F72054" w14:textId="77777777" w:rsidR="00A2380C" w:rsidRDefault="00A2380C" w:rsidP="00A2380C">
      <w:pPr>
        <w:ind w:left="2466" w:right="1138"/>
        <w:jc w:val="center"/>
        <w:rPr>
          <w:b/>
        </w:rPr>
      </w:pPr>
      <w:r>
        <w:rPr>
          <w:b/>
          <w:sz w:val="22"/>
        </w:rPr>
        <w:t>«Московский</w:t>
      </w:r>
      <w:r>
        <w:rPr>
          <w:b/>
          <w:spacing w:val="-12"/>
          <w:sz w:val="22"/>
        </w:rPr>
        <w:t xml:space="preserve"> </w:t>
      </w:r>
      <w:r>
        <w:rPr>
          <w:b/>
          <w:sz w:val="22"/>
        </w:rPr>
        <w:t>государственный</w:t>
      </w:r>
      <w:r>
        <w:rPr>
          <w:b/>
          <w:spacing w:val="-12"/>
          <w:sz w:val="22"/>
        </w:rPr>
        <w:t xml:space="preserve"> </w:t>
      </w:r>
      <w:r>
        <w:rPr>
          <w:b/>
          <w:sz w:val="22"/>
        </w:rPr>
        <w:t>технический</w:t>
      </w:r>
      <w:r>
        <w:rPr>
          <w:b/>
          <w:spacing w:val="-12"/>
          <w:sz w:val="22"/>
        </w:rPr>
        <w:t xml:space="preserve"> </w:t>
      </w:r>
      <w:r>
        <w:rPr>
          <w:b/>
          <w:sz w:val="22"/>
        </w:rPr>
        <w:t>университет имени Н.Э. Баумана</w:t>
      </w:r>
    </w:p>
    <w:p w14:paraId="60A01154" w14:textId="77777777" w:rsidR="00A2380C" w:rsidRDefault="00A2380C" w:rsidP="00A2380C">
      <w:pPr>
        <w:ind w:left="2782" w:right="1456"/>
        <w:jc w:val="center"/>
        <w:rPr>
          <w:b/>
        </w:rPr>
      </w:pPr>
      <w:r>
        <w:rPr>
          <w:b/>
          <w:sz w:val="22"/>
        </w:rPr>
        <w:t>(национальный</w:t>
      </w:r>
      <w:r>
        <w:rPr>
          <w:b/>
          <w:spacing w:val="-14"/>
          <w:sz w:val="22"/>
        </w:rPr>
        <w:t xml:space="preserve"> </w:t>
      </w:r>
      <w:r>
        <w:rPr>
          <w:b/>
          <w:sz w:val="22"/>
        </w:rPr>
        <w:t>исследовательский</w:t>
      </w:r>
      <w:r>
        <w:rPr>
          <w:b/>
          <w:spacing w:val="-14"/>
          <w:sz w:val="22"/>
        </w:rPr>
        <w:t xml:space="preserve"> </w:t>
      </w:r>
      <w:r>
        <w:rPr>
          <w:b/>
          <w:sz w:val="22"/>
        </w:rPr>
        <w:t>университет)» (МГТУ им. Н.Э. Баумана)</w:t>
      </w:r>
    </w:p>
    <w:p w14:paraId="77C5A30C" w14:textId="77777777" w:rsidR="00A2380C" w:rsidRDefault="00A2380C" w:rsidP="00A2380C">
      <w:pPr>
        <w:pStyle w:val="a4"/>
        <w:spacing w:before="6"/>
        <w:rPr>
          <w:b/>
          <w:sz w:val="9"/>
        </w:rPr>
      </w:pPr>
      <w:r>
        <w:rPr>
          <w:b/>
          <w:noProof/>
          <w:sz w:val="9"/>
        </w:rPr>
        <mc:AlternateContent>
          <mc:Choice Requires="wps">
            <w:drawing>
              <wp:anchor distT="0" distB="0" distL="0" distR="0" simplePos="0" relativeHeight="251660288" behindDoc="1" locked="0" layoutInCell="1" allowOverlap="1" wp14:anchorId="675D5092" wp14:editId="01E8D66C">
                <wp:simplePos x="0" y="0"/>
                <wp:positionH relativeFrom="page">
                  <wp:posOffset>1062532</wp:posOffset>
                </wp:positionH>
                <wp:positionV relativeFrom="paragraph">
                  <wp:posOffset>85185</wp:posOffset>
                </wp:positionV>
                <wp:extent cx="6158230" cy="5651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8230" cy="56515"/>
                        </a:xfrm>
                        <a:custGeom>
                          <a:avLst/>
                          <a:gdLst/>
                          <a:ahLst/>
                          <a:cxnLst/>
                          <a:rect l="l" t="t" r="r" b="b"/>
                          <a:pathLst>
                            <a:path w="6158230" h="56515">
                              <a:moveTo>
                                <a:pt x="6158230" y="47244"/>
                              </a:moveTo>
                              <a:lnTo>
                                <a:pt x="0" y="47244"/>
                              </a:lnTo>
                              <a:lnTo>
                                <a:pt x="0" y="56388"/>
                              </a:lnTo>
                              <a:lnTo>
                                <a:pt x="6158230" y="56388"/>
                              </a:lnTo>
                              <a:lnTo>
                                <a:pt x="6158230" y="47244"/>
                              </a:lnTo>
                              <a:close/>
                            </a:path>
                            <a:path w="6158230" h="56515">
                              <a:moveTo>
                                <a:pt x="6158230" y="0"/>
                              </a:moveTo>
                              <a:lnTo>
                                <a:pt x="0" y="0"/>
                              </a:lnTo>
                              <a:lnTo>
                                <a:pt x="0" y="38100"/>
                              </a:lnTo>
                              <a:lnTo>
                                <a:pt x="6158230" y="38100"/>
                              </a:lnTo>
                              <a:lnTo>
                                <a:pt x="6158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11DE96" id="Graphic 2" o:spid="_x0000_s1026" style="position:absolute;margin-left:83.65pt;margin-top:6.7pt;width:484.9pt;height:4.4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15823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" path="m6158230,47244l,47244r,9144l6158230,56388r,-9144xem6158230,l,,,38100r6158230,l6158230,xe" fillcolor="black" stroked="f">
                <v:path arrowok="t"/>
                <w10:wrap type="topAndBottom" anchorx="page"/>
              </v:shape>
            </w:pict>
          </mc:Fallback>
        </mc:AlternateContent>
      </w:r>
    </w:p>
    <w:p w14:paraId="740CF3E6" w14:textId="77777777" w:rsidR="00A2380C" w:rsidRDefault="00A2380C" w:rsidP="00A2380C">
      <w:pPr>
        <w:pStyle w:val="a4"/>
        <w:rPr>
          <w:b/>
        </w:rPr>
      </w:pPr>
    </w:p>
    <w:p w14:paraId="2FF5B804" w14:textId="77777777" w:rsidR="00A2380C" w:rsidRDefault="00A2380C" w:rsidP="00A2380C">
      <w:pPr>
        <w:pStyle w:val="a4"/>
        <w:spacing w:before="95"/>
        <w:rPr>
          <w:b/>
        </w:rPr>
      </w:pPr>
    </w:p>
    <w:p w14:paraId="00A135DE" w14:textId="77777777" w:rsidR="00A2380C" w:rsidRDefault="00A2380C" w:rsidP="00A2380C">
      <w:pPr>
        <w:pStyle w:val="a4"/>
        <w:spacing w:line="360" w:lineRule="auto"/>
        <w:ind w:left="143" w:right="2817"/>
      </w:pPr>
      <w:r>
        <w:t>ФАКУЛЬТЕТ</w:t>
      </w:r>
      <w:r>
        <w:rPr>
          <w:spacing w:val="-18"/>
        </w:rPr>
        <w:t xml:space="preserve"> </w:t>
      </w:r>
      <w:r>
        <w:t>«Специальное</w:t>
      </w:r>
      <w:r>
        <w:rPr>
          <w:spacing w:val="-17"/>
        </w:rPr>
        <w:t xml:space="preserve"> </w:t>
      </w:r>
      <w:r>
        <w:t>машиностроение» КАФЕДРА «Подводные аппараты и роботы»</w:t>
      </w:r>
    </w:p>
    <w:p w14:paraId="439C32E8" w14:textId="77777777" w:rsidR="00A2380C" w:rsidRDefault="00A2380C" w:rsidP="00A2380C">
      <w:pPr>
        <w:pStyle w:val="a4"/>
      </w:pPr>
    </w:p>
    <w:p w14:paraId="5A59BD08" w14:textId="77777777" w:rsidR="00A2380C" w:rsidRDefault="00A2380C" w:rsidP="00A2380C">
      <w:pPr>
        <w:pStyle w:val="a4"/>
      </w:pPr>
    </w:p>
    <w:p w14:paraId="3FB5BD8A" w14:textId="77777777" w:rsidR="00A2380C" w:rsidRDefault="00A2380C" w:rsidP="00A2380C">
      <w:pPr>
        <w:pStyle w:val="a4"/>
        <w:spacing w:before="46"/>
      </w:pPr>
    </w:p>
    <w:p w14:paraId="3A35249C" w14:textId="77777777" w:rsidR="00A2380C" w:rsidRDefault="00A2380C" w:rsidP="00A2380C">
      <w:pPr>
        <w:pStyle w:val="a6"/>
      </w:pPr>
      <w:r>
        <w:rPr>
          <w:spacing w:val="-2"/>
        </w:rPr>
        <w:t>РАСЧЕТНО-ПОЯСНИТЕЛЬНАЯ</w:t>
      </w:r>
      <w:r>
        <w:rPr>
          <w:spacing w:val="-26"/>
        </w:rPr>
        <w:t xml:space="preserve"> </w:t>
      </w:r>
      <w:r>
        <w:rPr>
          <w:spacing w:val="-2"/>
        </w:rPr>
        <w:t>ЗАПИСКА</w:t>
      </w:r>
    </w:p>
    <w:p w14:paraId="23CA4778" w14:textId="77777777" w:rsidR="00A2380C" w:rsidRDefault="00A2380C" w:rsidP="00A2380C">
      <w:pPr>
        <w:tabs>
          <w:tab w:val="left" w:pos="2876"/>
          <w:tab w:val="left" w:pos="5716"/>
        </w:tabs>
        <w:spacing w:before="254" w:line="408" w:lineRule="auto"/>
        <w:ind w:left="2303" w:right="2297"/>
        <w:jc w:val="center"/>
        <w:rPr>
          <w:b/>
          <w:i/>
          <w:sz w:val="40"/>
        </w:rPr>
      </w:pPr>
      <w:r>
        <w:rPr>
          <w:b/>
          <w:i/>
          <w:spacing w:val="-10"/>
          <w:sz w:val="40"/>
        </w:rPr>
        <w:t>К</w:t>
      </w:r>
      <w:r>
        <w:rPr>
          <w:b/>
          <w:i/>
          <w:sz w:val="40"/>
        </w:rPr>
        <w:tab/>
      </w:r>
      <w:r>
        <w:rPr>
          <w:b/>
          <w:i/>
          <w:spacing w:val="-2"/>
          <w:sz w:val="40"/>
        </w:rPr>
        <w:t>КУРСОВОМУ</w:t>
      </w:r>
      <w:r>
        <w:rPr>
          <w:b/>
          <w:i/>
          <w:sz w:val="40"/>
        </w:rPr>
        <w:tab/>
      </w:r>
      <w:r>
        <w:rPr>
          <w:b/>
          <w:i/>
          <w:spacing w:val="-2"/>
          <w:sz w:val="40"/>
        </w:rPr>
        <w:t xml:space="preserve">ПРОЕКТУ </w:t>
      </w:r>
      <w:r>
        <w:rPr>
          <w:b/>
          <w:i/>
          <w:sz w:val="40"/>
        </w:rPr>
        <w:t>НА ТЕМУ:</w:t>
      </w:r>
    </w:p>
    <w:p w14:paraId="70850701" w14:textId="47525ACF" w:rsidR="00A2380C" w:rsidRDefault="00A2380C" w:rsidP="00A2380C">
      <w:pPr>
        <w:pStyle w:val="a4"/>
        <w:jc w:val="center"/>
        <w:rPr>
          <w:sz w:val="32"/>
        </w:rPr>
      </w:pPr>
      <w:r>
        <w:rPr>
          <w:sz w:val="32"/>
          <w:szCs w:val="24"/>
          <w:lang w:eastAsia="ru-RU"/>
        </w:rPr>
        <w:t>Р</w:t>
      </w:r>
      <w:r w:rsidRPr="00A2380C">
        <w:rPr>
          <w:sz w:val="32"/>
          <w:szCs w:val="24"/>
          <w:lang w:eastAsia="ru-RU"/>
        </w:rPr>
        <w:t>азработка системы управления траекторным движением ПА в плоскости горизонта</w:t>
      </w:r>
      <w:del w:id="2" w:author="Анна Ромашко" w:date="2025-09-25T08:08:00Z">
        <w:r w:rsidDel="001E1313">
          <w:rPr>
            <w:sz w:val="32"/>
            <w:szCs w:val="24"/>
            <w:lang w:eastAsia="ru-RU"/>
          </w:rPr>
          <w:delText>.</w:delText>
        </w:r>
      </w:del>
    </w:p>
    <w:p w14:paraId="3A6AA919" w14:textId="77777777" w:rsidR="00A2380C" w:rsidRDefault="00A2380C" w:rsidP="00A2380C">
      <w:pPr>
        <w:pStyle w:val="a4"/>
        <w:rPr>
          <w:sz w:val="32"/>
        </w:rPr>
      </w:pPr>
    </w:p>
    <w:p w14:paraId="28E607F7" w14:textId="77777777" w:rsidR="00A2380C" w:rsidRDefault="00A2380C" w:rsidP="00A2380C">
      <w:pPr>
        <w:pStyle w:val="a4"/>
        <w:rPr>
          <w:sz w:val="32"/>
        </w:rPr>
      </w:pPr>
    </w:p>
    <w:p w14:paraId="1BCC4714" w14:textId="77777777" w:rsidR="00A2380C" w:rsidRDefault="00A2380C" w:rsidP="00A2380C">
      <w:pPr>
        <w:pStyle w:val="a4"/>
        <w:rPr>
          <w:sz w:val="32"/>
        </w:rPr>
      </w:pPr>
    </w:p>
    <w:p w14:paraId="06CF9486" w14:textId="77777777" w:rsidR="00A2380C" w:rsidRDefault="00A2380C" w:rsidP="00A2380C">
      <w:pPr>
        <w:pStyle w:val="a4"/>
        <w:spacing w:before="166"/>
        <w:rPr>
          <w:sz w:val="32"/>
        </w:rPr>
      </w:pPr>
    </w:p>
    <w:p w14:paraId="64818C61" w14:textId="4CCC660D" w:rsidR="00A2380C" w:rsidRDefault="00A2380C" w:rsidP="00A2380C">
      <w:pPr>
        <w:tabs>
          <w:tab w:val="left" w:pos="4391"/>
          <w:tab w:val="left" w:pos="7216"/>
          <w:tab w:val="left" w:pos="7584"/>
        </w:tabs>
        <w:spacing w:line="322" w:lineRule="exact"/>
        <w:ind w:left="143"/>
      </w:pPr>
      <w:r>
        <w:rPr>
          <w:sz w:val="28"/>
        </w:rPr>
        <w:t>Студент</w:t>
      </w:r>
      <w:r>
        <w:rPr>
          <w:spacing w:val="-8"/>
          <w:sz w:val="28"/>
        </w:rPr>
        <w:t xml:space="preserve"> </w:t>
      </w:r>
      <w:r>
        <w:rPr>
          <w:sz w:val="28"/>
        </w:rPr>
        <w:t>группы</w:t>
      </w:r>
      <w:r>
        <w:rPr>
          <w:spacing w:val="-7"/>
          <w:sz w:val="28"/>
        </w:rPr>
        <w:t xml:space="preserve"> </w:t>
      </w:r>
      <w:r>
        <w:rPr>
          <w:sz w:val="28"/>
        </w:rPr>
        <w:t>СМ11-</w:t>
      </w:r>
      <w:r>
        <w:rPr>
          <w:spacing w:val="-5"/>
          <w:sz w:val="28"/>
        </w:rPr>
        <w:t>81Б</w:t>
      </w:r>
      <w:r>
        <w:rPr>
          <w:sz w:val="28"/>
        </w:rPr>
        <w:tab/>
      </w:r>
      <w:r>
        <w:rPr>
          <w:sz w:val="28"/>
          <w:u w:val="single"/>
        </w:rPr>
        <w:tab/>
      </w:r>
      <w:r>
        <w:rPr>
          <w:sz w:val="28"/>
        </w:rPr>
        <w:tab/>
      </w:r>
      <w:r>
        <w:rPr>
          <w:u w:val="single"/>
        </w:rPr>
        <w:t>Бочкарев М.А.</w:t>
      </w:r>
    </w:p>
    <w:p w14:paraId="58F34BD0" w14:textId="77777777" w:rsidR="00A2380C" w:rsidRDefault="00A2380C" w:rsidP="00A2380C">
      <w:pPr>
        <w:spacing w:line="207" w:lineRule="exact"/>
        <w:ind w:left="1510"/>
        <w:jc w:val="center"/>
        <w:rPr>
          <w:sz w:val="18"/>
        </w:rPr>
      </w:pPr>
      <w:r>
        <w:rPr>
          <w:sz w:val="18"/>
        </w:rPr>
        <w:t>(Подпись,</w:t>
      </w:r>
      <w:r>
        <w:rPr>
          <w:spacing w:val="-4"/>
          <w:sz w:val="18"/>
        </w:rPr>
        <w:t xml:space="preserve"> </w:t>
      </w:r>
      <w:r>
        <w:rPr>
          <w:spacing w:val="-2"/>
          <w:sz w:val="18"/>
        </w:rPr>
        <w:t>дата)</w:t>
      </w:r>
    </w:p>
    <w:p w14:paraId="08B05DF5" w14:textId="77777777" w:rsidR="00A2380C" w:rsidRDefault="00A2380C" w:rsidP="00A2380C">
      <w:pPr>
        <w:pStyle w:val="a4"/>
        <w:rPr>
          <w:sz w:val="18"/>
        </w:rPr>
      </w:pPr>
    </w:p>
    <w:p w14:paraId="711128FD" w14:textId="77777777" w:rsidR="00A2380C" w:rsidRDefault="00A2380C" w:rsidP="00A2380C">
      <w:pPr>
        <w:pStyle w:val="a4"/>
        <w:spacing w:before="70"/>
        <w:rPr>
          <w:sz w:val="18"/>
        </w:rPr>
      </w:pPr>
    </w:p>
    <w:p w14:paraId="3A5E5976" w14:textId="52EDDEDD" w:rsidR="00A2380C" w:rsidRDefault="00A2380C" w:rsidP="00A2380C">
      <w:pPr>
        <w:tabs>
          <w:tab w:val="left" w:pos="4391"/>
          <w:tab w:val="left" w:pos="7336"/>
          <w:tab w:val="left" w:pos="7572"/>
        </w:tabs>
        <w:spacing w:line="322" w:lineRule="exact"/>
        <w:ind w:left="143"/>
      </w:pPr>
      <w:r>
        <w:rPr>
          <w:sz w:val="28"/>
        </w:rPr>
        <w:t>Руководитель</w:t>
      </w:r>
      <w:r>
        <w:rPr>
          <w:spacing w:val="-8"/>
          <w:sz w:val="28"/>
        </w:rPr>
        <w:t xml:space="preserve"> </w:t>
      </w:r>
      <w:r>
        <w:rPr>
          <w:sz w:val="28"/>
        </w:rPr>
        <w:t>курсового</w:t>
      </w:r>
      <w:r>
        <w:rPr>
          <w:spacing w:val="-8"/>
          <w:sz w:val="28"/>
        </w:rPr>
        <w:t xml:space="preserve"> </w:t>
      </w:r>
      <w:r>
        <w:rPr>
          <w:spacing w:val="-2"/>
          <w:sz w:val="28"/>
        </w:rPr>
        <w:t>проекта</w:t>
      </w:r>
      <w:r>
        <w:rPr>
          <w:sz w:val="28"/>
        </w:rPr>
        <w:tab/>
      </w:r>
      <w:r>
        <w:rPr>
          <w:sz w:val="28"/>
          <w:u w:val="single"/>
        </w:rPr>
        <w:tab/>
      </w:r>
      <w:r>
        <w:rPr>
          <w:sz w:val="28"/>
        </w:rPr>
        <w:tab/>
      </w:r>
      <w:r>
        <w:rPr>
          <w:u w:val="single"/>
        </w:rPr>
        <w:t>Ромашко А.С.</w:t>
      </w:r>
    </w:p>
    <w:p w14:paraId="509ADEC1" w14:textId="77777777" w:rsidR="00A2380C" w:rsidRDefault="00A2380C" w:rsidP="00A2380C">
      <w:pPr>
        <w:spacing w:line="207" w:lineRule="exact"/>
        <w:ind w:left="1510"/>
        <w:jc w:val="center"/>
        <w:rPr>
          <w:sz w:val="18"/>
        </w:rPr>
      </w:pPr>
      <w:r>
        <w:rPr>
          <w:sz w:val="18"/>
        </w:rPr>
        <w:t>(Подпись,</w:t>
      </w:r>
      <w:r>
        <w:rPr>
          <w:spacing w:val="-4"/>
          <w:sz w:val="18"/>
        </w:rPr>
        <w:t xml:space="preserve"> </w:t>
      </w:r>
      <w:r>
        <w:rPr>
          <w:spacing w:val="-2"/>
          <w:sz w:val="18"/>
        </w:rPr>
        <w:t>дата)</w:t>
      </w:r>
    </w:p>
    <w:p w14:paraId="6060789D" w14:textId="77777777" w:rsidR="00A2380C" w:rsidRDefault="00A2380C" w:rsidP="00A2380C">
      <w:pPr>
        <w:pStyle w:val="a4"/>
        <w:rPr>
          <w:sz w:val="18"/>
        </w:rPr>
      </w:pPr>
    </w:p>
    <w:p w14:paraId="70000B74" w14:textId="77777777" w:rsidR="00A2380C" w:rsidRDefault="00A2380C" w:rsidP="00A2380C">
      <w:pPr>
        <w:pStyle w:val="a4"/>
        <w:rPr>
          <w:sz w:val="18"/>
        </w:rPr>
      </w:pPr>
    </w:p>
    <w:p w14:paraId="29AB3E62" w14:textId="77777777" w:rsidR="00A2380C" w:rsidRDefault="00A2380C" w:rsidP="00A2380C">
      <w:pPr>
        <w:pStyle w:val="a4"/>
        <w:rPr>
          <w:sz w:val="18"/>
        </w:rPr>
      </w:pPr>
    </w:p>
    <w:p w14:paraId="702439ED" w14:textId="77777777" w:rsidR="00A2380C" w:rsidRDefault="00A2380C" w:rsidP="00A2380C">
      <w:pPr>
        <w:pStyle w:val="a4"/>
        <w:rPr>
          <w:sz w:val="18"/>
        </w:rPr>
      </w:pPr>
    </w:p>
    <w:p w14:paraId="01AAC727" w14:textId="77777777" w:rsidR="00A2380C" w:rsidRDefault="00A2380C" w:rsidP="00A2380C">
      <w:pPr>
        <w:pStyle w:val="a4"/>
        <w:rPr>
          <w:sz w:val="18"/>
        </w:rPr>
      </w:pPr>
    </w:p>
    <w:p w14:paraId="0FCA1B01" w14:textId="77777777" w:rsidR="00A2380C" w:rsidRDefault="00A2380C" w:rsidP="00A2380C">
      <w:pPr>
        <w:pStyle w:val="a4"/>
        <w:rPr>
          <w:sz w:val="18"/>
        </w:rPr>
      </w:pPr>
    </w:p>
    <w:p w14:paraId="1A413409" w14:textId="77777777" w:rsidR="00A2380C" w:rsidRDefault="00A2380C" w:rsidP="00A2380C">
      <w:pPr>
        <w:pStyle w:val="a4"/>
        <w:rPr>
          <w:sz w:val="18"/>
        </w:rPr>
      </w:pPr>
    </w:p>
    <w:p w14:paraId="133F8E70" w14:textId="77777777" w:rsidR="00A2380C" w:rsidRDefault="00A2380C" w:rsidP="00A2380C">
      <w:pPr>
        <w:pStyle w:val="a4"/>
        <w:rPr>
          <w:sz w:val="18"/>
        </w:rPr>
      </w:pPr>
    </w:p>
    <w:p w14:paraId="52EA4487" w14:textId="77777777" w:rsidR="00A2380C" w:rsidRDefault="00A2380C" w:rsidP="00A2380C">
      <w:pPr>
        <w:pStyle w:val="a4"/>
        <w:rPr>
          <w:sz w:val="18"/>
        </w:rPr>
      </w:pPr>
    </w:p>
    <w:p w14:paraId="478DB967" w14:textId="77777777" w:rsidR="00A2380C" w:rsidRDefault="00A2380C" w:rsidP="00A2380C">
      <w:pPr>
        <w:pStyle w:val="a4"/>
        <w:rPr>
          <w:sz w:val="18"/>
        </w:rPr>
      </w:pPr>
    </w:p>
    <w:p w14:paraId="4CC45AF9" w14:textId="77777777" w:rsidR="00A2380C" w:rsidRDefault="00A2380C" w:rsidP="00A2380C">
      <w:pPr>
        <w:pStyle w:val="a4"/>
        <w:rPr>
          <w:sz w:val="18"/>
        </w:rPr>
      </w:pPr>
    </w:p>
    <w:p w14:paraId="23E2E9A3" w14:textId="77777777" w:rsidR="00A2380C" w:rsidRDefault="00A2380C" w:rsidP="00A2380C">
      <w:pPr>
        <w:pStyle w:val="a4"/>
        <w:rPr>
          <w:sz w:val="18"/>
        </w:rPr>
      </w:pPr>
    </w:p>
    <w:p w14:paraId="5329CA43" w14:textId="77777777" w:rsidR="00A2380C" w:rsidRDefault="00A2380C" w:rsidP="00A2380C">
      <w:pPr>
        <w:pStyle w:val="a4"/>
        <w:rPr>
          <w:sz w:val="18"/>
        </w:rPr>
      </w:pPr>
    </w:p>
    <w:p w14:paraId="05414116" w14:textId="77777777" w:rsidR="00A2380C" w:rsidRDefault="00A2380C" w:rsidP="00A2380C">
      <w:pPr>
        <w:pStyle w:val="a4"/>
        <w:rPr>
          <w:sz w:val="18"/>
        </w:rPr>
      </w:pPr>
    </w:p>
    <w:p w14:paraId="336AAD2E" w14:textId="77777777" w:rsidR="00A2380C" w:rsidRDefault="00A2380C" w:rsidP="00A2380C">
      <w:pPr>
        <w:pStyle w:val="a4"/>
        <w:rPr>
          <w:sz w:val="18"/>
        </w:rPr>
      </w:pPr>
    </w:p>
    <w:p w14:paraId="1E827C6E" w14:textId="77777777" w:rsidR="00A2380C" w:rsidRDefault="00A2380C" w:rsidP="00A2380C">
      <w:pPr>
        <w:pStyle w:val="a4"/>
        <w:spacing w:before="206"/>
        <w:rPr>
          <w:sz w:val="18"/>
        </w:rPr>
      </w:pPr>
    </w:p>
    <w:p w14:paraId="0EEC3CB7" w14:textId="77777777" w:rsidR="00A2380C" w:rsidRDefault="00A2380C" w:rsidP="00A2380C">
      <w:pPr>
        <w:spacing w:before="1"/>
        <w:ind w:left="7"/>
        <w:jc w:val="center"/>
        <w:rPr>
          <w:i/>
          <w:sz w:val="28"/>
        </w:rPr>
      </w:pPr>
      <w:r>
        <w:rPr>
          <w:i/>
          <w:sz w:val="28"/>
        </w:rPr>
        <w:t>Москва,</w:t>
      </w:r>
      <w:r>
        <w:rPr>
          <w:i/>
          <w:spacing w:val="-5"/>
          <w:sz w:val="28"/>
        </w:rPr>
        <w:t xml:space="preserve"> </w:t>
      </w:r>
      <w:r>
        <w:rPr>
          <w:i/>
          <w:sz w:val="28"/>
        </w:rPr>
        <w:t>2025</w:t>
      </w:r>
      <w:r>
        <w:rPr>
          <w:i/>
          <w:spacing w:val="-5"/>
          <w:sz w:val="28"/>
        </w:rPr>
        <w:t xml:space="preserve"> г.</w:t>
      </w:r>
    </w:p>
    <w:p w14:paraId="17E1E72A" w14:textId="77777777" w:rsidR="00A2380C" w:rsidRDefault="00A2380C" w:rsidP="00A2380C">
      <w:pPr>
        <w:jc w:val="center"/>
        <w:rPr>
          <w:i/>
          <w:sz w:val="28"/>
        </w:rPr>
        <w:sectPr w:rsidR="00A2380C" w:rsidSect="00A2380C">
          <w:pgSz w:w="11910" w:h="16840"/>
          <w:pgMar w:top="1480" w:right="425" w:bottom="280" w:left="1559" w:header="720" w:footer="720" w:gutter="0"/>
          <w:cols w:space="720"/>
        </w:sectPr>
      </w:pPr>
    </w:p>
    <w:p w14:paraId="506DEFF4" w14:textId="4CA32227" w:rsidR="00A2380C" w:rsidRPr="00A2380C" w:rsidRDefault="00A2380C" w:rsidP="00A2380C">
      <w:pPr>
        <w:spacing w:before="73"/>
        <w:ind w:left="1414" w:right="1415" w:firstLine="5"/>
        <w:jc w:val="center"/>
        <w:rPr>
          <w:b/>
        </w:rPr>
      </w:pPr>
      <w:r w:rsidRPr="00A2380C">
        <w:rPr>
          <w:b/>
        </w:rPr>
        <w:lastRenderedPageBreak/>
        <w:t>Министерство науки и высшего образования Российской Федерации Федеральное</w:t>
      </w:r>
      <w:r w:rsidRPr="00A2380C">
        <w:rPr>
          <w:b/>
          <w:spacing w:val="-9"/>
        </w:rPr>
        <w:t xml:space="preserve"> </w:t>
      </w:r>
      <w:r w:rsidRPr="00A2380C">
        <w:rPr>
          <w:b/>
        </w:rPr>
        <w:t>государственное</w:t>
      </w:r>
      <w:r w:rsidRPr="00A2380C">
        <w:rPr>
          <w:b/>
          <w:spacing w:val="-8"/>
        </w:rPr>
        <w:t xml:space="preserve"> </w:t>
      </w:r>
      <w:del w:id="3" w:author="Анна Ромашко" w:date="2025-09-25T08:08:00Z">
        <w:r w:rsidRPr="00A2380C" w:rsidDel="001E1313">
          <w:rPr>
            <w:b/>
          </w:rPr>
          <w:delText>бюджетное</w:delText>
        </w:r>
        <w:r w:rsidRPr="00A2380C" w:rsidDel="001E1313">
          <w:rPr>
            <w:b/>
            <w:spacing w:val="-9"/>
          </w:rPr>
          <w:delText xml:space="preserve"> </w:delText>
        </w:r>
      </w:del>
      <w:ins w:id="4" w:author="Анна Ромашко" w:date="2025-09-25T08:08:00Z">
        <w:r w:rsidR="001E1313">
          <w:rPr>
            <w:b/>
          </w:rPr>
          <w:t>автономное</w:t>
        </w:r>
        <w:r w:rsidR="001E1313" w:rsidRPr="00A2380C">
          <w:rPr>
            <w:b/>
            <w:spacing w:val="-9"/>
          </w:rPr>
          <w:t xml:space="preserve"> </w:t>
        </w:r>
      </w:ins>
      <w:r w:rsidRPr="00A2380C">
        <w:rPr>
          <w:b/>
        </w:rPr>
        <w:t>образовательное</w:t>
      </w:r>
      <w:r w:rsidRPr="00A2380C">
        <w:rPr>
          <w:b/>
          <w:spacing w:val="-8"/>
        </w:rPr>
        <w:t xml:space="preserve"> </w:t>
      </w:r>
      <w:r w:rsidRPr="00A2380C">
        <w:rPr>
          <w:b/>
        </w:rPr>
        <w:t>учреждение высшего образования</w:t>
      </w:r>
    </w:p>
    <w:p w14:paraId="249B383D" w14:textId="77777777" w:rsidR="00A2380C" w:rsidRPr="00A2380C" w:rsidRDefault="00A2380C" w:rsidP="00A2380C">
      <w:pPr>
        <w:spacing w:before="2"/>
        <w:ind w:left="287" w:right="285"/>
        <w:jc w:val="center"/>
        <w:rPr>
          <w:b/>
        </w:rPr>
      </w:pPr>
      <w:r w:rsidRPr="00A2380C">
        <w:rPr>
          <w:b/>
        </w:rPr>
        <w:t>«Московский</w:t>
      </w:r>
      <w:r w:rsidRPr="00A2380C">
        <w:rPr>
          <w:b/>
          <w:spacing w:val="-6"/>
        </w:rPr>
        <w:t xml:space="preserve"> </w:t>
      </w:r>
      <w:r w:rsidRPr="00A2380C">
        <w:rPr>
          <w:b/>
        </w:rPr>
        <w:t>государственный</w:t>
      </w:r>
      <w:r w:rsidRPr="00A2380C">
        <w:rPr>
          <w:b/>
          <w:spacing w:val="-6"/>
        </w:rPr>
        <w:t xml:space="preserve"> </w:t>
      </w:r>
      <w:r w:rsidRPr="00A2380C">
        <w:rPr>
          <w:b/>
        </w:rPr>
        <w:t>технический</w:t>
      </w:r>
      <w:r w:rsidRPr="00A2380C">
        <w:rPr>
          <w:b/>
          <w:spacing w:val="-6"/>
        </w:rPr>
        <w:t xml:space="preserve"> </w:t>
      </w:r>
      <w:r w:rsidRPr="00A2380C">
        <w:rPr>
          <w:b/>
        </w:rPr>
        <w:t>университет</w:t>
      </w:r>
      <w:r w:rsidRPr="00A2380C">
        <w:rPr>
          <w:b/>
          <w:spacing w:val="-6"/>
        </w:rPr>
        <w:t xml:space="preserve"> </w:t>
      </w:r>
      <w:r w:rsidRPr="00A2380C">
        <w:rPr>
          <w:b/>
        </w:rPr>
        <w:t>имени</w:t>
      </w:r>
      <w:r w:rsidRPr="00A2380C">
        <w:rPr>
          <w:b/>
          <w:spacing w:val="-7"/>
        </w:rPr>
        <w:t xml:space="preserve"> </w:t>
      </w:r>
      <w:r w:rsidRPr="00A2380C">
        <w:rPr>
          <w:b/>
        </w:rPr>
        <w:t>Н.Э.</w:t>
      </w:r>
      <w:r w:rsidRPr="00A2380C">
        <w:rPr>
          <w:b/>
          <w:spacing w:val="-6"/>
        </w:rPr>
        <w:t xml:space="preserve"> </w:t>
      </w:r>
      <w:r w:rsidRPr="00A2380C">
        <w:rPr>
          <w:b/>
        </w:rPr>
        <w:t>Баумана (национальный исследовательский университет)»</w:t>
      </w:r>
    </w:p>
    <w:p w14:paraId="71C93268" w14:textId="77777777" w:rsidR="00A2380C" w:rsidRPr="00A2380C" w:rsidRDefault="00A2380C" w:rsidP="00A2380C">
      <w:pPr>
        <w:spacing w:before="3"/>
        <w:jc w:val="center"/>
        <w:rPr>
          <w:b/>
        </w:rPr>
      </w:pPr>
      <w:r w:rsidRPr="00A2380C">
        <w:rPr>
          <w:b/>
          <w:noProof/>
        </w:rPr>
        <mc:AlternateContent>
          <mc:Choice Requires="wps">
            <w:drawing>
              <wp:anchor distT="0" distB="0" distL="0" distR="0" simplePos="0" relativeHeight="251661312" behindDoc="1" locked="0" layoutInCell="1" allowOverlap="1" wp14:anchorId="5C76977E" wp14:editId="4C9EA7B3">
                <wp:simplePos x="0" y="0"/>
                <wp:positionH relativeFrom="page">
                  <wp:posOffset>1062532</wp:posOffset>
                </wp:positionH>
                <wp:positionV relativeFrom="paragraph">
                  <wp:posOffset>175073</wp:posOffset>
                </wp:positionV>
                <wp:extent cx="6158230" cy="5651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8230" cy="56515"/>
                        </a:xfrm>
                        <a:custGeom>
                          <a:avLst/>
                          <a:gdLst/>
                          <a:ahLst/>
                          <a:cxnLst/>
                          <a:rect l="l" t="t" r="r" b="b"/>
                          <a:pathLst>
                            <a:path w="6158230" h="56515">
                              <a:moveTo>
                                <a:pt x="6158230" y="47244"/>
                              </a:moveTo>
                              <a:lnTo>
                                <a:pt x="0" y="47244"/>
                              </a:lnTo>
                              <a:lnTo>
                                <a:pt x="0" y="56388"/>
                              </a:lnTo>
                              <a:lnTo>
                                <a:pt x="6158230" y="56388"/>
                              </a:lnTo>
                              <a:lnTo>
                                <a:pt x="6158230" y="47244"/>
                              </a:lnTo>
                              <a:close/>
                            </a:path>
                            <a:path w="6158230" h="56515">
                              <a:moveTo>
                                <a:pt x="6158230" y="0"/>
                              </a:moveTo>
                              <a:lnTo>
                                <a:pt x="0" y="0"/>
                              </a:lnTo>
                              <a:lnTo>
                                <a:pt x="0" y="38100"/>
                              </a:lnTo>
                              <a:lnTo>
                                <a:pt x="6158230" y="38100"/>
                              </a:lnTo>
                              <a:lnTo>
                                <a:pt x="6158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9A8580" id="Graphic 4" o:spid="_x0000_s1026" style="position:absolute;margin-left:83.65pt;margin-top:13.8pt;width:484.9pt;height:4.45pt;z-index:-251655168;visibility:visible;mso-wrap-style:square;mso-wrap-distance-left:0;mso-wrap-distance-top:0;mso-wrap-distance-right:0;mso-wrap-distance-bottom:0;mso-position-horizontal:absolute;mso-position-horizontal-relative:page;mso-position-vertical:absolute;mso-position-vertical-relative:text;v-text-anchor:top" coordsize="615823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" path="m6158230,47244l,47244r,9144l6158230,56388r,-9144xem6158230,l,,,38100r6158230,l6158230,xe" fillcolor="black" stroked="f">
                <v:path arrowok="t"/>
                <w10:wrap type="topAndBottom" anchorx="page"/>
              </v:shape>
            </w:pict>
          </mc:Fallback>
        </mc:AlternateContent>
      </w:r>
      <w:r w:rsidRPr="00A2380C">
        <w:rPr>
          <w:b/>
        </w:rPr>
        <w:t>(МГТУ</w:t>
      </w:r>
      <w:r w:rsidRPr="00A2380C">
        <w:rPr>
          <w:b/>
          <w:spacing w:val="-2"/>
        </w:rPr>
        <w:t xml:space="preserve"> </w:t>
      </w:r>
      <w:r w:rsidRPr="00A2380C">
        <w:rPr>
          <w:b/>
        </w:rPr>
        <w:t>им.</w:t>
      </w:r>
      <w:r w:rsidRPr="00A2380C">
        <w:rPr>
          <w:b/>
          <w:spacing w:val="-6"/>
        </w:rPr>
        <w:t xml:space="preserve"> </w:t>
      </w:r>
      <w:r w:rsidRPr="00A2380C">
        <w:rPr>
          <w:b/>
        </w:rPr>
        <w:t>Н.Э.</w:t>
      </w:r>
      <w:r w:rsidRPr="00A2380C">
        <w:rPr>
          <w:b/>
          <w:spacing w:val="-2"/>
        </w:rPr>
        <w:t xml:space="preserve"> Баумана)</w:t>
      </w:r>
    </w:p>
    <w:p w14:paraId="4E9FAD1A" w14:textId="77777777" w:rsidR="00A2380C" w:rsidRDefault="00A2380C" w:rsidP="0098249E">
      <w:pPr>
        <w:spacing w:line="360" w:lineRule="auto"/>
        <w:ind w:right="964"/>
        <w:jc w:val="right"/>
        <w:rPr>
          <w:spacing w:val="-2"/>
          <w:sz w:val="28"/>
          <w:szCs w:val="28"/>
        </w:rPr>
      </w:pPr>
      <w:r w:rsidRPr="00A2380C">
        <w:rPr>
          <w:spacing w:val="-2"/>
          <w:sz w:val="28"/>
          <w:szCs w:val="28"/>
        </w:rPr>
        <w:t>УТВЕРЖДАЮ</w:t>
      </w:r>
    </w:p>
    <w:p w14:paraId="7274B324" w14:textId="27B0AC9F" w:rsidR="00A2380C" w:rsidRDefault="0098249E" w:rsidP="0098249E">
      <w:pPr>
        <w:spacing w:line="360" w:lineRule="auto"/>
        <w:jc w:val="right"/>
        <w:rPr>
          <w:spacing w:val="-2"/>
          <w:sz w:val="28"/>
          <w:szCs w:val="28"/>
        </w:rPr>
      </w:pPr>
      <w:r>
        <w:rPr>
          <w:spacing w:val="-2"/>
          <w:sz w:val="28"/>
          <w:szCs w:val="28"/>
        </w:rPr>
        <w:t xml:space="preserve">Заведующий кафедрой </w:t>
      </w:r>
      <w:r w:rsidRPr="0098249E">
        <w:rPr>
          <w:spacing w:val="-2"/>
          <w:sz w:val="28"/>
          <w:szCs w:val="28"/>
          <w:u w:val="single"/>
        </w:rPr>
        <w:t>СМ11</w:t>
      </w:r>
    </w:p>
    <w:p w14:paraId="55FA4910" w14:textId="04F6AFC6" w:rsidR="0098249E" w:rsidRPr="0098249E" w:rsidRDefault="0098249E" w:rsidP="0098249E">
      <w:pPr>
        <w:spacing w:line="360" w:lineRule="auto"/>
        <w:jc w:val="right"/>
        <w:rPr>
          <w:spacing w:val="-2"/>
          <w:sz w:val="28"/>
          <w:szCs w:val="28"/>
          <w:u w:val="single"/>
        </w:rPr>
      </w:pPr>
      <w:r w:rsidRPr="0098249E">
        <w:rPr>
          <w:spacing w:val="-2"/>
          <w:sz w:val="28"/>
          <w:szCs w:val="28"/>
          <w:u w:val="single"/>
        </w:rPr>
        <w:t>Вельтищев В.В.</w:t>
      </w:r>
    </w:p>
    <w:p w14:paraId="5B80B94F" w14:textId="41C38380" w:rsidR="0098249E" w:rsidRDefault="0098249E" w:rsidP="0098249E">
      <w:pPr>
        <w:spacing w:line="360" w:lineRule="auto"/>
        <w:jc w:val="right"/>
        <w:rPr>
          <w:spacing w:val="-2"/>
          <w:sz w:val="28"/>
          <w:szCs w:val="28"/>
        </w:rPr>
      </w:pPr>
      <w:r>
        <w:rPr>
          <w:spacing w:val="-2"/>
          <w:sz w:val="28"/>
          <w:szCs w:val="28"/>
        </w:rPr>
        <w:t>«____» ________20__г.</w:t>
      </w:r>
    </w:p>
    <w:p w14:paraId="6AD82083" w14:textId="77777777" w:rsidR="00A2380C" w:rsidRPr="00A2380C" w:rsidRDefault="00A2380C" w:rsidP="0098249E">
      <w:pPr>
        <w:spacing w:line="360" w:lineRule="auto"/>
        <w:ind w:right="1555"/>
        <w:jc w:val="right"/>
        <w:rPr>
          <w:sz w:val="28"/>
          <w:szCs w:val="28"/>
        </w:rPr>
      </w:pPr>
    </w:p>
    <w:p w14:paraId="337CBC40" w14:textId="77777777" w:rsidR="00A2380C" w:rsidRDefault="00A2380C" w:rsidP="00A2380C">
      <w:pPr>
        <w:pStyle w:val="a4"/>
        <w:spacing w:before="2"/>
        <w:rPr>
          <w:sz w:val="24"/>
        </w:rPr>
      </w:pPr>
    </w:p>
    <w:p w14:paraId="534EA3D6" w14:textId="77777777" w:rsidR="00A2380C" w:rsidRDefault="00A2380C" w:rsidP="00A2380C">
      <w:pPr>
        <w:spacing w:line="413" w:lineRule="exact"/>
        <w:ind w:left="-1" w:right="97"/>
        <w:jc w:val="center"/>
        <w:rPr>
          <w:b/>
          <w:spacing w:val="-10"/>
          <w:sz w:val="36"/>
        </w:rPr>
      </w:pPr>
      <w:r>
        <w:rPr>
          <w:b/>
          <w:sz w:val="36"/>
        </w:rPr>
        <w:t>З</w:t>
      </w:r>
      <w:r>
        <w:rPr>
          <w:b/>
          <w:spacing w:val="10"/>
          <w:sz w:val="36"/>
        </w:rPr>
        <w:t xml:space="preserve"> </w:t>
      </w:r>
      <w:r>
        <w:rPr>
          <w:b/>
          <w:sz w:val="36"/>
        </w:rPr>
        <w:t>А</w:t>
      </w:r>
      <w:r>
        <w:rPr>
          <w:b/>
          <w:spacing w:val="9"/>
          <w:sz w:val="36"/>
        </w:rPr>
        <w:t xml:space="preserve"> </w:t>
      </w:r>
      <w:r>
        <w:rPr>
          <w:b/>
          <w:sz w:val="36"/>
        </w:rPr>
        <w:t>Д</w:t>
      </w:r>
      <w:r>
        <w:rPr>
          <w:b/>
          <w:spacing w:val="10"/>
          <w:sz w:val="36"/>
        </w:rPr>
        <w:t xml:space="preserve"> </w:t>
      </w:r>
      <w:r>
        <w:rPr>
          <w:b/>
          <w:sz w:val="36"/>
        </w:rPr>
        <w:t>А</w:t>
      </w:r>
      <w:r>
        <w:rPr>
          <w:b/>
          <w:spacing w:val="9"/>
          <w:sz w:val="36"/>
        </w:rPr>
        <w:t xml:space="preserve"> </w:t>
      </w:r>
      <w:r>
        <w:rPr>
          <w:b/>
          <w:sz w:val="36"/>
        </w:rPr>
        <w:t>Н</w:t>
      </w:r>
      <w:r>
        <w:rPr>
          <w:b/>
          <w:spacing w:val="8"/>
          <w:sz w:val="36"/>
        </w:rPr>
        <w:t xml:space="preserve"> </w:t>
      </w:r>
      <w:r>
        <w:rPr>
          <w:b/>
          <w:sz w:val="36"/>
        </w:rPr>
        <w:t>И</w:t>
      </w:r>
      <w:r>
        <w:rPr>
          <w:b/>
          <w:spacing w:val="8"/>
          <w:sz w:val="36"/>
        </w:rPr>
        <w:t xml:space="preserve"> </w:t>
      </w:r>
      <w:r>
        <w:rPr>
          <w:b/>
          <w:spacing w:val="-10"/>
          <w:sz w:val="36"/>
        </w:rPr>
        <w:t>Е</w:t>
      </w:r>
    </w:p>
    <w:p w14:paraId="1B9239B5" w14:textId="508439EC" w:rsidR="00A2380C" w:rsidRPr="00A2380C" w:rsidRDefault="00A2380C" w:rsidP="00A2380C">
      <w:pPr>
        <w:spacing w:line="413" w:lineRule="exact"/>
        <w:ind w:left="-1" w:right="97"/>
        <w:jc w:val="center"/>
        <w:rPr>
          <w:b/>
          <w:sz w:val="36"/>
          <w:szCs w:val="36"/>
        </w:rPr>
      </w:pPr>
      <w:r w:rsidRPr="00A2380C">
        <w:rPr>
          <w:b/>
          <w:spacing w:val="-10"/>
          <w:sz w:val="36"/>
          <w:szCs w:val="36"/>
        </w:rPr>
        <w:t>на выполнение курсового проекта</w:t>
      </w:r>
    </w:p>
    <w:p w14:paraId="3CB899C8" w14:textId="77777777" w:rsidR="00A2380C" w:rsidRPr="00A2380C" w:rsidRDefault="00A2380C" w:rsidP="00A2380C">
      <w:pPr>
        <w:spacing w:before="275" w:line="480" w:lineRule="auto"/>
        <w:ind w:left="977" w:right="974"/>
        <w:jc w:val="center"/>
        <w:rPr>
          <w:sz w:val="28"/>
          <w:szCs w:val="28"/>
        </w:rPr>
      </w:pPr>
      <w:r w:rsidRPr="00A2380C">
        <w:rPr>
          <w:sz w:val="28"/>
          <w:szCs w:val="28"/>
        </w:rPr>
        <w:t>по</w:t>
      </w:r>
      <w:r w:rsidRPr="00A2380C">
        <w:rPr>
          <w:spacing w:val="-8"/>
          <w:sz w:val="28"/>
          <w:szCs w:val="28"/>
        </w:rPr>
        <w:t xml:space="preserve"> </w:t>
      </w:r>
      <w:r w:rsidRPr="00A2380C">
        <w:rPr>
          <w:sz w:val="28"/>
          <w:szCs w:val="28"/>
        </w:rPr>
        <w:t>дисциплине</w:t>
      </w:r>
      <w:r w:rsidRPr="00A2380C">
        <w:rPr>
          <w:spacing w:val="-7"/>
          <w:sz w:val="28"/>
          <w:szCs w:val="28"/>
        </w:rPr>
        <w:t xml:space="preserve"> </w:t>
      </w:r>
      <w:r w:rsidRPr="00A2380C">
        <w:rPr>
          <w:sz w:val="28"/>
          <w:szCs w:val="28"/>
        </w:rPr>
        <w:t>«Проектирование</w:t>
      </w:r>
      <w:r w:rsidRPr="00A2380C">
        <w:rPr>
          <w:spacing w:val="-8"/>
          <w:sz w:val="28"/>
          <w:szCs w:val="28"/>
        </w:rPr>
        <w:t xml:space="preserve"> </w:t>
      </w:r>
      <w:r w:rsidRPr="00A2380C">
        <w:rPr>
          <w:sz w:val="28"/>
          <w:szCs w:val="28"/>
        </w:rPr>
        <w:t>подводных</w:t>
      </w:r>
      <w:r w:rsidRPr="00A2380C">
        <w:rPr>
          <w:spacing w:val="-7"/>
          <w:sz w:val="28"/>
          <w:szCs w:val="28"/>
        </w:rPr>
        <w:t xml:space="preserve"> </w:t>
      </w:r>
      <w:r w:rsidRPr="00A2380C">
        <w:rPr>
          <w:sz w:val="28"/>
          <w:szCs w:val="28"/>
        </w:rPr>
        <w:t>робототехнических</w:t>
      </w:r>
      <w:r w:rsidRPr="00A2380C">
        <w:rPr>
          <w:spacing w:val="-8"/>
          <w:sz w:val="28"/>
          <w:szCs w:val="28"/>
        </w:rPr>
        <w:t xml:space="preserve"> </w:t>
      </w:r>
      <w:r w:rsidRPr="00A2380C">
        <w:rPr>
          <w:sz w:val="28"/>
          <w:szCs w:val="28"/>
        </w:rPr>
        <w:t>систем» Тема курсового проекта:</w:t>
      </w:r>
    </w:p>
    <w:p w14:paraId="22E72464" w14:textId="77777777" w:rsidR="00A2380C" w:rsidRPr="00A2380C" w:rsidRDefault="00A2380C" w:rsidP="00A2380C">
      <w:pPr>
        <w:pStyle w:val="a4"/>
        <w:jc w:val="center"/>
      </w:pPr>
      <w:r w:rsidRPr="00A2380C">
        <w:rPr>
          <w:lang w:eastAsia="ru-RU"/>
        </w:rPr>
        <w:t>Разработка системы управления траекторным движением ПА в плоскости горизонта.</w:t>
      </w:r>
    </w:p>
    <w:p w14:paraId="6E556C1F" w14:textId="77777777" w:rsidR="00A2380C" w:rsidRDefault="00A2380C" w:rsidP="00A2380C">
      <w:pPr>
        <w:pStyle w:val="a4"/>
        <w:spacing w:before="255"/>
        <w:rPr>
          <w:sz w:val="24"/>
        </w:rPr>
      </w:pPr>
    </w:p>
    <w:p w14:paraId="5E21D3D3" w14:textId="38BCA885" w:rsidR="00A2380C" w:rsidRPr="00A2380C" w:rsidRDefault="00A2380C" w:rsidP="00A2380C">
      <w:pPr>
        <w:ind w:left="143"/>
        <w:rPr>
          <w:sz w:val="28"/>
          <w:szCs w:val="28"/>
        </w:rPr>
      </w:pPr>
      <w:r w:rsidRPr="00A2380C">
        <w:rPr>
          <w:sz w:val="28"/>
          <w:szCs w:val="28"/>
        </w:rPr>
        <w:t>Студент</w:t>
      </w:r>
      <w:r w:rsidRPr="00A2380C">
        <w:rPr>
          <w:spacing w:val="-3"/>
          <w:sz w:val="28"/>
          <w:szCs w:val="28"/>
        </w:rPr>
        <w:t xml:space="preserve"> </w:t>
      </w:r>
      <w:r w:rsidRPr="00A2380C">
        <w:rPr>
          <w:sz w:val="28"/>
          <w:szCs w:val="28"/>
        </w:rPr>
        <w:t>группы</w:t>
      </w:r>
      <w:r w:rsidRPr="00A2380C">
        <w:rPr>
          <w:spacing w:val="-4"/>
          <w:sz w:val="28"/>
          <w:szCs w:val="28"/>
        </w:rPr>
        <w:t xml:space="preserve"> </w:t>
      </w:r>
      <w:r w:rsidRPr="00A2380C">
        <w:rPr>
          <w:sz w:val="28"/>
          <w:szCs w:val="28"/>
        </w:rPr>
        <w:t>СМ11-81Б:</w:t>
      </w:r>
      <w:r w:rsidRPr="00A2380C">
        <w:rPr>
          <w:spacing w:val="-3"/>
          <w:sz w:val="28"/>
          <w:szCs w:val="28"/>
        </w:rPr>
        <w:t xml:space="preserve"> </w:t>
      </w:r>
      <w:r>
        <w:rPr>
          <w:sz w:val="28"/>
          <w:szCs w:val="28"/>
        </w:rPr>
        <w:t>Бочкарев М.А.</w:t>
      </w:r>
    </w:p>
    <w:p w14:paraId="64EED9FC" w14:textId="77777777" w:rsidR="00A2380C" w:rsidRDefault="00A2380C" w:rsidP="00A2380C">
      <w:pPr>
        <w:ind w:left="143"/>
        <w:rPr>
          <w:b/>
          <w:i/>
          <w:spacing w:val="-2"/>
          <w:sz w:val="28"/>
          <w:szCs w:val="28"/>
        </w:rPr>
      </w:pPr>
    </w:p>
    <w:p w14:paraId="66A00613" w14:textId="6A694E54" w:rsidR="00A2380C" w:rsidRPr="00A2380C" w:rsidRDefault="00A2380C" w:rsidP="00A2380C">
      <w:pPr>
        <w:ind w:left="142"/>
        <w:rPr>
          <w:b/>
          <w:i/>
          <w:sz w:val="28"/>
          <w:szCs w:val="28"/>
        </w:rPr>
      </w:pPr>
      <w:r w:rsidRPr="00A2380C">
        <w:rPr>
          <w:b/>
          <w:i/>
          <w:spacing w:val="-2"/>
          <w:sz w:val="28"/>
          <w:szCs w:val="28"/>
        </w:rPr>
        <w:t>Задание</w:t>
      </w:r>
    </w:p>
    <w:p w14:paraId="79DA2E7C" w14:textId="239EE996" w:rsidR="00A2380C" w:rsidRDefault="00A2380C" w:rsidP="00A2380C">
      <w:pPr>
        <w:pStyle w:val="a4"/>
        <w:ind w:left="142"/>
      </w:pPr>
      <w:r>
        <w:t>Необходимо синтезировать контура управления ПА и систему управления движением по траектории, соединив ее с программой построения траекторий.</w:t>
      </w:r>
    </w:p>
    <w:p w14:paraId="53A1A109" w14:textId="77777777" w:rsidR="00A2380C" w:rsidRPr="00A2380C" w:rsidRDefault="00A2380C" w:rsidP="00A2380C">
      <w:pPr>
        <w:pStyle w:val="a4"/>
        <w:ind w:left="142"/>
      </w:pPr>
    </w:p>
    <w:p w14:paraId="681C5A91" w14:textId="77777777" w:rsidR="00A2380C" w:rsidRPr="00A2380C" w:rsidRDefault="00A2380C" w:rsidP="00A2380C">
      <w:pPr>
        <w:ind w:left="143"/>
        <w:jc w:val="both"/>
        <w:rPr>
          <w:b/>
          <w:i/>
          <w:sz w:val="28"/>
          <w:szCs w:val="28"/>
        </w:rPr>
      </w:pPr>
      <w:r w:rsidRPr="00A2380C">
        <w:rPr>
          <w:b/>
          <w:i/>
          <w:sz w:val="28"/>
          <w:szCs w:val="28"/>
        </w:rPr>
        <w:t>Оформление</w:t>
      </w:r>
      <w:r w:rsidRPr="00A2380C">
        <w:rPr>
          <w:b/>
          <w:i/>
          <w:spacing w:val="-5"/>
          <w:sz w:val="28"/>
          <w:szCs w:val="28"/>
        </w:rPr>
        <w:t xml:space="preserve"> </w:t>
      </w:r>
      <w:r w:rsidRPr="00A2380C">
        <w:rPr>
          <w:b/>
          <w:i/>
          <w:sz w:val="28"/>
          <w:szCs w:val="28"/>
        </w:rPr>
        <w:t>курсового</w:t>
      </w:r>
      <w:r w:rsidRPr="00A2380C">
        <w:rPr>
          <w:b/>
          <w:i/>
          <w:spacing w:val="-3"/>
          <w:sz w:val="28"/>
          <w:szCs w:val="28"/>
        </w:rPr>
        <w:t xml:space="preserve"> </w:t>
      </w:r>
      <w:r w:rsidRPr="00A2380C">
        <w:rPr>
          <w:b/>
          <w:i/>
          <w:spacing w:val="-2"/>
          <w:sz w:val="28"/>
          <w:szCs w:val="28"/>
        </w:rPr>
        <w:t>проекта</w:t>
      </w:r>
    </w:p>
    <w:p w14:paraId="22CB63BD" w14:textId="77777777" w:rsidR="00A2380C" w:rsidRPr="00A2380C" w:rsidRDefault="00A2380C" w:rsidP="00A2380C">
      <w:pPr>
        <w:ind w:left="143"/>
        <w:jc w:val="both"/>
        <w:rPr>
          <w:sz w:val="28"/>
          <w:szCs w:val="28"/>
        </w:rPr>
      </w:pPr>
      <w:r w:rsidRPr="00A2380C">
        <w:rPr>
          <w:sz w:val="28"/>
          <w:szCs w:val="28"/>
        </w:rPr>
        <w:t>Расчетно-пояснительная</w:t>
      </w:r>
      <w:r w:rsidRPr="00A2380C">
        <w:rPr>
          <w:spacing w:val="-6"/>
          <w:sz w:val="28"/>
          <w:szCs w:val="28"/>
        </w:rPr>
        <w:t xml:space="preserve"> </w:t>
      </w:r>
      <w:r w:rsidRPr="00A2380C">
        <w:rPr>
          <w:sz w:val="28"/>
          <w:szCs w:val="28"/>
        </w:rPr>
        <w:t>записка</w:t>
      </w:r>
      <w:r w:rsidRPr="00A2380C">
        <w:rPr>
          <w:spacing w:val="-5"/>
          <w:sz w:val="28"/>
          <w:szCs w:val="28"/>
        </w:rPr>
        <w:t xml:space="preserve"> </w:t>
      </w:r>
      <w:r w:rsidRPr="00A2380C">
        <w:rPr>
          <w:sz w:val="28"/>
          <w:szCs w:val="28"/>
        </w:rPr>
        <w:t>на</w:t>
      </w:r>
      <w:r w:rsidRPr="00A2380C">
        <w:rPr>
          <w:spacing w:val="-2"/>
          <w:sz w:val="28"/>
          <w:szCs w:val="28"/>
        </w:rPr>
        <w:t xml:space="preserve"> </w:t>
      </w:r>
      <w:r w:rsidRPr="00A2380C">
        <w:rPr>
          <w:sz w:val="28"/>
          <w:szCs w:val="28"/>
        </w:rPr>
        <w:t>44-х</w:t>
      </w:r>
      <w:r w:rsidRPr="00A2380C">
        <w:rPr>
          <w:spacing w:val="-3"/>
          <w:sz w:val="28"/>
          <w:szCs w:val="28"/>
        </w:rPr>
        <w:t xml:space="preserve"> </w:t>
      </w:r>
      <w:r w:rsidRPr="00A2380C">
        <w:rPr>
          <w:sz w:val="28"/>
          <w:szCs w:val="28"/>
        </w:rPr>
        <w:t>листах</w:t>
      </w:r>
      <w:r w:rsidRPr="00A2380C">
        <w:rPr>
          <w:spacing w:val="-4"/>
          <w:sz w:val="28"/>
          <w:szCs w:val="28"/>
        </w:rPr>
        <w:t xml:space="preserve"> </w:t>
      </w:r>
      <w:r w:rsidRPr="00A2380C">
        <w:rPr>
          <w:sz w:val="28"/>
          <w:szCs w:val="28"/>
        </w:rPr>
        <w:t>формата</w:t>
      </w:r>
      <w:r w:rsidRPr="00A2380C">
        <w:rPr>
          <w:spacing w:val="-3"/>
          <w:sz w:val="28"/>
          <w:szCs w:val="28"/>
        </w:rPr>
        <w:t xml:space="preserve"> </w:t>
      </w:r>
      <w:r w:rsidRPr="00A2380C">
        <w:rPr>
          <w:spacing w:val="-5"/>
          <w:sz w:val="28"/>
          <w:szCs w:val="28"/>
        </w:rPr>
        <w:t>А4.</w:t>
      </w:r>
    </w:p>
    <w:p w14:paraId="6FBE152F" w14:textId="77777777" w:rsidR="00A2380C" w:rsidRPr="00A2380C" w:rsidRDefault="00A2380C" w:rsidP="00A2380C">
      <w:pPr>
        <w:pStyle w:val="a4"/>
      </w:pPr>
    </w:p>
    <w:p w14:paraId="3931D580" w14:textId="77777777" w:rsidR="00A2380C" w:rsidRDefault="00A2380C" w:rsidP="00A2380C">
      <w:pPr>
        <w:pStyle w:val="a4"/>
        <w:spacing w:before="179"/>
        <w:rPr>
          <w:sz w:val="24"/>
        </w:rPr>
      </w:pPr>
    </w:p>
    <w:p w14:paraId="47D864B1" w14:textId="3FA0C047" w:rsidR="00A2380C" w:rsidRPr="00A2380C" w:rsidRDefault="00A2380C" w:rsidP="00A2380C">
      <w:pPr>
        <w:tabs>
          <w:tab w:val="left" w:pos="4867"/>
        </w:tabs>
        <w:ind w:left="143"/>
        <w:jc w:val="both"/>
        <w:rPr>
          <w:sz w:val="28"/>
          <w:szCs w:val="28"/>
        </w:rPr>
      </w:pPr>
      <w:r w:rsidRPr="00A2380C">
        <w:rPr>
          <w:sz w:val="28"/>
          <w:szCs w:val="28"/>
        </w:rPr>
        <w:t xml:space="preserve">Дата выдачи задания </w:t>
      </w:r>
      <w:r w:rsidR="0098249E" w:rsidRPr="00A2380C">
        <w:rPr>
          <w:sz w:val="28"/>
          <w:szCs w:val="28"/>
        </w:rPr>
        <w:t>«</w:t>
      </w:r>
      <w:r w:rsidR="0098249E" w:rsidRPr="00A2380C">
        <w:rPr>
          <w:spacing w:val="61"/>
          <w:w w:val="150"/>
          <w:sz w:val="28"/>
          <w:szCs w:val="28"/>
          <w:u w:val="single"/>
        </w:rPr>
        <w:t xml:space="preserve"> </w:t>
      </w:r>
      <w:r w:rsidR="0098249E">
        <w:rPr>
          <w:spacing w:val="61"/>
          <w:w w:val="150"/>
          <w:sz w:val="28"/>
          <w:szCs w:val="28"/>
          <w:u w:val="single"/>
        </w:rPr>
        <w:t>_</w:t>
      </w:r>
      <w:r w:rsidRPr="00A2380C">
        <w:rPr>
          <w:spacing w:val="61"/>
          <w:w w:val="150"/>
          <w:sz w:val="28"/>
          <w:szCs w:val="28"/>
          <w:u w:val="single"/>
        </w:rPr>
        <w:t xml:space="preserve"> </w:t>
      </w:r>
      <w:r w:rsidRPr="00A2380C">
        <w:rPr>
          <w:sz w:val="28"/>
          <w:szCs w:val="28"/>
        </w:rPr>
        <w:t xml:space="preserve">» </w:t>
      </w:r>
      <w:r w:rsidRPr="00A2380C">
        <w:rPr>
          <w:sz w:val="28"/>
          <w:szCs w:val="28"/>
          <w:u w:val="single"/>
        </w:rPr>
        <w:tab/>
      </w:r>
      <w:r w:rsidRPr="00A2380C">
        <w:rPr>
          <w:sz w:val="28"/>
          <w:szCs w:val="28"/>
        </w:rPr>
        <w:t>20</w:t>
      </w:r>
      <w:r w:rsidRPr="00A2380C">
        <w:rPr>
          <w:spacing w:val="78"/>
          <w:sz w:val="28"/>
          <w:szCs w:val="28"/>
          <w:u w:val="single"/>
        </w:rPr>
        <w:t xml:space="preserve">   </w:t>
      </w:r>
      <w:r w:rsidRPr="00A2380C">
        <w:rPr>
          <w:spacing w:val="-5"/>
          <w:sz w:val="28"/>
          <w:szCs w:val="28"/>
        </w:rPr>
        <w:t>г.</w:t>
      </w:r>
    </w:p>
    <w:p w14:paraId="539BC84B" w14:textId="77777777" w:rsidR="00A2380C" w:rsidRPr="00A2380C" w:rsidRDefault="00A2380C" w:rsidP="00A2380C">
      <w:pPr>
        <w:pStyle w:val="a4"/>
        <w:spacing w:before="48"/>
      </w:pPr>
    </w:p>
    <w:p w14:paraId="1A5FD7F7" w14:textId="26DBAF2D" w:rsidR="00A2380C" w:rsidRPr="00A2380C" w:rsidRDefault="00A2380C" w:rsidP="00A2380C">
      <w:pPr>
        <w:tabs>
          <w:tab w:val="left" w:pos="4391"/>
          <w:tab w:val="left" w:pos="7446"/>
        </w:tabs>
        <w:ind w:left="143"/>
        <w:jc w:val="both"/>
        <w:rPr>
          <w:sz w:val="28"/>
          <w:szCs w:val="28"/>
        </w:rPr>
      </w:pPr>
      <w:r w:rsidRPr="00A2380C">
        <w:rPr>
          <w:b/>
          <w:sz w:val="28"/>
          <w:szCs w:val="28"/>
        </w:rPr>
        <w:t>Руководитель</w:t>
      </w:r>
      <w:r w:rsidRPr="00A2380C">
        <w:rPr>
          <w:b/>
          <w:spacing w:val="-4"/>
          <w:sz w:val="28"/>
          <w:szCs w:val="28"/>
        </w:rPr>
        <w:t xml:space="preserve"> </w:t>
      </w:r>
      <w:r w:rsidRPr="00A2380C">
        <w:rPr>
          <w:b/>
          <w:sz w:val="28"/>
          <w:szCs w:val="28"/>
        </w:rPr>
        <w:t>курсового</w:t>
      </w:r>
      <w:r w:rsidRPr="00A2380C">
        <w:rPr>
          <w:b/>
          <w:spacing w:val="-4"/>
          <w:sz w:val="28"/>
          <w:szCs w:val="28"/>
        </w:rPr>
        <w:t xml:space="preserve"> </w:t>
      </w:r>
      <w:r w:rsidRPr="00A2380C">
        <w:rPr>
          <w:b/>
          <w:spacing w:val="-2"/>
          <w:sz w:val="28"/>
          <w:szCs w:val="28"/>
        </w:rPr>
        <w:t>проекта</w:t>
      </w:r>
      <w:r w:rsidRPr="00A2380C">
        <w:rPr>
          <w:b/>
          <w:sz w:val="28"/>
          <w:szCs w:val="28"/>
        </w:rPr>
        <w:tab/>
      </w:r>
      <w:r w:rsidRPr="00A2380C">
        <w:rPr>
          <w:sz w:val="28"/>
          <w:szCs w:val="28"/>
          <w:u w:val="single"/>
        </w:rPr>
        <w:tab/>
      </w:r>
      <w:r w:rsidR="0098249E">
        <w:rPr>
          <w:sz w:val="28"/>
          <w:szCs w:val="28"/>
          <w:u w:val="single"/>
        </w:rPr>
        <w:t>Ромашка А.С.</w:t>
      </w:r>
    </w:p>
    <w:p w14:paraId="69ECD5BA" w14:textId="77777777" w:rsidR="00A2380C" w:rsidRPr="00A2380C" w:rsidRDefault="00A2380C" w:rsidP="00A2380C">
      <w:pPr>
        <w:spacing w:before="8"/>
        <w:ind w:left="1482"/>
        <w:jc w:val="center"/>
        <w:rPr>
          <w:sz w:val="28"/>
          <w:szCs w:val="28"/>
        </w:rPr>
      </w:pPr>
      <w:r w:rsidRPr="00A2380C">
        <w:rPr>
          <w:sz w:val="28"/>
          <w:szCs w:val="28"/>
        </w:rPr>
        <w:t>(Подпись,</w:t>
      </w:r>
      <w:r w:rsidRPr="00A2380C">
        <w:rPr>
          <w:spacing w:val="-4"/>
          <w:sz w:val="28"/>
          <w:szCs w:val="28"/>
        </w:rPr>
        <w:t xml:space="preserve"> </w:t>
      </w:r>
      <w:r w:rsidRPr="00A2380C">
        <w:rPr>
          <w:spacing w:val="-2"/>
          <w:sz w:val="28"/>
          <w:szCs w:val="28"/>
        </w:rPr>
        <w:t>дата)</w:t>
      </w:r>
    </w:p>
    <w:p w14:paraId="3DD026D9" w14:textId="77777777" w:rsidR="00A2380C" w:rsidRPr="00A2380C" w:rsidRDefault="00A2380C" w:rsidP="00A2380C">
      <w:pPr>
        <w:pStyle w:val="a4"/>
        <w:spacing w:before="108"/>
      </w:pPr>
    </w:p>
    <w:p w14:paraId="756F2A58" w14:textId="09C37C4E" w:rsidR="00A2380C" w:rsidRPr="00A2380C" w:rsidRDefault="00A2380C" w:rsidP="00A2380C">
      <w:pPr>
        <w:tabs>
          <w:tab w:val="left" w:pos="4391"/>
          <w:tab w:val="left" w:pos="7446"/>
        </w:tabs>
        <w:ind w:left="143"/>
        <w:jc w:val="both"/>
        <w:rPr>
          <w:sz w:val="28"/>
          <w:szCs w:val="28"/>
        </w:rPr>
      </w:pPr>
      <w:r w:rsidRPr="00A2380C">
        <w:rPr>
          <w:b/>
          <w:spacing w:val="-2"/>
          <w:sz w:val="28"/>
          <w:szCs w:val="28"/>
        </w:rPr>
        <w:t>Студент</w:t>
      </w:r>
      <w:r w:rsidRPr="00A2380C">
        <w:rPr>
          <w:b/>
          <w:sz w:val="28"/>
          <w:szCs w:val="28"/>
        </w:rPr>
        <w:tab/>
      </w:r>
      <w:r w:rsidRPr="00A2380C">
        <w:rPr>
          <w:sz w:val="28"/>
          <w:szCs w:val="28"/>
          <w:u w:val="single"/>
        </w:rPr>
        <w:tab/>
      </w:r>
      <w:r w:rsidRPr="00A2380C">
        <w:rPr>
          <w:spacing w:val="80"/>
          <w:sz w:val="28"/>
          <w:szCs w:val="28"/>
        </w:rPr>
        <w:t xml:space="preserve"> </w:t>
      </w:r>
      <w:r w:rsidR="0098249E">
        <w:rPr>
          <w:sz w:val="28"/>
          <w:szCs w:val="28"/>
          <w:u w:val="single"/>
        </w:rPr>
        <w:t>Бочкарев М.А.</w:t>
      </w:r>
    </w:p>
    <w:p w14:paraId="44B8782A" w14:textId="77777777" w:rsidR="00A2380C" w:rsidRPr="00A2380C" w:rsidRDefault="00A2380C" w:rsidP="00A2380C">
      <w:pPr>
        <w:spacing w:before="8"/>
        <w:ind w:left="1482"/>
        <w:jc w:val="center"/>
        <w:rPr>
          <w:sz w:val="28"/>
          <w:szCs w:val="28"/>
        </w:rPr>
      </w:pPr>
      <w:r w:rsidRPr="00A2380C">
        <w:rPr>
          <w:sz w:val="28"/>
          <w:szCs w:val="28"/>
        </w:rPr>
        <w:t>(Подпись,</w:t>
      </w:r>
      <w:r w:rsidRPr="00A2380C">
        <w:rPr>
          <w:spacing w:val="-4"/>
          <w:sz w:val="28"/>
          <w:szCs w:val="28"/>
        </w:rPr>
        <w:t xml:space="preserve"> </w:t>
      </w:r>
      <w:r w:rsidRPr="00A2380C">
        <w:rPr>
          <w:spacing w:val="-2"/>
          <w:sz w:val="28"/>
          <w:szCs w:val="28"/>
        </w:rPr>
        <w:t>дата)</w:t>
      </w:r>
    </w:p>
    <w:sdt>
      <w:sdtPr>
        <w:rPr>
          <w:rFonts w:ascii="Times New Roman" w:eastAsia="Times New Roman" w:hAnsi="Times New Roman" w:cs="Times New Roman"/>
          <w:b w:val="0"/>
          <w:bCs w:val="0"/>
          <w:color w:val="000000" w:themeColor="text1"/>
          <w:sz w:val="24"/>
          <w:szCs w:val="24"/>
        </w:rPr>
        <w:id w:val="-1307855009"/>
        <w:docPartObj>
          <w:docPartGallery w:val="Table of Contents"/>
          <w:docPartUnique/>
        </w:docPartObj>
      </w:sdtPr>
      <w:sdtEndPr>
        <w:rPr>
          <w:sz w:val="28"/>
          <w:szCs w:val="28"/>
          <w:rPrChange w:id="5" w:author="Unknown">
            <w:rPr>
              <w:rStyle w:val="a"/>
            </w:rPr>
          </w:rPrChange>
        </w:rPr>
      </w:sdtEndPr>
      <w:sdtContent>
        <w:p w14:paraId="74A77AE6" w14:textId="2A96AE6B" w:rsidR="00C3045B" w:rsidRPr="005D13B9" w:rsidRDefault="00C3045B" w:rsidP="005D13B9">
          <w:pPr>
            <w:pStyle w:val="a3"/>
            <w:spacing w:line="360" w:lineRule="auto"/>
            <w:ind w:firstLine="709"/>
            <w:jc w:val="both"/>
            <w:rPr>
              <w:rFonts w:ascii="Times New Roman" w:hAnsi="Times New Roman" w:cs="Times New Roman"/>
              <w:color w:val="000000" w:themeColor="text1"/>
            </w:rPr>
          </w:pPr>
          <w:r w:rsidRPr="005D13B9">
            <w:rPr>
              <w:rFonts w:ascii="Times New Roman" w:hAnsi="Times New Roman" w:cs="Times New Roman"/>
              <w:color w:val="000000" w:themeColor="text1"/>
            </w:rPr>
            <w:t>Оглавление</w:t>
          </w:r>
        </w:p>
        <w:p w14:paraId="21BE0295" w14:textId="7A0DEC20" w:rsidR="005D13B9" w:rsidRPr="005D13B9" w:rsidRDefault="00C3045B" w:rsidP="005D13B9">
          <w:pPr>
            <w:pStyle w:val="11"/>
            <w:tabs>
              <w:tab w:val="right" w:leader="dot" w:pos="9345"/>
            </w:tabs>
            <w:spacing w:line="360" w:lineRule="auto"/>
            <w:ind w:firstLine="709"/>
            <w:rPr>
              <w:ins w:id="6" w:author="mikle" w:date="2025-10-09T19:58:00Z" w16du:dateUtc="2025-10-10T02:58:00Z"/>
              <w:rFonts w:ascii="Times New Roman" w:eastAsiaTheme="minorEastAsia" w:hAnsi="Times New Roman" w:cs="Times New Roman"/>
              <w:b w:val="0"/>
              <w:bCs w:val="0"/>
              <w:i w:val="0"/>
              <w:iCs w:val="0"/>
              <w:noProof/>
              <w:color w:val="000000" w:themeColor="text1"/>
              <w:kern w:val="2"/>
              <w:sz w:val="28"/>
              <w:szCs w:val="28"/>
              <w14:ligatures w14:val="standardContextual"/>
              <w:rPrChange w:id="7" w:author="mikle" w:date="2025-10-09T20:00:00Z" w16du:dateUtc="2025-10-10T03:00:00Z">
                <w:rPr>
                  <w:ins w:id="8" w:author="mikle" w:date="2025-10-09T19:58:00Z" w16du:dateUtc="2025-10-10T02:58:00Z"/>
                  <w:rFonts w:eastAsiaTheme="minorEastAsia" w:cstheme="minorBidi"/>
                  <w:b w:val="0"/>
                  <w:bCs w:val="0"/>
                  <w:i w:val="0"/>
                  <w:iCs w:val="0"/>
                  <w:noProof/>
                  <w:kern w:val="2"/>
                  <w14:ligatures w14:val="standardContextual"/>
                </w:rPr>
              </w:rPrChange>
            </w:rPr>
            <w:pPrChange w:id="9" w:author="mikle" w:date="2025-10-09T20:00:00Z" w16du:dateUtc="2025-10-10T03:00:00Z">
              <w:pPr>
                <w:pStyle w:val="11"/>
                <w:tabs>
                  <w:tab w:val="right" w:leader="dot" w:pos="9345"/>
                </w:tabs>
              </w:pPr>
            </w:pPrChange>
          </w:pPr>
          <w:r w:rsidRPr="005D13B9">
            <w:rPr>
              <w:rFonts w:ascii="Times New Roman" w:hAnsi="Times New Roman" w:cs="Times New Roman"/>
              <w:color w:val="000000" w:themeColor="text1"/>
              <w:sz w:val="28"/>
              <w:szCs w:val="28"/>
            </w:rPr>
            <w:fldChar w:fldCharType="begin"/>
          </w:r>
          <w:r w:rsidRPr="005D13B9">
            <w:rPr>
              <w:rFonts w:ascii="Times New Roman" w:hAnsi="Times New Roman" w:cs="Times New Roman"/>
              <w:color w:val="000000" w:themeColor="text1"/>
              <w:sz w:val="28"/>
              <w:szCs w:val="28"/>
            </w:rPr>
            <w:instrText xml:space="preserve"> TOC \o "1-3" \h \z \u </w:instrText>
          </w:r>
          <w:r w:rsidRPr="005D13B9">
            <w:rPr>
              <w:rFonts w:ascii="Times New Roman" w:hAnsi="Times New Roman" w:cs="Times New Roman"/>
              <w:color w:val="000000" w:themeColor="text1"/>
              <w:sz w:val="28"/>
              <w:szCs w:val="28"/>
            </w:rPr>
            <w:fldChar w:fldCharType="separate"/>
          </w:r>
          <w:ins w:id="10" w:author="mikle" w:date="2025-10-09T19:58:00Z" w16du:dateUtc="2025-10-10T02:58:00Z">
            <w:r w:rsidR="005D13B9" w:rsidRPr="005D13B9">
              <w:rPr>
                <w:rStyle w:val="a9"/>
                <w:rFonts w:ascii="Times New Roman" w:hAnsi="Times New Roman" w:cs="Times New Roman"/>
                <w:noProof/>
                <w:color w:val="000000" w:themeColor="text1"/>
                <w:sz w:val="28"/>
                <w:szCs w:val="28"/>
                <w:rPrChange w:id="11" w:author="mikle" w:date="2025-10-09T20:00:00Z" w16du:dateUtc="2025-10-10T03:00:00Z">
                  <w:rPr>
                    <w:rStyle w:val="a9"/>
                    <w:noProof/>
                  </w:rPr>
                </w:rPrChange>
              </w:rPr>
              <w:fldChar w:fldCharType="begin"/>
            </w:r>
            <w:r w:rsidR="005D13B9" w:rsidRPr="005D13B9">
              <w:rPr>
                <w:rStyle w:val="a9"/>
                <w:rFonts w:ascii="Times New Roman" w:hAnsi="Times New Roman" w:cs="Times New Roman"/>
                <w:noProof/>
                <w:color w:val="000000" w:themeColor="text1"/>
                <w:sz w:val="28"/>
                <w:szCs w:val="28"/>
                <w:rPrChange w:id="12" w:author="mikle" w:date="2025-10-09T20:00:00Z" w16du:dateUtc="2025-10-10T03:00:00Z">
                  <w:rPr>
                    <w:rStyle w:val="a9"/>
                    <w:noProof/>
                  </w:rPr>
                </w:rPrChange>
              </w:rPr>
              <w:instrText xml:space="preserve"> </w:instrText>
            </w:r>
            <w:r w:rsidR="005D13B9" w:rsidRPr="005D13B9">
              <w:rPr>
                <w:rFonts w:ascii="Times New Roman" w:hAnsi="Times New Roman" w:cs="Times New Roman"/>
                <w:noProof/>
                <w:color w:val="000000" w:themeColor="text1"/>
                <w:sz w:val="28"/>
                <w:szCs w:val="28"/>
                <w:rPrChange w:id="13" w:author="mikle" w:date="2025-10-09T20:00:00Z" w16du:dateUtc="2025-10-10T03:00:00Z">
                  <w:rPr>
                    <w:noProof/>
                  </w:rPr>
                </w:rPrChange>
              </w:rPr>
              <w:instrText>HYPERLINK \l "_Toc210932331"</w:instrText>
            </w:r>
            <w:r w:rsidR="005D13B9" w:rsidRPr="005D13B9">
              <w:rPr>
                <w:rStyle w:val="a9"/>
                <w:rFonts w:ascii="Times New Roman" w:hAnsi="Times New Roman" w:cs="Times New Roman"/>
                <w:noProof/>
                <w:color w:val="000000" w:themeColor="text1"/>
                <w:sz w:val="28"/>
                <w:szCs w:val="28"/>
                <w:rPrChange w:id="14" w:author="mikle" w:date="2025-10-09T20:00:00Z" w16du:dateUtc="2025-10-10T03:00:00Z">
                  <w:rPr>
                    <w:rStyle w:val="a9"/>
                    <w:noProof/>
                  </w:rPr>
                </w:rPrChange>
              </w:rPr>
              <w:instrText xml:space="preserve"> </w:instrText>
            </w:r>
            <w:r w:rsidR="005D13B9" w:rsidRPr="005D13B9">
              <w:rPr>
                <w:rStyle w:val="a9"/>
                <w:rFonts w:ascii="Times New Roman" w:hAnsi="Times New Roman" w:cs="Times New Roman"/>
                <w:noProof/>
                <w:color w:val="000000" w:themeColor="text1"/>
                <w:sz w:val="28"/>
                <w:szCs w:val="28"/>
                <w:rPrChange w:id="15" w:author="mikle" w:date="2025-10-09T20:00:00Z" w16du:dateUtc="2025-10-10T03:00:00Z">
                  <w:rPr>
                    <w:rStyle w:val="a9"/>
                    <w:noProof/>
                  </w:rPr>
                </w:rPrChange>
              </w:rPr>
            </w:r>
            <w:r w:rsidR="005D13B9" w:rsidRPr="005D13B9">
              <w:rPr>
                <w:rStyle w:val="a9"/>
                <w:rFonts w:ascii="Times New Roman" w:hAnsi="Times New Roman" w:cs="Times New Roman"/>
                <w:noProof/>
                <w:color w:val="000000" w:themeColor="text1"/>
                <w:sz w:val="28"/>
                <w:szCs w:val="28"/>
                <w:rPrChange w:id="16" w:author="mikle" w:date="2025-10-09T20:00:00Z" w16du:dateUtc="2025-10-10T03:00:00Z">
                  <w:rPr>
                    <w:rStyle w:val="a9"/>
                    <w:noProof/>
                  </w:rPr>
                </w:rPrChange>
              </w:rPr>
              <w:fldChar w:fldCharType="separate"/>
            </w:r>
            <w:r w:rsidR="005D13B9" w:rsidRPr="005D13B9">
              <w:rPr>
                <w:rStyle w:val="a9"/>
                <w:rFonts w:ascii="Times New Roman" w:hAnsi="Times New Roman" w:cs="Times New Roman"/>
                <w:noProof/>
                <w:color w:val="000000" w:themeColor="text1"/>
                <w:sz w:val="28"/>
                <w:szCs w:val="28"/>
                <w:rPrChange w:id="17" w:author="mikle" w:date="2025-10-09T20:00:00Z" w16du:dateUtc="2025-10-10T03:00:00Z">
                  <w:rPr>
                    <w:rStyle w:val="a9"/>
                    <w:rFonts w:ascii="Times New Roman" w:hAnsi="Times New Roman" w:cs="Times New Roman"/>
                    <w:noProof/>
                  </w:rPr>
                </w:rPrChange>
              </w:rPr>
              <w:t>ВВЕДЕНИЕ</w:t>
            </w:r>
            <w:r w:rsidR="005D13B9" w:rsidRPr="005D13B9">
              <w:rPr>
                <w:rFonts w:ascii="Times New Roman" w:hAnsi="Times New Roman" w:cs="Times New Roman"/>
                <w:noProof/>
                <w:webHidden/>
                <w:color w:val="000000" w:themeColor="text1"/>
                <w:sz w:val="28"/>
                <w:szCs w:val="28"/>
                <w:rPrChange w:id="18" w:author="mikle" w:date="2025-10-09T20:00:00Z" w16du:dateUtc="2025-10-10T03:00:00Z">
                  <w:rPr>
                    <w:noProof/>
                    <w:webHidden/>
                  </w:rPr>
                </w:rPrChange>
              </w:rPr>
              <w:tab/>
            </w:r>
            <w:r w:rsidR="005D13B9" w:rsidRPr="005D13B9">
              <w:rPr>
                <w:rFonts w:ascii="Times New Roman" w:hAnsi="Times New Roman" w:cs="Times New Roman"/>
                <w:noProof/>
                <w:webHidden/>
                <w:color w:val="000000" w:themeColor="text1"/>
                <w:sz w:val="28"/>
                <w:szCs w:val="28"/>
                <w:rPrChange w:id="19" w:author="mikle" w:date="2025-10-09T20:00:00Z" w16du:dateUtc="2025-10-10T03:00:00Z">
                  <w:rPr>
                    <w:noProof/>
                    <w:webHidden/>
                  </w:rPr>
                </w:rPrChange>
              </w:rPr>
              <w:fldChar w:fldCharType="begin"/>
            </w:r>
            <w:r w:rsidR="005D13B9" w:rsidRPr="005D13B9">
              <w:rPr>
                <w:rFonts w:ascii="Times New Roman" w:hAnsi="Times New Roman" w:cs="Times New Roman"/>
                <w:noProof/>
                <w:webHidden/>
                <w:color w:val="000000" w:themeColor="text1"/>
                <w:sz w:val="28"/>
                <w:szCs w:val="28"/>
                <w:rPrChange w:id="20" w:author="mikle" w:date="2025-10-09T20:00:00Z" w16du:dateUtc="2025-10-10T03:00:00Z">
                  <w:rPr>
                    <w:noProof/>
                    <w:webHidden/>
                  </w:rPr>
                </w:rPrChange>
              </w:rPr>
              <w:instrText xml:space="preserve"> PAGEREF _Toc210932331 \h </w:instrText>
            </w:r>
            <w:r w:rsidR="005D13B9" w:rsidRPr="005D13B9">
              <w:rPr>
                <w:rFonts w:ascii="Times New Roman" w:hAnsi="Times New Roman" w:cs="Times New Roman"/>
                <w:noProof/>
                <w:webHidden/>
                <w:color w:val="000000" w:themeColor="text1"/>
                <w:sz w:val="28"/>
                <w:szCs w:val="28"/>
                <w:rPrChange w:id="21" w:author="mikle" w:date="2025-10-09T20:00:00Z" w16du:dateUtc="2025-10-10T03:00:00Z">
                  <w:rPr>
                    <w:noProof/>
                    <w:webHidden/>
                  </w:rPr>
                </w:rPrChange>
              </w:rPr>
            </w:r>
            <w:r w:rsidR="005D13B9" w:rsidRPr="005D13B9">
              <w:rPr>
                <w:rFonts w:ascii="Times New Roman" w:hAnsi="Times New Roman" w:cs="Times New Roman"/>
                <w:noProof/>
                <w:webHidden/>
                <w:color w:val="000000" w:themeColor="text1"/>
                <w:sz w:val="28"/>
                <w:szCs w:val="28"/>
                <w:rPrChange w:id="22" w:author="mikle" w:date="2025-10-09T20:00:00Z" w16du:dateUtc="2025-10-10T03:00:00Z">
                  <w:rPr>
                    <w:noProof/>
                    <w:webHidden/>
                  </w:rPr>
                </w:rPrChange>
              </w:rPr>
              <w:fldChar w:fldCharType="separate"/>
            </w:r>
          </w:ins>
          <w:ins w:id="23" w:author="mikle" w:date="2025-10-09T20:05:00Z" w16du:dateUtc="2025-10-10T03:05:00Z">
            <w:r w:rsidR="00DF467A">
              <w:rPr>
                <w:rFonts w:ascii="Times New Roman" w:hAnsi="Times New Roman" w:cs="Times New Roman"/>
                <w:noProof/>
                <w:webHidden/>
                <w:color w:val="000000" w:themeColor="text1"/>
                <w:sz w:val="28"/>
                <w:szCs w:val="28"/>
              </w:rPr>
              <w:t>5</w:t>
            </w:r>
          </w:ins>
          <w:ins w:id="24" w:author="mikle" w:date="2025-10-09T19:58:00Z" w16du:dateUtc="2025-10-10T02:58:00Z">
            <w:r w:rsidR="005D13B9" w:rsidRPr="005D13B9">
              <w:rPr>
                <w:rFonts w:ascii="Times New Roman" w:hAnsi="Times New Roman" w:cs="Times New Roman"/>
                <w:noProof/>
                <w:webHidden/>
                <w:color w:val="000000" w:themeColor="text1"/>
                <w:sz w:val="28"/>
                <w:szCs w:val="28"/>
                <w:rPrChange w:id="25" w:author="mikle" w:date="2025-10-09T20:00:00Z" w16du:dateUtc="2025-10-10T03:00:00Z">
                  <w:rPr>
                    <w:noProof/>
                    <w:webHidden/>
                  </w:rPr>
                </w:rPrChange>
              </w:rPr>
              <w:fldChar w:fldCharType="end"/>
            </w:r>
            <w:r w:rsidR="005D13B9" w:rsidRPr="005D13B9">
              <w:rPr>
                <w:rStyle w:val="a9"/>
                <w:rFonts w:ascii="Times New Roman" w:hAnsi="Times New Roman" w:cs="Times New Roman"/>
                <w:noProof/>
                <w:color w:val="000000" w:themeColor="text1"/>
                <w:sz w:val="28"/>
                <w:szCs w:val="28"/>
                <w:rPrChange w:id="26" w:author="mikle" w:date="2025-10-09T20:00:00Z" w16du:dateUtc="2025-10-10T03:00:00Z">
                  <w:rPr>
                    <w:rStyle w:val="a9"/>
                    <w:noProof/>
                  </w:rPr>
                </w:rPrChange>
              </w:rPr>
              <w:fldChar w:fldCharType="end"/>
            </w:r>
          </w:ins>
        </w:p>
        <w:p w14:paraId="1175DBC2" w14:textId="45A7997C" w:rsidR="005D13B9" w:rsidRPr="005D13B9" w:rsidRDefault="005D13B9" w:rsidP="005D13B9">
          <w:pPr>
            <w:pStyle w:val="11"/>
            <w:tabs>
              <w:tab w:val="right" w:leader="dot" w:pos="9345"/>
            </w:tabs>
            <w:spacing w:line="360" w:lineRule="auto"/>
            <w:ind w:firstLine="709"/>
            <w:rPr>
              <w:ins w:id="27" w:author="mikle" w:date="2025-10-09T19:58:00Z" w16du:dateUtc="2025-10-10T02:58:00Z"/>
              <w:rFonts w:ascii="Times New Roman" w:eastAsiaTheme="minorEastAsia" w:hAnsi="Times New Roman" w:cs="Times New Roman"/>
              <w:b w:val="0"/>
              <w:bCs w:val="0"/>
              <w:i w:val="0"/>
              <w:iCs w:val="0"/>
              <w:noProof/>
              <w:color w:val="000000" w:themeColor="text1"/>
              <w:kern w:val="2"/>
              <w:sz w:val="28"/>
              <w:szCs w:val="28"/>
              <w14:ligatures w14:val="standardContextual"/>
              <w:rPrChange w:id="28" w:author="mikle" w:date="2025-10-09T20:00:00Z" w16du:dateUtc="2025-10-10T03:00:00Z">
                <w:rPr>
                  <w:ins w:id="29" w:author="mikle" w:date="2025-10-09T19:58:00Z" w16du:dateUtc="2025-10-10T02:58:00Z"/>
                  <w:rFonts w:eastAsiaTheme="minorEastAsia" w:cstheme="minorBidi"/>
                  <w:b w:val="0"/>
                  <w:bCs w:val="0"/>
                  <w:i w:val="0"/>
                  <w:iCs w:val="0"/>
                  <w:noProof/>
                  <w:kern w:val="2"/>
                  <w14:ligatures w14:val="standardContextual"/>
                </w:rPr>
              </w:rPrChange>
            </w:rPr>
            <w:pPrChange w:id="30" w:author="mikle" w:date="2025-10-09T20:00:00Z" w16du:dateUtc="2025-10-10T03:00:00Z">
              <w:pPr>
                <w:pStyle w:val="11"/>
                <w:tabs>
                  <w:tab w:val="right" w:leader="dot" w:pos="9345"/>
                </w:tabs>
              </w:pPr>
            </w:pPrChange>
          </w:pPr>
          <w:ins w:id="31" w:author="mikle" w:date="2025-10-09T19:58:00Z" w16du:dateUtc="2025-10-10T02:58:00Z">
            <w:r w:rsidRPr="005D13B9">
              <w:rPr>
                <w:rStyle w:val="a9"/>
                <w:rFonts w:ascii="Times New Roman" w:hAnsi="Times New Roman" w:cs="Times New Roman"/>
                <w:noProof/>
                <w:color w:val="000000" w:themeColor="text1"/>
                <w:sz w:val="28"/>
                <w:szCs w:val="28"/>
                <w:rPrChange w:id="32"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33"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34" w:author="mikle" w:date="2025-10-09T20:00:00Z" w16du:dateUtc="2025-10-10T03:00:00Z">
                  <w:rPr>
                    <w:noProof/>
                  </w:rPr>
                </w:rPrChange>
              </w:rPr>
              <w:instrText>HYPERLINK \l "_Toc210932332"</w:instrText>
            </w:r>
            <w:r w:rsidRPr="005D13B9">
              <w:rPr>
                <w:rStyle w:val="a9"/>
                <w:rFonts w:ascii="Times New Roman" w:hAnsi="Times New Roman" w:cs="Times New Roman"/>
                <w:noProof/>
                <w:color w:val="000000" w:themeColor="text1"/>
                <w:sz w:val="28"/>
                <w:szCs w:val="28"/>
                <w:rPrChange w:id="35"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36"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37"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38" w:author="mikle" w:date="2025-10-09T20:00:00Z" w16du:dateUtc="2025-10-10T03:00:00Z">
                  <w:rPr>
                    <w:rStyle w:val="a9"/>
                    <w:rFonts w:ascii="Times New Roman" w:hAnsi="Times New Roman" w:cs="Times New Roman"/>
                    <w:noProof/>
                  </w:rPr>
                </w:rPrChange>
              </w:rPr>
              <w:t>ТЕХНИЧЕСКОЕ ЗАДАНИЕ</w:t>
            </w:r>
            <w:r w:rsidRPr="005D13B9">
              <w:rPr>
                <w:rFonts w:ascii="Times New Roman" w:hAnsi="Times New Roman" w:cs="Times New Roman"/>
                <w:noProof/>
                <w:webHidden/>
                <w:color w:val="000000" w:themeColor="text1"/>
                <w:sz w:val="28"/>
                <w:szCs w:val="28"/>
                <w:rPrChange w:id="39"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40"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41" w:author="mikle" w:date="2025-10-09T20:00:00Z" w16du:dateUtc="2025-10-10T03:00:00Z">
                  <w:rPr>
                    <w:noProof/>
                    <w:webHidden/>
                  </w:rPr>
                </w:rPrChange>
              </w:rPr>
              <w:instrText xml:space="preserve"> PAGEREF _Toc210932332 \h </w:instrText>
            </w:r>
            <w:r w:rsidRPr="005D13B9">
              <w:rPr>
                <w:rFonts w:ascii="Times New Roman" w:hAnsi="Times New Roman" w:cs="Times New Roman"/>
                <w:noProof/>
                <w:webHidden/>
                <w:color w:val="000000" w:themeColor="text1"/>
                <w:sz w:val="28"/>
                <w:szCs w:val="28"/>
                <w:rPrChange w:id="42"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43" w:author="mikle" w:date="2025-10-09T20:00:00Z" w16du:dateUtc="2025-10-10T03:00:00Z">
                  <w:rPr>
                    <w:noProof/>
                    <w:webHidden/>
                  </w:rPr>
                </w:rPrChange>
              </w:rPr>
              <w:fldChar w:fldCharType="separate"/>
            </w:r>
          </w:ins>
          <w:ins w:id="44" w:author="mikle" w:date="2025-10-09T20:05:00Z" w16du:dateUtc="2025-10-10T03:05:00Z">
            <w:r w:rsidR="00DF467A">
              <w:rPr>
                <w:rFonts w:ascii="Times New Roman" w:hAnsi="Times New Roman" w:cs="Times New Roman"/>
                <w:noProof/>
                <w:webHidden/>
                <w:color w:val="000000" w:themeColor="text1"/>
                <w:sz w:val="28"/>
                <w:szCs w:val="28"/>
              </w:rPr>
              <w:t>6</w:t>
            </w:r>
          </w:ins>
          <w:ins w:id="45" w:author="mikle" w:date="2025-10-09T19:58:00Z" w16du:dateUtc="2025-10-10T02:58:00Z">
            <w:r w:rsidRPr="005D13B9">
              <w:rPr>
                <w:rFonts w:ascii="Times New Roman" w:hAnsi="Times New Roman" w:cs="Times New Roman"/>
                <w:noProof/>
                <w:webHidden/>
                <w:color w:val="000000" w:themeColor="text1"/>
                <w:sz w:val="28"/>
                <w:szCs w:val="28"/>
                <w:rPrChange w:id="46"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47" w:author="mikle" w:date="2025-10-09T20:00:00Z" w16du:dateUtc="2025-10-10T03:00:00Z">
                  <w:rPr>
                    <w:rStyle w:val="a9"/>
                    <w:noProof/>
                  </w:rPr>
                </w:rPrChange>
              </w:rPr>
              <w:fldChar w:fldCharType="end"/>
            </w:r>
          </w:ins>
        </w:p>
        <w:p w14:paraId="717C5BD8" w14:textId="352C109D" w:rsidR="005D13B9" w:rsidRPr="005D13B9" w:rsidRDefault="005D13B9" w:rsidP="005D13B9">
          <w:pPr>
            <w:pStyle w:val="11"/>
            <w:tabs>
              <w:tab w:val="right" w:leader="dot" w:pos="9345"/>
            </w:tabs>
            <w:spacing w:line="360" w:lineRule="auto"/>
            <w:ind w:firstLine="709"/>
            <w:rPr>
              <w:ins w:id="48" w:author="mikle" w:date="2025-10-09T19:58:00Z" w16du:dateUtc="2025-10-10T02:58:00Z"/>
              <w:rFonts w:ascii="Times New Roman" w:eastAsiaTheme="minorEastAsia" w:hAnsi="Times New Roman" w:cs="Times New Roman"/>
              <w:b w:val="0"/>
              <w:bCs w:val="0"/>
              <w:i w:val="0"/>
              <w:iCs w:val="0"/>
              <w:noProof/>
              <w:color w:val="000000" w:themeColor="text1"/>
              <w:kern w:val="2"/>
              <w:sz w:val="28"/>
              <w:szCs w:val="28"/>
              <w14:ligatures w14:val="standardContextual"/>
              <w:rPrChange w:id="49" w:author="mikle" w:date="2025-10-09T20:00:00Z" w16du:dateUtc="2025-10-10T03:00:00Z">
                <w:rPr>
                  <w:ins w:id="50" w:author="mikle" w:date="2025-10-09T19:58:00Z" w16du:dateUtc="2025-10-10T02:58:00Z"/>
                  <w:rFonts w:eastAsiaTheme="minorEastAsia" w:cstheme="minorBidi"/>
                  <w:b w:val="0"/>
                  <w:bCs w:val="0"/>
                  <w:i w:val="0"/>
                  <w:iCs w:val="0"/>
                  <w:noProof/>
                  <w:kern w:val="2"/>
                  <w14:ligatures w14:val="standardContextual"/>
                </w:rPr>
              </w:rPrChange>
            </w:rPr>
            <w:pPrChange w:id="51" w:author="mikle" w:date="2025-10-09T20:00:00Z" w16du:dateUtc="2025-10-10T03:00:00Z">
              <w:pPr>
                <w:pStyle w:val="11"/>
                <w:tabs>
                  <w:tab w:val="right" w:leader="dot" w:pos="9345"/>
                </w:tabs>
              </w:pPr>
            </w:pPrChange>
          </w:pPr>
          <w:ins w:id="52" w:author="mikle" w:date="2025-10-09T19:58:00Z" w16du:dateUtc="2025-10-10T02:58:00Z">
            <w:r w:rsidRPr="005D13B9">
              <w:rPr>
                <w:rStyle w:val="a9"/>
                <w:rFonts w:ascii="Times New Roman" w:hAnsi="Times New Roman" w:cs="Times New Roman"/>
                <w:noProof/>
                <w:color w:val="000000" w:themeColor="text1"/>
                <w:sz w:val="28"/>
                <w:szCs w:val="28"/>
                <w:rPrChange w:id="53"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54"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55" w:author="mikle" w:date="2025-10-09T20:00:00Z" w16du:dateUtc="2025-10-10T03:00:00Z">
                  <w:rPr>
                    <w:noProof/>
                  </w:rPr>
                </w:rPrChange>
              </w:rPr>
              <w:instrText>HYPERLINK \l "_Toc210932333"</w:instrText>
            </w:r>
            <w:r w:rsidRPr="005D13B9">
              <w:rPr>
                <w:rStyle w:val="a9"/>
                <w:rFonts w:ascii="Times New Roman" w:hAnsi="Times New Roman" w:cs="Times New Roman"/>
                <w:noProof/>
                <w:color w:val="000000" w:themeColor="text1"/>
                <w:sz w:val="28"/>
                <w:szCs w:val="28"/>
                <w:rPrChange w:id="56"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57"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58"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59" w:author="mikle" w:date="2025-10-09T20:00:00Z" w16du:dateUtc="2025-10-10T03:00:00Z">
                  <w:rPr>
                    <w:rStyle w:val="a9"/>
                    <w:rFonts w:ascii="Times New Roman" w:hAnsi="Times New Roman" w:cs="Times New Roman"/>
                    <w:noProof/>
                  </w:rPr>
                </w:rPrChange>
              </w:rPr>
              <w:t>ОСНОВНАЯ ЧАСТЬ</w:t>
            </w:r>
            <w:r w:rsidRPr="005D13B9">
              <w:rPr>
                <w:rFonts w:ascii="Times New Roman" w:hAnsi="Times New Roman" w:cs="Times New Roman"/>
                <w:noProof/>
                <w:webHidden/>
                <w:color w:val="000000" w:themeColor="text1"/>
                <w:sz w:val="28"/>
                <w:szCs w:val="28"/>
                <w:rPrChange w:id="60"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61"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62" w:author="mikle" w:date="2025-10-09T20:00:00Z" w16du:dateUtc="2025-10-10T03:00:00Z">
                  <w:rPr>
                    <w:noProof/>
                    <w:webHidden/>
                  </w:rPr>
                </w:rPrChange>
              </w:rPr>
              <w:instrText xml:space="preserve"> PAGEREF _Toc210932333 \h </w:instrText>
            </w:r>
            <w:r w:rsidRPr="005D13B9">
              <w:rPr>
                <w:rFonts w:ascii="Times New Roman" w:hAnsi="Times New Roman" w:cs="Times New Roman"/>
                <w:noProof/>
                <w:webHidden/>
                <w:color w:val="000000" w:themeColor="text1"/>
                <w:sz w:val="28"/>
                <w:szCs w:val="28"/>
                <w:rPrChange w:id="63"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64" w:author="mikle" w:date="2025-10-09T20:00:00Z" w16du:dateUtc="2025-10-10T03:00:00Z">
                  <w:rPr>
                    <w:noProof/>
                    <w:webHidden/>
                  </w:rPr>
                </w:rPrChange>
              </w:rPr>
              <w:fldChar w:fldCharType="separate"/>
            </w:r>
          </w:ins>
          <w:ins w:id="65" w:author="mikle" w:date="2025-10-09T20:05:00Z" w16du:dateUtc="2025-10-10T03:05:00Z">
            <w:r w:rsidR="00DF467A">
              <w:rPr>
                <w:rFonts w:ascii="Times New Roman" w:hAnsi="Times New Roman" w:cs="Times New Roman"/>
                <w:noProof/>
                <w:webHidden/>
                <w:color w:val="000000" w:themeColor="text1"/>
                <w:sz w:val="28"/>
                <w:szCs w:val="28"/>
              </w:rPr>
              <w:t>7</w:t>
            </w:r>
          </w:ins>
          <w:ins w:id="66" w:author="mikle" w:date="2025-10-09T19:58:00Z" w16du:dateUtc="2025-10-10T02:58:00Z">
            <w:r w:rsidRPr="005D13B9">
              <w:rPr>
                <w:rFonts w:ascii="Times New Roman" w:hAnsi="Times New Roman" w:cs="Times New Roman"/>
                <w:noProof/>
                <w:webHidden/>
                <w:color w:val="000000" w:themeColor="text1"/>
                <w:sz w:val="28"/>
                <w:szCs w:val="28"/>
                <w:rPrChange w:id="67"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68" w:author="mikle" w:date="2025-10-09T20:00:00Z" w16du:dateUtc="2025-10-10T03:00:00Z">
                  <w:rPr>
                    <w:rStyle w:val="a9"/>
                    <w:noProof/>
                  </w:rPr>
                </w:rPrChange>
              </w:rPr>
              <w:fldChar w:fldCharType="end"/>
            </w:r>
          </w:ins>
        </w:p>
        <w:p w14:paraId="4ADC5A6A" w14:textId="125BF217" w:rsidR="005D13B9" w:rsidRPr="005D13B9" w:rsidRDefault="005D13B9" w:rsidP="005D13B9">
          <w:pPr>
            <w:pStyle w:val="11"/>
            <w:tabs>
              <w:tab w:val="left" w:pos="480"/>
              <w:tab w:val="right" w:leader="dot" w:pos="9345"/>
            </w:tabs>
            <w:spacing w:line="360" w:lineRule="auto"/>
            <w:ind w:firstLine="709"/>
            <w:rPr>
              <w:ins w:id="69" w:author="mikle" w:date="2025-10-09T19:58:00Z" w16du:dateUtc="2025-10-10T02:58:00Z"/>
              <w:rFonts w:ascii="Times New Roman" w:eastAsiaTheme="minorEastAsia" w:hAnsi="Times New Roman" w:cs="Times New Roman"/>
              <w:b w:val="0"/>
              <w:bCs w:val="0"/>
              <w:i w:val="0"/>
              <w:iCs w:val="0"/>
              <w:noProof/>
              <w:color w:val="000000" w:themeColor="text1"/>
              <w:kern w:val="2"/>
              <w:sz w:val="28"/>
              <w:szCs w:val="28"/>
              <w14:ligatures w14:val="standardContextual"/>
              <w:rPrChange w:id="70" w:author="mikle" w:date="2025-10-09T20:00:00Z" w16du:dateUtc="2025-10-10T03:00:00Z">
                <w:rPr>
                  <w:ins w:id="71" w:author="mikle" w:date="2025-10-09T19:58:00Z" w16du:dateUtc="2025-10-10T02:58:00Z"/>
                  <w:rFonts w:eastAsiaTheme="minorEastAsia" w:cstheme="minorBidi"/>
                  <w:b w:val="0"/>
                  <w:bCs w:val="0"/>
                  <w:i w:val="0"/>
                  <w:iCs w:val="0"/>
                  <w:noProof/>
                  <w:kern w:val="2"/>
                  <w14:ligatures w14:val="standardContextual"/>
                </w:rPr>
              </w:rPrChange>
            </w:rPr>
            <w:pPrChange w:id="72" w:author="mikle" w:date="2025-10-09T20:00:00Z" w16du:dateUtc="2025-10-10T03:00:00Z">
              <w:pPr>
                <w:pStyle w:val="11"/>
                <w:tabs>
                  <w:tab w:val="left" w:pos="480"/>
                  <w:tab w:val="right" w:leader="dot" w:pos="9345"/>
                </w:tabs>
              </w:pPr>
            </w:pPrChange>
          </w:pPr>
          <w:ins w:id="73" w:author="mikle" w:date="2025-10-09T19:58:00Z" w16du:dateUtc="2025-10-10T02:58:00Z">
            <w:r w:rsidRPr="005D13B9">
              <w:rPr>
                <w:rStyle w:val="a9"/>
                <w:rFonts w:ascii="Times New Roman" w:hAnsi="Times New Roman" w:cs="Times New Roman"/>
                <w:noProof/>
                <w:color w:val="000000" w:themeColor="text1"/>
                <w:sz w:val="28"/>
                <w:szCs w:val="28"/>
                <w:rPrChange w:id="74"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75"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76" w:author="mikle" w:date="2025-10-09T20:00:00Z" w16du:dateUtc="2025-10-10T03:00:00Z">
                  <w:rPr>
                    <w:noProof/>
                  </w:rPr>
                </w:rPrChange>
              </w:rPr>
              <w:instrText>HYPERLINK \l "_Toc210932334"</w:instrText>
            </w:r>
            <w:r w:rsidRPr="005D13B9">
              <w:rPr>
                <w:rStyle w:val="a9"/>
                <w:rFonts w:ascii="Times New Roman" w:hAnsi="Times New Roman" w:cs="Times New Roman"/>
                <w:noProof/>
                <w:color w:val="000000" w:themeColor="text1"/>
                <w:sz w:val="28"/>
                <w:szCs w:val="28"/>
                <w:rPrChange w:id="77"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78"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79"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80" w:author="mikle" w:date="2025-10-09T20:00:00Z" w16du:dateUtc="2025-10-10T03:00:00Z">
                  <w:rPr>
                    <w:rStyle w:val="a9"/>
                    <w:noProof/>
                  </w:rPr>
                </w:rPrChange>
              </w:rPr>
              <w:t>1.</w:t>
            </w:r>
            <w:r w:rsidRPr="005D13B9">
              <w:rPr>
                <w:rFonts w:ascii="Times New Roman" w:eastAsiaTheme="minorEastAsia" w:hAnsi="Times New Roman" w:cs="Times New Roman"/>
                <w:b w:val="0"/>
                <w:bCs w:val="0"/>
                <w:i w:val="0"/>
                <w:iCs w:val="0"/>
                <w:noProof/>
                <w:color w:val="000000" w:themeColor="text1"/>
                <w:kern w:val="2"/>
                <w:sz w:val="28"/>
                <w:szCs w:val="28"/>
                <w14:ligatures w14:val="standardContextual"/>
                <w:rPrChange w:id="81" w:author="mikle" w:date="2025-10-09T20:00:00Z" w16du:dateUtc="2025-10-10T03:00:00Z">
                  <w:rPr>
                    <w:rFonts w:eastAsiaTheme="minorEastAsia" w:cstheme="minorBidi"/>
                    <w:b w:val="0"/>
                    <w:bCs w:val="0"/>
                    <w:i w:val="0"/>
                    <w:iCs w:val="0"/>
                    <w:noProof/>
                    <w:kern w:val="2"/>
                    <w14:ligatures w14:val="standardContextual"/>
                  </w:rPr>
                </w:rPrChange>
              </w:rPr>
              <w:tab/>
            </w:r>
            <w:r w:rsidRPr="005D13B9">
              <w:rPr>
                <w:rStyle w:val="a9"/>
                <w:rFonts w:ascii="Times New Roman" w:hAnsi="Times New Roman" w:cs="Times New Roman"/>
                <w:noProof/>
                <w:color w:val="000000" w:themeColor="text1"/>
                <w:sz w:val="28"/>
                <w:szCs w:val="28"/>
                <w:rPrChange w:id="82" w:author="mikle" w:date="2025-10-09T20:00:00Z" w16du:dateUtc="2025-10-10T03:00:00Z">
                  <w:rPr>
                    <w:rStyle w:val="a9"/>
                    <w:noProof/>
                  </w:rPr>
                </w:rPrChange>
              </w:rPr>
              <w:t>Синтез контуров курса и марша</w:t>
            </w:r>
            <w:r w:rsidRPr="005D13B9">
              <w:rPr>
                <w:rFonts w:ascii="Times New Roman" w:hAnsi="Times New Roman" w:cs="Times New Roman"/>
                <w:noProof/>
                <w:webHidden/>
                <w:color w:val="000000" w:themeColor="text1"/>
                <w:sz w:val="28"/>
                <w:szCs w:val="28"/>
                <w:rPrChange w:id="83"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84"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85" w:author="mikle" w:date="2025-10-09T20:00:00Z" w16du:dateUtc="2025-10-10T03:00:00Z">
                  <w:rPr>
                    <w:noProof/>
                    <w:webHidden/>
                  </w:rPr>
                </w:rPrChange>
              </w:rPr>
              <w:instrText xml:space="preserve"> PAGEREF _Toc210932334 \h </w:instrText>
            </w:r>
            <w:r w:rsidRPr="005D13B9">
              <w:rPr>
                <w:rFonts w:ascii="Times New Roman" w:hAnsi="Times New Roman" w:cs="Times New Roman"/>
                <w:noProof/>
                <w:webHidden/>
                <w:color w:val="000000" w:themeColor="text1"/>
                <w:sz w:val="28"/>
                <w:szCs w:val="28"/>
                <w:rPrChange w:id="86"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87" w:author="mikle" w:date="2025-10-09T20:00:00Z" w16du:dateUtc="2025-10-10T03:00:00Z">
                  <w:rPr>
                    <w:noProof/>
                    <w:webHidden/>
                  </w:rPr>
                </w:rPrChange>
              </w:rPr>
              <w:fldChar w:fldCharType="separate"/>
            </w:r>
          </w:ins>
          <w:ins w:id="88" w:author="mikle" w:date="2025-10-09T20:05:00Z" w16du:dateUtc="2025-10-10T03:05:00Z">
            <w:r w:rsidR="00DF467A">
              <w:rPr>
                <w:rFonts w:ascii="Times New Roman" w:hAnsi="Times New Roman" w:cs="Times New Roman"/>
                <w:noProof/>
                <w:webHidden/>
                <w:color w:val="000000" w:themeColor="text1"/>
                <w:sz w:val="28"/>
                <w:szCs w:val="28"/>
              </w:rPr>
              <w:t>9</w:t>
            </w:r>
          </w:ins>
          <w:ins w:id="89" w:author="mikle" w:date="2025-10-09T19:58:00Z" w16du:dateUtc="2025-10-10T02:58:00Z">
            <w:r w:rsidRPr="005D13B9">
              <w:rPr>
                <w:rFonts w:ascii="Times New Roman" w:hAnsi="Times New Roman" w:cs="Times New Roman"/>
                <w:noProof/>
                <w:webHidden/>
                <w:color w:val="000000" w:themeColor="text1"/>
                <w:sz w:val="28"/>
                <w:szCs w:val="28"/>
                <w:rPrChange w:id="90"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91" w:author="mikle" w:date="2025-10-09T20:00:00Z" w16du:dateUtc="2025-10-10T03:00:00Z">
                  <w:rPr>
                    <w:rStyle w:val="a9"/>
                    <w:noProof/>
                  </w:rPr>
                </w:rPrChange>
              </w:rPr>
              <w:fldChar w:fldCharType="end"/>
            </w:r>
          </w:ins>
        </w:p>
        <w:p w14:paraId="02857266" w14:textId="2E0FFF50" w:rsidR="005D13B9" w:rsidRPr="005D13B9" w:rsidRDefault="005D13B9" w:rsidP="005D13B9">
          <w:pPr>
            <w:pStyle w:val="21"/>
            <w:tabs>
              <w:tab w:val="right" w:leader="dot" w:pos="9345"/>
            </w:tabs>
            <w:spacing w:line="360" w:lineRule="auto"/>
            <w:ind w:firstLine="709"/>
            <w:rPr>
              <w:ins w:id="92" w:author="mikle" w:date="2025-10-09T19:58:00Z" w16du:dateUtc="2025-10-10T02:58:00Z"/>
              <w:rFonts w:ascii="Times New Roman" w:eastAsiaTheme="minorEastAsia" w:hAnsi="Times New Roman" w:cs="Times New Roman"/>
              <w:b w:val="0"/>
              <w:bCs w:val="0"/>
              <w:noProof/>
              <w:color w:val="000000" w:themeColor="text1"/>
              <w:kern w:val="2"/>
              <w:sz w:val="28"/>
              <w:szCs w:val="28"/>
              <w14:ligatures w14:val="standardContextual"/>
              <w:rPrChange w:id="93" w:author="mikle" w:date="2025-10-09T20:00:00Z" w16du:dateUtc="2025-10-10T03:00:00Z">
                <w:rPr>
                  <w:ins w:id="94" w:author="mikle" w:date="2025-10-09T19:58:00Z" w16du:dateUtc="2025-10-10T02:58:00Z"/>
                  <w:rFonts w:eastAsiaTheme="minorEastAsia" w:cstheme="minorBidi"/>
                  <w:b w:val="0"/>
                  <w:bCs w:val="0"/>
                  <w:noProof/>
                  <w:kern w:val="2"/>
                  <w:sz w:val="24"/>
                  <w:szCs w:val="24"/>
                  <w14:ligatures w14:val="standardContextual"/>
                </w:rPr>
              </w:rPrChange>
            </w:rPr>
            <w:pPrChange w:id="95" w:author="mikle" w:date="2025-10-09T20:00:00Z" w16du:dateUtc="2025-10-10T03:00:00Z">
              <w:pPr>
                <w:pStyle w:val="21"/>
                <w:tabs>
                  <w:tab w:val="right" w:leader="dot" w:pos="9345"/>
                </w:tabs>
              </w:pPr>
            </w:pPrChange>
          </w:pPr>
          <w:ins w:id="96" w:author="mikle" w:date="2025-10-09T19:58:00Z" w16du:dateUtc="2025-10-10T02:58:00Z">
            <w:r w:rsidRPr="005D13B9">
              <w:rPr>
                <w:rStyle w:val="a9"/>
                <w:rFonts w:ascii="Times New Roman" w:hAnsi="Times New Roman" w:cs="Times New Roman"/>
                <w:noProof/>
                <w:color w:val="000000" w:themeColor="text1"/>
                <w:sz w:val="28"/>
                <w:szCs w:val="28"/>
                <w:rPrChange w:id="97"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98"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99" w:author="mikle" w:date="2025-10-09T20:00:00Z" w16du:dateUtc="2025-10-10T03:00:00Z">
                  <w:rPr>
                    <w:noProof/>
                  </w:rPr>
                </w:rPrChange>
              </w:rPr>
              <w:instrText>HYPERLINK \l "_Toc210932335"</w:instrText>
            </w:r>
            <w:r w:rsidRPr="005D13B9">
              <w:rPr>
                <w:rStyle w:val="a9"/>
                <w:rFonts w:ascii="Times New Roman" w:hAnsi="Times New Roman" w:cs="Times New Roman"/>
                <w:noProof/>
                <w:color w:val="000000" w:themeColor="text1"/>
                <w:sz w:val="28"/>
                <w:szCs w:val="28"/>
                <w:rPrChange w:id="100"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101"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102"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103" w:author="mikle" w:date="2025-10-09T20:00:00Z" w16du:dateUtc="2025-10-10T03:00:00Z">
                  <w:rPr>
                    <w:rStyle w:val="a9"/>
                    <w:rFonts w:ascii="Times New Roman" w:hAnsi="Times New Roman" w:cs="Times New Roman"/>
                    <w:noProof/>
                  </w:rPr>
                </w:rPrChange>
              </w:rPr>
              <w:t>1.1 Синтез контура курса</w:t>
            </w:r>
            <w:r w:rsidRPr="005D13B9">
              <w:rPr>
                <w:rFonts w:ascii="Times New Roman" w:hAnsi="Times New Roman" w:cs="Times New Roman"/>
                <w:noProof/>
                <w:webHidden/>
                <w:color w:val="000000" w:themeColor="text1"/>
                <w:sz w:val="28"/>
                <w:szCs w:val="28"/>
                <w:rPrChange w:id="104"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105"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106" w:author="mikle" w:date="2025-10-09T20:00:00Z" w16du:dateUtc="2025-10-10T03:00:00Z">
                  <w:rPr>
                    <w:noProof/>
                    <w:webHidden/>
                  </w:rPr>
                </w:rPrChange>
              </w:rPr>
              <w:instrText xml:space="preserve"> PAGEREF _Toc210932335 \h </w:instrText>
            </w:r>
            <w:r w:rsidRPr="005D13B9">
              <w:rPr>
                <w:rFonts w:ascii="Times New Roman" w:hAnsi="Times New Roman" w:cs="Times New Roman"/>
                <w:noProof/>
                <w:webHidden/>
                <w:color w:val="000000" w:themeColor="text1"/>
                <w:sz w:val="28"/>
                <w:szCs w:val="28"/>
                <w:rPrChange w:id="107"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108" w:author="mikle" w:date="2025-10-09T20:00:00Z" w16du:dateUtc="2025-10-10T03:00:00Z">
                  <w:rPr>
                    <w:noProof/>
                    <w:webHidden/>
                  </w:rPr>
                </w:rPrChange>
              </w:rPr>
              <w:fldChar w:fldCharType="separate"/>
            </w:r>
          </w:ins>
          <w:ins w:id="109" w:author="mikle" w:date="2025-10-09T20:05:00Z" w16du:dateUtc="2025-10-10T03:05:00Z">
            <w:r w:rsidR="00DF467A">
              <w:rPr>
                <w:rFonts w:ascii="Times New Roman" w:hAnsi="Times New Roman" w:cs="Times New Roman"/>
                <w:noProof/>
                <w:webHidden/>
                <w:color w:val="000000" w:themeColor="text1"/>
                <w:sz w:val="28"/>
                <w:szCs w:val="28"/>
              </w:rPr>
              <w:t>9</w:t>
            </w:r>
          </w:ins>
          <w:ins w:id="110" w:author="mikle" w:date="2025-10-09T19:58:00Z" w16du:dateUtc="2025-10-10T02:58:00Z">
            <w:r w:rsidRPr="005D13B9">
              <w:rPr>
                <w:rFonts w:ascii="Times New Roman" w:hAnsi="Times New Roman" w:cs="Times New Roman"/>
                <w:noProof/>
                <w:webHidden/>
                <w:color w:val="000000" w:themeColor="text1"/>
                <w:sz w:val="28"/>
                <w:szCs w:val="28"/>
                <w:rPrChange w:id="111"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112" w:author="mikle" w:date="2025-10-09T20:00:00Z" w16du:dateUtc="2025-10-10T03:00:00Z">
                  <w:rPr>
                    <w:rStyle w:val="a9"/>
                    <w:noProof/>
                  </w:rPr>
                </w:rPrChange>
              </w:rPr>
              <w:fldChar w:fldCharType="end"/>
            </w:r>
          </w:ins>
        </w:p>
        <w:p w14:paraId="54825705" w14:textId="5BDCFAD5" w:rsidR="005D13B9" w:rsidRPr="005D13B9" w:rsidRDefault="005D13B9" w:rsidP="005D13B9">
          <w:pPr>
            <w:pStyle w:val="31"/>
            <w:tabs>
              <w:tab w:val="right" w:leader="dot" w:pos="9345"/>
            </w:tabs>
            <w:spacing w:line="360" w:lineRule="auto"/>
            <w:ind w:firstLine="709"/>
            <w:rPr>
              <w:ins w:id="113" w:author="mikle" w:date="2025-10-09T19:58:00Z" w16du:dateUtc="2025-10-10T02:58:00Z"/>
              <w:rFonts w:ascii="Times New Roman" w:eastAsiaTheme="minorEastAsia" w:hAnsi="Times New Roman" w:cs="Times New Roman"/>
              <w:noProof/>
              <w:color w:val="000000" w:themeColor="text1"/>
              <w:kern w:val="2"/>
              <w:sz w:val="28"/>
              <w:szCs w:val="28"/>
              <w14:ligatures w14:val="standardContextual"/>
              <w:rPrChange w:id="114" w:author="mikle" w:date="2025-10-09T20:00:00Z" w16du:dateUtc="2025-10-10T03:00:00Z">
                <w:rPr>
                  <w:ins w:id="115" w:author="mikle" w:date="2025-10-09T19:58:00Z" w16du:dateUtc="2025-10-10T02:58:00Z"/>
                  <w:rFonts w:eastAsiaTheme="minorEastAsia" w:cstheme="minorBidi"/>
                  <w:noProof/>
                  <w:kern w:val="2"/>
                  <w:sz w:val="24"/>
                  <w:szCs w:val="24"/>
                  <w14:ligatures w14:val="standardContextual"/>
                </w:rPr>
              </w:rPrChange>
            </w:rPr>
            <w:pPrChange w:id="116" w:author="mikle" w:date="2025-10-09T20:00:00Z" w16du:dateUtc="2025-10-10T03:00:00Z">
              <w:pPr>
                <w:pStyle w:val="31"/>
                <w:tabs>
                  <w:tab w:val="right" w:leader="dot" w:pos="9345"/>
                </w:tabs>
              </w:pPr>
            </w:pPrChange>
          </w:pPr>
          <w:ins w:id="117" w:author="mikle" w:date="2025-10-09T19:58:00Z" w16du:dateUtc="2025-10-10T02:58:00Z">
            <w:r w:rsidRPr="005D13B9">
              <w:rPr>
                <w:rStyle w:val="a9"/>
                <w:rFonts w:ascii="Times New Roman" w:hAnsi="Times New Roman" w:cs="Times New Roman"/>
                <w:noProof/>
                <w:color w:val="000000" w:themeColor="text1"/>
                <w:sz w:val="28"/>
                <w:szCs w:val="28"/>
                <w:rPrChange w:id="118"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119"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120" w:author="mikle" w:date="2025-10-09T20:00:00Z" w16du:dateUtc="2025-10-10T03:00:00Z">
                  <w:rPr>
                    <w:noProof/>
                  </w:rPr>
                </w:rPrChange>
              </w:rPr>
              <w:instrText>HYPERLINK \l "_Toc210932336"</w:instrText>
            </w:r>
            <w:r w:rsidRPr="005D13B9">
              <w:rPr>
                <w:rStyle w:val="a9"/>
                <w:rFonts w:ascii="Times New Roman" w:hAnsi="Times New Roman" w:cs="Times New Roman"/>
                <w:noProof/>
                <w:color w:val="000000" w:themeColor="text1"/>
                <w:sz w:val="28"/>
                <w:szCs w:val="28"/>
                <w:rPrChange w:id="121"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122"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123" w:author="mikle" w:date="2025-10-09T20:00:00Z" w16du:dateUtc="2025-10-10T03:00:00Z">
                  <w:rPr>
                    <w:rStyle w:val="a9"/>
                    <w:noProof/>
                  </w:rPr>
                </w:rPrChange>
              </w:rPr>
              <w:fldChar w:fldCharType="separate"/>
            </w:r>
            <w:r w:rsidRPr="005D13B9">
              <w:rPr>
                <w:rStyle w:val="a9"/>
                <w:rFonts w:ascii="Times New Roman" w:hAnsi="Times New Roman" w:cs="Times New Roman"/>
                <w:b/>
                <w:bCs/>
                <w:noProof/>
                <w:color w:val="000000" w:themeColor="text1"/>
                <w:sz w:val="28"/>
                <w:szCs w:val="28"/>
                <w:rPrChange w:id="124" w:author="mikle" w:date="2025-10-09T20:00:00Z" w16du:dateUtc="2025-10-10T03:00:00Z">
                  <w:rPr>
                    <w:rStyle w:val="a9"/>
                    <w:rFonts w:ascii="Times New Roman" w:hAnsi="Times New Roman" w:cs="Times New Roman"/>
                    <w:b/>
                    <w:bCs/>
                    <w:noProof/>
                  </w:rPr>
                </w:rPrChange>
              </w:rPr>
              <w:t>1.1.1 Синтез динамической модели движения по углу курса ПА</w:t>
            </w:r>
            <w:r w:rsidRPr="005D13B9">
              <w:rPr>
                <w:rFonts w:ascii="Times New Roman" w:hAnsi="Times New Roman" w:cs="Times New Roman"/>
                <w:noProof/>
                <w:webHidden/>
                <w:color w:val="000000" w:themeColor="text1"/>
                <w:sz w:val="28"/>
                <w:szCs w:val="28"/>
                <w:rPrChange w:id="125"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126"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127" w:author="mikle" w:date="2025-10-09T20:00:00Z" w16du:dateUtc="2025-10-10T03:00:00Z">
                  <w:rPr>
                    <w:noProof/>
                    <w:webHidden/>
                  </w:rPr>
                </w:rPrChange>
              </w:rPr>
              <w:instrText xml:space="preserve"> PAGEREF _Toc210932336 \h </w:instrText>
            </w:r>
            <w:r w:rsidRPr="005D13B9">
              <w:rPr>
                <w:rFonts w:ascii="Times New Roman" w:hAnsi="Times New Roman" w:cs="Times New Roman"/>
                <w:noProof/>
                <w:webHidden/>
                <w:color w:val="000000" w:themeColor="text1"/>
                <w:sz w:val="28"/>
                <w:szCs w:val="28"/>
                <w:rPrChange w:id="128"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129" w:author="mikle" w:date="2025-10-09T20:00:00Z" w16du:dateUtc="2025-10-10T03:00:00Z">
                  <w:rPr>
                    <w:noProof/>
                    <w:webHidden/>
                  </w:rPr>
                </w:rPrChange>
              </w:rPr>
              <w:fldChar w:fldCharType="separate"/>
            </w:r>
          </w:ins>
          <w:ins w:id="130" w:author="mikle" w:date="2025-10-09T20:05:00Z" w16du:dateUtc="2025-10-10T03:05:00Z">
            <w:r w:rsidR="00DF467A">
              <w:rPr>
                <w:rFonts w:ascii="Times New Roman" w:hAnsi="Times New Roman" w:cs="Times New Roman"/>
                <w:noProof/>
                <w:webHidden/>
                <w:color w:val="000000" w:themeColor="text1"/>
                <w:sz w:val="28"/>
                <w:szCs w:val="28"/>
              </w:rPr>
              <w:t>9</w:t>
            </w:r>
          </w:ins>
          <w:ins w:id="131" w:author="mikle" w:date="2025-10-09T19:58:00Z" w16du:dateUtc="2025-10-10T02:58:00Z">
            <w:r w:rsidRPr="005D13B9">
              <w:rPr>
                <w:rFonts w:ascii="Times New Roman" w:hAnsi="Times New Roman" w:cs="Times New Roman"/>
                <w:noProof/>
                <w:webHidden/>
                <w:color w:val="000000" w:themeColor="text1"/>
                <w:sz w:val="28"/>
                <w:szCs w:val="28"/>
                <w:rPrChange w:id="132"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133" w:author="mikle" w:date="2025-10-09T20:00:00Z" w16du:dateUtc="2025-10-10T03:00:00Z">
                  <w:rPr>
                    <w:rStyle w:val="a9"/>
                    <w:noProof/>
                  </w:rPr>
                </w:rPrChange>
              </w:rPr>
              <w:fldChar w:fldCharType="end"/>
            </w:r>
          </w:ins>
        </w:p>
        <w:p w14:paraId="27513BDA" w14:textId="6D55323C" w:rsidR="005D13B9" w:rsidRPr="005D13B9" w:rsidRDefault="005D13B9" w:rsidP="005D13B9">
          <w:pPr>
            <w:pStyle w:val="31"/>
            <w:tabs>
              <w:tab w:val="right" w:leader="dot" w:pos="9345"/>
            </w:tabs>
            <w:spacing w:line="360" w:lineRule="auto"/>
            <w:ind w:firstLine="709"/>
            <w:rPr>
              <w:ins w:id="134" w:author="mikle" w:date="2025-10-09T19:58:00Z" w16du:dateUtc="2025-10-10T02:58:00Z"/>
              <w:rFonts w:ascii="Times New Roman" w:eastAsiaTheme="minorEastAsia" w:hAnsi="Times New Roman" w:cs="Times New Roman"/>
              <w:noProof/>
              <w:color w:val="000000" w:themeColor="text1"/>
              <w:kern w:val="2"/>
              <w:sz w:val="28"/>
              <w:szCs w:val="28"/>
              <w14:ligatures w14:val="standardContextual"/>
              <w:rPrChange w:id="135" w:author="mikle" w:date="2025-10-09T20:00:00Z" w16du:dateUtc="2025-10-10T03:00:00Z">
                <w:rPr>
                  <w:ins w:id="136" w:author="mikle" w:date="2025-10-09T19:58:00Z" w16du:dateUtc="2025-10-10T02:58:00Z"/>
                  <w:rFonts w:eastAsiaTheme="minorEastAsia" w:cstheme="minorBidi"/>
                  <w:noProof/>
                  <w:kern w:val="2"/>
                  <w:sz w:val="24"/>
                  <w:szCs w:val="24"/>
                  <w14:ligatures w14:val="standardContextual"/>
                </w:rPr>
              </w:rPrChange>
            </w:rPr>
            <w:pPrChange w:id="137" w:author="mikle" w:date="2025-10-09T20:00:00Z" w16du:dateUtc="2025-10-10T03:00:00Z">
              <w:pPr>
                <w:pStyle w:val="31"/>
                <w:tabs>
                  <w:tab w:val="right" w:leader="dot" w:pos="9345"/>
                </w:tabs>
              </w:pPr>
            </w:pPrChange>
          </w:pPr>
          <w:ins w:id="138" w:author="mikle" w:date="2025-10-09T19:58:00Z" w16du:dateUtc="2025-10-10T02:58:00Z">
            <w:r w:rsidRPr="005D13B9">
              <w:rPr>
                <w:rStyle w:val="a9"/>
                <w:rFonts w:ascii="Times New Roman" w:hAnsi="Times New Roman" w:cs="Times New Roman"/>
                <w:noProof/>
                <w:color w:val="000000" w:themeColor="text1"/>
                <w:sz w:val="28"/>
                <w:szCs w:val="28"/>
                <w:rPrChange w:id="139"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140"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141" w:author="mikle" w:date="2025-10-09T20:00:00Z" w16du:dateUtc="2025-10-10T03:00:00Z">
                  <w:rPr>
                    <w:noProof/>
                  </w:rPr>
                </w:rPrChange>
              </w:rPr>
              <w:instrText>HYPERLINK \l "_Toc210932337"</w:instrText>
            </w:r>
            <w:r w:rsidRPr="005D13B9">
              <w:rPr>
                <w:rStyle w:val="a9"/>
                <w:rFonts w:ascii="Times New Roman" w:hAnsi="Times New Roman" w:cs="Times New Roman"/>
                <w:noProof/>
                <w:color w:val="000000" w:themeColor="text1"/>
                <w:sz w:val="28"/>
                <w:szCs w:val="28"/>
                <w:rPrChange w:id="142"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143"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144" w:author="mikle" w:date="2025-10-09T20:00:00Z" w16du:dateUtc="2025-10-10T03:00:00Z">
                  <w:rPr>
                    <w:rStyle w:val="a9"/>
                    <w:noProof/>
                  </w:rPr>
                </w:rPrChange>
              </w:rPr>
              <w:fldChar w:fldCharType="separate"/>
            </w:r>
            <w:r w:rsidRPr="005D13B9">
              <w:rPr>
                <w:rStyle w:val="a9"/>
                <w:rFonts w:ascii="Times New Roman" w:hAnsi="Times New Roman" w:cs="Times New Roman"/>
                <w:b/>
                <w:bCs/>
                <w:noProof/>
                <w:color w:val="000000" w:themeColor="text1"/>
                <w:sz w:val="28"/>
                <w:szCs w:val="28"/>
                <w:rPrChange w:id="145" w:author="mikle" w:date="2025-10-09T20:00:00Z" w16du:dateUtc="2025-10-10T03:00:00Z">
                  <w:rPr>
                    <w:rStyle w:val="a9"/>
                    <w:rFonts w:ascii="Times New Roman" w:hAnsi="Times New Roman" w:cs="Times New Roman"/>
                    <w:b/>
                    <w:bCs/>
                    <w:noProof/>
                  </w:rPr>
                </w:rPrChange>
              </w:rPr>
              <w:t>1.1.2 Движительно-рулевой комплекс подводного аппарата в контуре курса</w:t>
            </w:r>
            <w:r w:rsidRPr="005D13B9">
              <w:rPr>
                <w:rFonts w:ascii="Times New Roman" w:hAnsi="Times New Roman" w:cs="Times New Roman"/>
                <w:noProof/>
                <w:webHidden/>
                <w:color w:val="000000" w:themeColor="text1"/>
                <w:sz w:val="28"/>
                <w:szCs w:val="28"/>
                <w:rPrChange w:id="146"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147"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148" w:author="mikle" w:date="2025-10-09T20:00:00Z" w16du:dateUtc="2025-10-10T03:00:00Z">
                  <w:rPr>
                    <w:noProof/>
                    <w:webHidden/>
                  </w:rPr>
                </w:rPrChange>
              </w:rPr>
              <w:instrText xml:space="preserve"> PAGEREF _Toc210932337 \h </w:instrText>
            </w:r>
            <w:r w:rsidRPr="005D13B9">
              <w:rPr>
                <w:rFonts w:ascii="Times New Roman" w:hAnsi="Times New Roman" w:cs="Times New Roman"/>
                <w:noProof/>
                <w:webHidden/>
                <w:color w:val="000000" w:themeColor="text1"/>
                <w:sz w:val="28"/>
                <w:szCs w:val="28"/>
                <w:rPrChange w:id="149"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150" w:author="mikle" w:date="2025-10-09T20:00:00Z" w16du:dateUtc="2025-10-10T03:00:00Z">
                  <w:rPr>
                    <w:noProof/>
                    <w:webHidden/>
                  </w:rPr>
                </w:rPrChange>
              </w:rPr>
              <w:fldChar w:fldCharType="separate"/>
            </w:r>
          </w:ins>
          <w:ins w:id="151" w:author="mikle" w:date="2025-10-09T20:05:00Z" w16du:dateUtc="2025-10-10T03:05:00Z">
            <w:r w:rsidR="00DF467A">
              <w:rPr>
                <w:rFonts w:ascii="Times New Roman" w:hAnsi="Times New Roman" w:cs="Times New Roman"/>
                <w:noProof/>
                <w:webHidden/>
                <w:color w:val="000000" w:themeColor="text1"/>
                <w:sz w:val="28"/>
                <w:szCs w:val="28"/>
              </w:rPr>
              <w:t>13</w:t>
            </w:r>
          </w:ins>
          <w:ins w:id="152" w:author="mikle" w:date="2025-10-09T19:58:00Z" w16du:dateUtc="2025-10-10T02:58:00Z">
            <w:r w:rsidRPr="005D13B9">
              <w:rPr>
                <w:rFonts w:ascii="Times New Roman" w:hAnsi="Times New Roman" w:cs="Times New Roman"/>
                <w:noProof/>
                <w:webHidden/>
                <w:color w:val="000000" w:themeColor="text1"/>
                <w:sz w:val="28"/>
                <w:szCs w:val="28"/>
                <w:rPrChange w:id="153"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154" w:author="mikle" w:date="2025-10-09T20:00:00Z" w16du:dateUtc="2025-10-10T03:00:00Z">
                  <w:rPr>
                    <w:rStyle w:val="a9"/>
                    <w:noProof/>
                  </w:rPr>
                </w:rPrChange>
              </w:rPr>
              <w:fldChar w:fldCharType="end"/>
            </w:r>
          </w:ins>
        </w:p>
        <w:p w14:paraId="7271ED4A" w14:textId="3E398007" w:rsidR="005D13B9" w:rsidRPr="005D13B9" w:rsidRDefault="005D13B9" w:rsidP="005D13B9">
          <w:pPr>
            <w:pStyle w:val="31"/>
            <w:tabs>
              <w:tab w:val="right" w:leader="dot" w:pos="9345"/>
            </w:tabs>
            <w:spacing w:line="360" w:lineRule="auto"/>
            <w:ind w:firstLine="709"/>
            <w:rPr>
              <w:ins w:id="155" w:author="mikle" w:date="2025-10-09T19:58:00Z" w16du:dateUtc="2025-10-10T02:58:00Z"/>
              <w:rFonts w:ascii="Times New Roman" w:eastAsiaTheme="minorEastAsia" w:hAnsi="Times New Roman" w:cs="Times New Roman"/>
              <w:noProof/>
              <w:color w:val="000000" w:themeColor="text1"/>
              <w:kern w:val="2"/>
              <w:sz w:val="28"/>
              <w:szCs w:val="28"/>
              <w14:ligatures w14:val="standardContextual"/>
              <w:rPrChange w:id="156" w:author="mikle" w:date="2025-10-09T20:00:00Z" w16du:dateUtc="2025-10-10T03:00:00Z">
                <w:rPr>
                  <w:ins w:id="157" w:author="mikle" w:date="2025-10-09T19:58:00Z" w16du:dateUtc="2025-10-10T02:58:00Z"/>
                  <w:rFonts w:eastAsiaTheme="minorEastAsia" w:cstheme="minorBidi"/>
                  <w:noProof/>
                  <w:kern w:val="2"/>
                  <w:sz w:val="24"/>
                  <w:szCs w:val="24"/>
                  <w14:ligatures w14:val="standardContextual"/>
                </w:rPr>
              </w:rPrChange>
            </w:rPr>
            <w:pPrChange w:id="158" w:author="mikle" w:date="2025-10-09T20:00:00Z" w16du:dateUtc="2025-10-10T03:00:00Z">
              <w:pPr>
                <w:pStyle w:val="31"/>
                <w:tabs>
                  <w:tab w:val="right" w:leader="dot" w:pos="9345"/>
                </w:tabs>
              </w:pPr>
            </w:pPrChange>
          </w:pPr>
          <w:ins w:id="159" w:author="mikle" w:date="2025-10-09T19:58:00Z" w16du:dateUtc="2025-10-10T02:58:00Z">
            <w:r w:rsidRPr="005D13B9">
              <w:rPr>
                <w:rStyle w:val="a9"/>
                <w:rFonts w:ascii="Times New Roman" w:hAnsi="Times New Roman" w:cs="Times New Roman"/>
                <w:noProof/>
                <w:color w:val="000000" w:themeColor="text1"/>
                <w:sz w:val="28"/>
                <w:szCs w:val="28"/>
                <w:rPrChange w:id="160"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161"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162" w:author="mikle" w:date="2025-10-09T20:00:00Z" w16du:dateUtc="2025-10-10T03:00:00Z">
                  <w:rPr>
                    <w:noProof/>
                  </w:rPr>
                </w:rPrChange>
              </w:rPr>
              <w:instrText>HYPERLINK \l "_Toc210932338"</w:instrText>
            </w:r>
            <w:r w:rsidRPr="005D13B9">
              <w:rPr>
                <w:rStyle w:val="a9"/>
                <w:rFonts w:ascii="Times New Roman" w:hAnsi="Times New Roman" w:cs="Times New Roman"/>
                <w:noProof/>
                <w:color w:val="000000" w:themeColor="text1"/>
                <w:sz w:val="28"/>
                <w:szCs w:val="28"/>
                <w:rPrChange w:id="163"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164"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165" w:author="mikle" w:date="2025-10-09T20:00:00Z" w16du:dateUtc="2025-10-10T03:00:00Z">
                  <w:rPr>
                    <w:rStyle w:val="a9"/>
                    <w:noProof/>
                  </w:rPr>
                </w:rPrChange>
              </w:rPr>
              <w:fldChar w:fldCharType="separate"/>
            </w:r>
            <w:r w:rsidRPr="005D13B9">
              <w:rPr>
                <w:rStyle w:val="a9"/>
                <w:rFonts w:ascii="Times New Roman" w:hAnsi="Times New Roman" w:cs="Times New Roman"/>
                <w:b/>
                <w:bCs/>
                <w:noProof/>
                <w:color w:val="000000" w:themeColor="text1"/>
                <w:sz w:val="28"/>
                <w:szCs w:val="28"/>
                <w:rPrChange w:id="166" w:author="mikle" w:date="2025-10-09T20:00:00Z" w16du:dateUtc="2025-10-10T03:00:00Z">
                  <w:rPr>
                    <w:rStyle w:val="a9"/>
                    <w:rFonts w:ascii="Times New Roman" w:hAnsi="Times New Roman" w:cs="Times New Roman"/>
                    <w:b/>
                    <w:bCs/>
                    <w:noProof/>
                  </w:rPr>
                </w:rPrChange>
              </w:rPr>
              <w:t>1.1.3 Построение уравнения и реализация модуля управления контура курса</w:t>
            </w:r>
            <w:r w:rsidRPr="005D13B9">
              <w:rPr>
                <w:rFonts w:ascii="Times New Roman" w:hAnsi="Times New Roman" w:cs="Times New Roman"/>
                <w:noProof/>
                <w:webHidden/>
                <w:color w:val="000000" w:themeColor="text1"/>
                <w:sz w:val="28"/>
                <w:szCs w:val="28"/>
                <w:rPrChange w:id="167"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168"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169" w:author="mikle" w:date="2025-10-09T20:00:00Z" w16du:dateUtc="2025-10-10T03:00:00Z">
                  <w:rPr>
                    <w:noProof/>
                    <w:webHidden/>
                  </w:rPr>
                </w:rPrChange>
              </w:rPr>
              <w:instrText xml:space="preserve"> PAGEREF _Toc210932338 \h </w:instrText>
            </w:r>
            <w:r w:rsidRPr="005D13B9">
              <w:rPr>
                <w:rFonts w:ascii="Times New Roman" w:hAnsi="Times New Roman" w:cs="Times New Roman"/>
                <w:noProof/>
                <w:webHidden/>
                <w:color w:val="000000" w:themeColor="text1"/>
                <w:sz w:val="28"/>
                <w:szCs w:val="28"/>
                <w:rPrChange w:id="170"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171" w:author="mikle" w:date="2025-10-09T20:00:00Z" w16du:dateUtc="2025-10-10T03:00:00Z">
                  <w:rPr>
                    <w:noProof/>
                    <w:webHidden/>
                  </w:rPr>
                </w:rPrChange>
              </w:rPr>
              <w:fldChar w:fldCharType="separate"/>
            </w:r>
          </w:ins>
          <w:ins w:id="172" w:author="mikle" w:date="2025-10-09T20:05:00Z" w16du:dateUtc="2025-10-10T03:05:00Z">
            <w:r w:rsidR="00DF467A">
              <w:rPr>
                <w:rFonts w:ascii="Times New Roman" w:hAnsi="Times New Roman" w:cs="Times New Roman"/>
                <w:noProof/>
                <w:webHidden/>
                <w:color w:val="000000" w:themeColor="text1"/>
                <w:sz w:val="28"/>
                <w:szCs w:val="28"/>
              </w:rPr>
              <w:t>16</w:t>
            </w:r>
          </w:ins>
          <w:ins w:id="173" w:author="mikle" w:date="2025-10-09T19:58:00Z" w16du:dateUtc="2025-10-10T02:58:00Z">
            <w:r w:rsidRPr="005D13B9">
              <w:rPr>
                <w:rFonts w:ascii="Times New Roman" w:hAnsi="Times New Roman" w:cs="Times New Roman"/>
                <w:noProof/>
                <w:webHidden/>
                <w:color w:val="000000" w:themeColor="text1"/>
                <w:sz w:val="28"/>
                <w:szCs w:val="28"/>
                <w:rPrChange w:id="174"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175" w:author="mikle" w:date="2025-10-09T20:00:00Z" w16du:dateUtc="2025-10-10T03:00:00Z">
                  <w:rPr>
                    <w:rStyle w:val="a9"/>
                    <w:noProof/>
                  </w:rPr>
                </w:rPrChange>
              </w:rPr>
              <w:fldChar w:fldCharType="end"/>
            </w:r>
          </w:ins>
        </w:p>
        <w:p w14:paraId="17A91A95" w14:textId="4DC39158" w:rsidR="005D13B9" w:rsidRPr="005D13B9" w:rsidRDefault="005D13B9" w:rsidP="005D13B9">
          <w:pPr>
            <w:pStyle w:val="21"/>
            <w:tabs>
              <w:tab w:val="right" w:leader="dot" w:pos="9345"/>
            </w:tabs>
            <w:spacing w:line="360" w:lineRule="auto"/>
            <w:ind w:firstLine="709"/>
            <w:rPr>
              <w:ins w:id="176" w:author="mikle" w:date="2025-10-09T19:58:00Z" w16du:dateUtc="2025-10-10T02:58:00Z"/>
              <w:rFonts w:ascii="Times New Roman" w:eastAsiaTheme="minorEastAsia" w:hAnsi="Times New Roman" w:cs="Times New Roman"/>
              <w:b w:val="0"/>
              <w:bCs w:val="0"/>
              <w:noProof/>
              <w:color w:val="000000" w:themeColor="text1"/>
              <w:kern w:val="2"/>
              <w:sz w:val="28"/>
              <w:szCs w:val="28"/>
              <w14:ligatures w14:val="standardContextual"/>
              <w:rPrChange w:id="177" w:author="mikle" w:date="2025-10-09T20:00:00Z" w16du:dateUtc="2025-10-10T03:00:00Z">
                <w:rPr>
                  <w:ins w:id="178" w:author="mikle" w:date="2025-10-09T19:58:00Z" w16du:dateUtc="2025-10-10T02:58:00Z"/>
                  <w:rFonts w:eastAsiaTheme="minorEastAsia" w:cstheme="minorBidi"/>
                  <w:b w:val="0"/>
                  <w:bCs w:val="0"/>
                  <w:noProof/>
                  <w:kern w:val="2"/>
                  <w:sz w:val="24"/>
                  <w:szCs w:val="24"/>
                  <w14:ligatures w14:val="standardContextual"/>
                </w:rPr>
              </w:rPrChange>
            </w:rPr>
            <w:pPrChange w:id="179" w:author="mikle" w:date="2025-10-09T20:00:00Z" w16du:dateUtc="2025-10-10T03:00:00Z">
              <w:pPr>
                <w:pStyle w:val="21"/>
                <w:tabs>
                  <w:tab w:val="right" w:leader="dot" w:pos="9345"/>
                </w:tabs>
              </w:pPr>
            </w:pPrChange>
          </w:pPr>
          <w:ins w:id="180" w:author="mikle" w:date="2025-10-09T19:58:00Z" w16du:dateUtc="2025-10-10T02:58:00Z">
            <w:r w:rsidRPr="005D13B9">
              <w:rPr>
                <w:rStyle w:val="a9"/>
                <w:rFonts w:ascii="Times New Roman" w:hAnsi="Times New Roman" w:cs="Times New Roman"/>
                <w:noProof/>
                <w:color w:val="000000" w:themeColor="text1"/>
                <w:sz w:val="28"/>
                <w:szCs w:val="28"/>
                <w:rPrChange w:id="181"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182"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183" w:author="mikle" w:date="2025-10-09T20:00:00Z" w16du:dateUtc="2025-10-10T03:00:00Z">
                  <w:rPr>
                    <w:noProof/>
                  </w:rPr>
                </w:rPrChange>
              </w:rPr>
              <w:instrText>HYPERLINK \l "_Toc210932339"</w:instrText>
            </w:r>
            <w:r w:rsidRPr="005D13B9">
              <w:rPr>
                <w:rStyle w:val="a9"/>
                <w:rFonts w:ascii="Times New Roman" w:hAnsi="Times New Roman" w:cs="Times New Roman"/>
                <w:noProof/>
                <w:color w:val="000000" w:themeColor="text1"/>
                <w:sz w:val="28"/>
                <w:szCs w:val="28"/>
                <w:rPrChange w:id="184"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185"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186"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187" w:author="mikle" w:date="2025-10-09T20:00:00Z" w16du:dateUtc="2025-10-10T03:00:00Z">
                  <w:rPr>
                    <w:rStyle w:val="a9"/>
                    <w:rFonts w:ascii="Times New Roman" w:hAnsi="Times New Roman" w:cs="Times New Roman"/>
                    <w:noProof/>
                  </w:rPr>
                </w:rPrChange>
              </w:rPr>
              <w:t>1.2 Синтез контура управления маршевым движением</w:t>
            </w:r>
            <w:r w:rsidRPr="005D13B9">
              <w:rPr>
                <w:rFonts w:ascii="Times New Roman" w:hAnsi="Times New Roman" w:cs="Times New Roman"/>
                <w:noProof/>
                <w:webHidden/>
                <w:color w:val="000000" w:themeColor="text1"/>
                <w:sz w:val="28"/>
                <w:szCs w:val="28"/>
                <w:rPrChange w:id="188"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189"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190" w:author="mikle" w:date="2025-10-09T20:00:00Z" w16du:dateUtc="2025-10-10T03:00:00Z">
                  <w:rPr>
                    <w:noProof/>
                    <w:webHidden/>
                  </w:rPr>
                </w:rPrChange>
              </w:rPr>
              <w:instrText xml:space="preserve"> PAGEREF _Toc210932339 \h </w:instrText>
            </w:r>
            <w:r w:rsidRPr="005D13B9">
              <w:rPr>
                <w:rFonts w:ascii="Times New Roman" w:hAnsi="Times New Roman" w:cs="Times New Roman"/>
                <w:noProof/>
                <w:webHidden/>
                <w:color w:val="000000" w:themeColor="text1"/>
                <w:sz w:val="28"/>
                <w:szCs w:val="28"/>
                <w:rPrChange w:id="191"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192" w:author="mikle" w:date="2025-10-09T20:00:00Z" w16du:dateUtc="2025-10-10T03:00:00Z">
                  <w:rPr>
                    <w:noProof/>
                    <w:webHidden/>
                  </w:rPr>
                </w:rPrChange>
              </w:rPr>
              <w:fldChar w:fldCharType="separate"/>
            </w:r>
          </w:ins>
          <w:ins w:id="193" w:author="mikle" w:date="2025-10-09T20:05:00Z" w16du:dateUtc="2025-10-10T03:05:00Z">
            <w:r w:rsidR="00DF467A">
              <w:rPr>
                <w:rFonts w:ascii="Times New Roman" w:hAnsi="Times New Roman" w:cs="Times New Roman"/>
                <w:noProof/>
                <w:webHidden/>
                <w:color w:val="000000" w:themeColor="text1"/>
                <w:sz w:val="28"/>
                <w:szCs w:val="28"/>
              </w:rPr>
              <w:t>21</w:t>
            </w:r>
          </w:ins>
          <w:ins w:id="194" w:author="mikle" w:date="2025-10-09T19:58:00Z" w16du:dateUtc="2025-10-10T02:58:00Z">
            <w:r w:rsidRPr="005D13B9">
              <w:rPr>
                <w:rFonts w:ascii="Times New Roman" w:hAnsi="Times New Roman" w:cs="Times New Roman"/>
                <w:noProof/>
                <w:webHidden/>
                <w:color w:val="000000" w:themeColor="text1"/>
                <w:sz w:val="28"/>
                <w:szCs w:val="28"/>
                <w:rPrChange w:id="195"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196" w:author="mikle" w:date="2025-10-09T20:00:00Z" w16du:dateUtc="2025-10-10T03:00:00Z">
                  <w:rPr>
                    <w:rStyle w:val="a9"/>
                    <w:noProof/>
                  </w:rPr>
                </w:rPrChange>
              </w:rPr>
              <w:fldChar w:fldCharType="end"/>
            </w:r>
          </w:ins>
        </w:p>
        <w:p w14:paraId="4D6D92C8" w14:textId="6EE1C844" w:rsidR="005D13B9" w:rsidRPr="005D13B9" w:rsidRDefault="005D13B9" w:rsidP="005D13B9">
          <w:pPr>
            <w:pStyle w:val="31"/>
            <w:tabs>
              <w:tab w:val="right" w:leader="dot" w:pos="9345"/>
            </w:tabs>
            <w:spacing w:line="360" w:lineRule="auto"/>
            <w:ind w:firstLine="709"/>
            <w:rPr>
              <w:ins w:id="197" w:author="mikle" w:date="2025-10-09T19:58:00Z" w16du:dateUtc="2025-10-10T02:58:00Z"/>
              <w:rFonts w:ascii="Times New Roman" w:eastAsiaTheme="minorEastAsia" w:hAnsi="Times New Roman" w:cs="Times New Roman"/>
              <w:noProof/>
              <w:color w:val="000000" w:themeColor="text1"/>
              <w:kern w:val="2"/>
              <w:sz w:val="28"/>
              <w:szCs w:val="28"/>
              <w14:ligatures w14:val="standardContextual"/>
              <w:rPrChange w:id="198" w:author="mikle" w:date="2025-10-09T20:00:00Z" w16du:dateUtc="2025-10-10T03:00:00Z">
                <w:rPr>
                  <w:ins w:id="199" w:author="mikle" w:date="2025-10-09T19:58:00Z" w16du:dateUtc="2025-10-10T02:58:00Z"/>
                  <w:rFonts w:eastAsiaTheme="minorEastAsia" w:cstheme="minorBidi"/>
                  <w:noProof/>
                  <w:kern w:val="2"/>
                  <w:sz w:val="24"/>
                  <w:szCs w:val="24"/>
                  <w14:ligatures w14:val="standardContextual"/>
                </w:rPr>
              </w:rPrChange>
            </w:rPr>
            <w:pPrChange w:id="200" w:author="mikle" w:date="2025-10-09T20:00:00Z" w16du:dateUtc="2025-10-10T03:00:00Z">
              <w:pPr>
                <w:pStyle w:val="31"/>
                <w:tabs>
                  <w:tab w:val="right" w:leader="dot" w:pos="9345"/>
                </w:tabs>
              </w:pPr>
            </w:pPrChange>
          </w:pPr>
          <w:ins w:id="201" w:author="mikle" w:date="2025-10-09T19:58:00Z" w16du:dateUtc="2025-10-10T02:58:00Z">
            <w:r w:rsidRPr="005D13B9">
              <w:rPr>
                <w:rStyle w:val="a9"/>
                <w:rFonts w:ascii="Times New Roman" w:hAnsi="Times New Roman" w:cs="Times New Roman"/>
                <w:noProof/>
                <w:color w:val="000000" w:themeColor="text1"/>
                <w:sz w:val="28"/>
                <w:szCs w:val="28"/>
                <w:rPrChange w:id="202"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203"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204" w:author="mikle" w:date="2025-10-09T20:00:00Z" w16du:dateUtc="2025-10-10T03:00:00Z">
                  <w:rPr>
                    <w:noProof/>
                  </w:rPr>
                </w:rPrChange>
              </w:rPr>
              <w:instrText>HYPERLINK \l "_Toc210932340"</w:instrText>
            </w:r>
            <w:r w:rsidRPr="005D13B9">
              <w:rPr>
                <w:rStyle w:val="a9"/>
                <w:rFonts w:ascii="Times New Roman" w:hAnsi="Times New Roman" w:cs="Times New Roman"/>
                <w:noProof/>
                <w:color w:val="000000" w:themeColor="text1"/>
                <w:sz w:val="28"/>
                <w:szCs w:val="28"/>
                <w:rPrChange w:id="205"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206"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207" w:author="mikle" w:date="2025-10-09T20:00:00Z" w16du:dateUtc="2025-10-10T03:00:00Z">
                  <w:rPr>
                    <w:rStyle w:val="a9"/>
                    <w:noProof/>
                  </w:rPr>
                </w:rPrChange>
              </w:rPr>
              <w:fldChar w:fldCharType="separate"/>
            </w:r>
            <w:r w:rsidRPr="005D13B9">
              <w:rPr>
                <w:rStyle w:val="a9"/>
                <w:rFonts w:ascii="Times New Roman" w:hAnsi="Times New Roman" w:cs="Times New Roman"/>
                <w:b/>
                <w:bCs/>
                <w:noProof/>
                <w:color w:val="000000" w:themeColor="text1"/>
                <w:sz w:val="28"/>
                <w:szCs w:val="28"/>
                <w:rPrChange w:id="208" w:author="mikle" w:date="2025-10-09T20:00:00Z" w16du:dateUtc="2025-10-10T03:00:00Z">
                  <w:rPr>
                    <w:rStyle w:val="a9"/>
                    <w:rFonts w:ascii="Times New Roman" w:hAnsi="Times New Roman" w:cs="Times New Roman"/>
                    <w:b/>
                    <w:bCs/>
                    <w:noProof/>
                  </w:rPr>
                </w:rPrChange>
              </w:rPr>
              <w:t>1.2.1 Синтез динамической модели маршевого движения ПА</w:t>
            </w:r>
            <w:r w:rsidRPr="005D13B9">
              <w:rPr>
                <w:rFonts w:ascii="Times New Roman" w:hAnsi="Times New Roman" w:cs="Times New Roman"/>
                <w:noProof/>
                <w:webHidden/>
                <w:color w:val="000000" w:themeColor="text1"/>
                <w:sz w:val="28"/>
                <w:szCs w:val="28"/>
                <w:rPrChange w:id="209"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210"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211" w:author="mikle" w:date="2025-10-09T20:00:00Z" w16du:dateUtc="2025-10-10T03:00:00Z">
                  <w:rPr>
                    <w:noProof/>
                    <w:webHidden/>
                  </w:rPr>
                </w:rPrChange>
              </w:rPr>
              <w:instrText xml:space="preserve"> PAGEREF _Toc210932340 \h </w:instrText>
            </w:r>
            <w:r w:rsidRPr="005D13B9">
              <w:rPr>
                <w:rFonts w:ascii="Times New Roman" w:hAnsi="Times New Roman" w:cs="Times New Roman"/>
                <w:noProof/>
                <w:webHidden/>
                <w:color w:val="000000" w:themeColor="text1"/>
                <w:sz w:val="28"/>
                <w:szCs w:val="28"/>
                <w:rPrChange w:id="212"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213" w:author="mikle" w:date="2025-10-09T20:00:00Z" w16du:dateUtc="2025-10-10T03:00:00Z">
                  <w:rPr>
                    <w:noProof/>
                    <w:webHidden/>
                  </w:rPr>
                </w:rPrChange>
              </w:rPr>
              <w:fldChar w:fldCharType="separate"/>
            </w:r>
          </w:ins>
          <w:ins w:id="214" w:author="mikle" w:date="2025-10-09T20:05:00Z" w16du:dateUtc="2025-10-10T03:05:00Z">
            <w:r w:rsidR="00DF467A">
              <w:rPr>
                <w:rFonts w:ascii="Times New Roman" w:hAnsi="Times New Roman" w:cs="Times New Roman"/>
                <w:noProof/>
                <w:webHidden/>
                <w:color w:val="000000" w:themeColor="text1"/>
                <w:sz w:val="28"/>
                <w:szCs w:val="28"/>
              </w:rPr>
              <w:t>21</w:t>
            </w:r>
          </w:ins>
          <w:ins w:id="215" w:author="mikle" w:date="2025-10-09T19:58:00Z" w16du:dateUtc="2025-10-10T02:58:00Z">
            <w:r w:rsidRPr="005D13B9">
              <w:rPr>
                <w:rFonts w:ascii="Times New Roman" w:hAnsi="Times New Roman" w:cs="Times New Roman"/>
                <w:noProof/>
                <w:webHidden/>
                <w:color w:val="000000" w:themeColor="text1"/>
                <w:sz w:val="28"/>
                <w:szCs w:val="28"/>
                <w:rPrChange w:id="216"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217" w:author="mikle" w:date="2025-10-09T20:00:00Z" w16du:dateUtc="2025-10-10T03:00:00Z">
                  <w:rPr>
                    <w:rStyle w:val="a9"/>
                    <w:noProof/>
                  </w:rPr>
                </w:rPrChange>
              </w:rPr>
              <w:fldChar w:fldCharType="end"/>
            </w:r>
          </w:ins>
        </w:p>
        <w:p w14:paraId="7FA4D586" w14:textId="5C3F874D" w:rsidR="005D13B9" w:rsidRPr="005D13B9" w:rsidRDefault="005D13B9" w:rsidP="005D13B9">
          <w:pPr>
            <w:pStyle w:val="31"/>
            <w:tabs>
              <w:tab w:val="right" w:leader="dot" w:pos="9345"/>
            </w:tabs>
            <w:spacing w:line="360" w:lineRule="auto"/>
            <w:ind w:firstLine="709"/>
            <w:rPr>
              <w:ins w:id="218" w:author="mikle" w:date="2025-10-09T19:58:00Z" w16du:dateUtc="2025-10-10T02:58:00Z"/>
              <w:rFonts w:ascii="Times New Roman" w:eastAsiaTheme="minorEastAsia" w:hAnsi="Times New Roman" w:cs="Times New Roman"/>
              <w:noProof/>
              <w:color w:val="000000" w:themeColor="text1"/>
              <w:kern w:val="2"/>
              <w:sz w:val="28"/>
              <w:szCs w:val="28"/>
              <w14:ligatures w14:val="standardContextual"/>
              <w:rPrChange w:id="219" w:author="mikle" w:date="2025-10-09T20:00:00Z" w16du:dateUtc="2025-10-10T03:00:00Z">
                <w:rPr>
                  <w:ins w:id="220" w:author="mikle" w:date="2025-10-09T19:58:00Z" w16du:dateUtc="2025-10-10T02:58:00Z"/>
                  <w:rFonts w:eastAsiaTheme="minorEastAsia" w:cstheme="minorBidi"/>
                  <w:noProof/>
                  <w:kern w:val="2"/>
                  <w:sz w:val="24"/>
                  <w:szCs w:val="24"/>
                  <w14:ligatures w14:val="standardContextual"/>
                </w:rPr>
              </w:rPrChange>
            </w:rPr>
            <w:pPrChange w:id="221" w:author="mikle" w:date="2025-10-09T20:00:00Z" w16du:dateUtc="2025-10-10T03:00:00Z">
              <w:pPr>
                <w:pStyle w:val="31"/>
                <w:tabs>
                  <w:tab w:val="right" w:leader="dot" w:pos="9345"/>
                </w:tabs>
              </w:pPr>
            </w:pPrChange>
          </w:pPr>
          <w:ins w:id="222" w:author="mikle" w:date="2025-10-09T19:58:00Z" w16du:dateUtc="2025-10-10T02:58:00Z">
            <w:r w:rsidRPr="005D13B9">
              <w:rPr>
                <w:rStyle w:val="a9"/>
                <w:rFonts w:ascii="Times New Roman" w:hAnsi="Times New Roman" w:cs="Times New Roman"/>
                <w:noProof/>
                <w:color w:val="000000" w:themeColor="text1"/>
                <w:sz w:val="28"/>
                <w:szCs w:val="28"/>
                <w:rPrChange w:id="223"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224"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225" w:author="mikle" w:date="2025-10-09T20:00:00Z" w16du:dateUtc="2025-10-10T03:00:00Z">
                  <w:rPr>
                    <w:noProof/>
                  </w:rPr>
                </w:rPrChange>
              </w:rPr>
              <w:instrText>HYPERLINK \l "_Toc210932341"</w:instrText>
            </w:r>
            <w:r w:rsidRPr="005D13B9">
              <w:rPr>
                <w:rStyle w:val="a9"/>
                <w:rFonts w:ascii="Times New Roman" w:hAnsi="Times New Roman" w:cs="Times New Roman"/>
                <w:noProof/>
                <w:color w:val="000000" w:themeColor="text1"/>
                <w:sz w:val="28"/>
                <w:szCs w:val="28"/>
                <w:rPrChange w:id="226"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227"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228" w:author="mikle" w:date="2025-10-09T20:00:00Z" w16du:dateUtc="2025-10-10T03:00:00Z">
                  <w:rPr>
                    <w:rStyle w:val="a9"/>
                    <w:noProof/>
                  </w:rPr>
                </w:rPrChange>
              </w:rPr>
              <w:fldChar w:fldCharType="separate"/>
            </w:r>
            <w:r w:rsidRPr="005D13B9">
              <w:rPr>
                <w:rStyle w:val="a9"/>
                <w:rFonts w:ascii="Times New Roman" w:hAnsi="Times New Roman" w:cs="Times New Roman"/>
                <w:b/>
                <w:bCs/>
                <w:noProof/>
                <w:color w:val="000000" w:themeColor="text1"/>
                <w:sz w:val="28"/>
                <w:szCs w:val="28"/>
                <w:rPrChange w:id="229" w:author="mikle" w:date="2025-10-09T20:00:00Z" w16du:dateUtc="2025-10-10T03:00:00Z">
                  <w:rPr>
                    <w:rStyle w:val="a9"/>
                    <w:rFonts w:ascii="Times New Roman" w:hAnsi="Times New Roman" w:cs="Times New Roman"/>
                    <w:b/>
                    <w:bCs/>
                    <w:noProof/>
                  </w:rPr>
                </w:rPrChange>
              </w:rPr>
              <w:t>1.2.2 Движительно-рулевой комплекс подводного аппарата в контуре марша</w:t>
            </w:r>
            <w:r w:rsidRPr="005D13B9">
              <w:rPr>
                <w:rFonts w:ascii="Times New Roman" w:hAnsi="Times New Roman" w:cs="Times New Roman"/>
                <w:noProof/>
                <w:webHidden/>
                <w:color w:val="000000" w:themeColor="text1"/>
                <w:sz w:val="28"/>
                <w:szCs w:val="28"/>
                <w:rPrChange w:id="230"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231"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232" w:author="mikle" w:date="2025-10-09T20:00:00Z" w16du:dateUtc="2025-10-10T03:00:00Z">
                  <w:rPr>
                    <w:noProof/>
                    <w:webHidden/>
                  </w:rPr>
                </w:rPrChange>
              </w:rPr>
              <w:instrText xml:space="preserve"> PAGEREF _Toc210932341 \h </w:instrText>
            </w:r>
            <w:r w:rsidRPr="005D13B9">
              <w:rPr>
                <w:rFonts w:ascii="Times New Roman" w:hAnsi="Times New Roman" w:cs="Times New Roman"/>
                <w:noProof/>
                <w:webHidden/>
                <w:color w:val="000000" w:themeColor="text1"/>
                <w:sz w:val="28"/>
                <w:szCs w:val="28"/>
                <w:rPrChange w:id="233"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234" w:author="mikle" w:date="2025-10-09T20:00:00Z" w16du:dateUtc="2025-10-10T03:00:00Z">
                  <w:rPr>
                    <w:noProof/>
                    <w:webHidden/>
                  </w:rPr>
                </w:rPrChange>
              </w:rPr>
              <w:fldChar w:fldCharType="separate"/>
            </w:r>
          </w:ins>
          <w:ins w:id="235" w:author="mikle" w:date="2025-10-09T20:05:00Z" w16du:dateUtc="2025-10-10T03:05:00Z">
            <w:r w:rsidR="00DF467A">
              <w:rPr>
                <w:rFonts w:ascii="Times New Roman" w:hAnsi="Times New Roman" w:cs="Times New Roman"/>
                <w:noProof/>
                <w:webHidden/>
                <w:color w:val="000000" w:themeColor="text1"/>
                <w:sz w:val="28"/>
                <w:szCs w:val="28"/>
              </w:rPr>
              <w:t>24</w:t>
            </w:r>
          </w:ins>
          <w:ins w:id="236" w:author="mikle" w:date="2025-10-09T19:58:00Z" w16du:dateUtc="2025-10-10T02:58:00Z">
            <w:r w:rsidRPr="005D13B9">
              <w:rPr>
                <w:rFonts w:ascii="Times New Roman" w:hAnsi="Times New Roman" w:cs="Times New Roman"/>
                <w:noProof/>
                <w:webHidden/>
                <w:color w:val="000000" w:themeColor="text1"/>
                <w:sz w:val="28"/>
                <w:szCs w:val="28"/>
                <w:rPrChange w:id="237"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238" w:author="mikle" w:date="2025-10-09T20:00:00Z" w16du:dateUtc="2025-10-10T03:00:00Z">
                  <w:rPr>
                    <w:rStyle w:val="a9"/>
                    <w:noProof/>
                  </w:rPr>
                </w:rPrChange>
              </w:rPr>
              <w:fldChar w:fldCharType="end"/>
            </w:r>
          </w:ins>
        </w:p>
        <w:p w14:paraId="71A071D5" w14:textId="22A16C91" w:rsidR="005D13B9" w:rsidRPr="005D13B9" w:rsidRDefault="005D13B9" w:rsidP="005D13B9">
          <w:pPr>
            <w:pStyle w:val="31"/>
            <w:tabs>
              <w:tab w:val="right" w:leader="dot" w:pos="9345"/>
            </w:tabs>
            <w:spacing w:line="360" w:lineRule="auto"/>
            <w:ind w:firstLine="709"/>
            <w:rPr>
              <w:ins w:id="239" w:author="mikle" w:date="2025-10-09T19:58:00Z" w16du:dateUtc="2025-10-10T02:58:00Z"/>
              <w:rFonts w:ascii="Times New Roman" w:eastAsiaTheme="minorEastAsia" w:hAnsi="Times New Roman" w:cs="Times New Roman"/>
              <w:noProof/>
              <w:color w:val="000000" w:themeColor="text1"/>
              <w:kern w:val="2"/>
              <w:sz w:val="28"/>
              <w:szCs w:val="28"/>
              <w14:ligatures w14:val="standardContextual"/>
              <w:rPrChange w:id="240" w:author="mikle" w:date="2025-10-09T20:00:00Z" w16du:dateUtc="2025-10-10T03:00:00Z">
                <w:rPr>
                  <w:ins w:id="241" w:author="mikle" w:date="2025-10-09T19:58:00Z" w16du:dateUtc="2025-10-10T02:58:00Z"/>
                  <w:rFonts w:eastAsiaTheme="minorEastAsia" w:cstheme="minorBidi"/>
                  <w:noProof/>
                  <w:kern w:val="2"/>
                  <w:sz w:val="24"/>
                  <w:szCs w:val="24"/>
                  <w14:ligatures w14:val="standardContextual"/>
                </w:rPr>
              </w:rPrChange>
            </w:rPr>
            <w:pPrChange w:id="242" w:author="mikle" w:date="2025-10-09T20:00:00Z" w16du:dateUtc="2025-10-10T03:00:00Z">
              <w:pPr>
                <w:pStyle w:val="31"/>
                <w:tabs>
                  <w:tab w:val="right" w:leader="dot" w:pos="9345"/>
                </w:tabs>
              </w:pPr>
            </w:pPrChange>
          </w:pPr>
          <w:ins w:id="243" w:author="mikle" w:date="2025-10-09T19:58:00Z" w16du:dateUtc="2025-10-10T02:58:00Z">
            <w:r w:rsidRPr="005D13B9">
              <w:rPr>
                <w:rStyle w:val="a9"/>
                <w:rFonts w:ascii="Times New Roman" w:hAnsi="Times New Roman" w:cs="Times New Roman"/>
                <w:noProof/>
                <w:color w:val="000000" w:themeColor="text1"/>
                <w:sz w:val="28"/>
                <w:szCs w:val="28"/>
                <w:rPrChange w:id="244"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245"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246" w:author="mikle" w:date="2025-10-09T20:00:00Z" w16du:dateUtc="2025-10-10T03:00:00Z">
                  <w:rPr>
                    <w:noProof/>
                  </w:rPr>
                </w:rPrChange>
              </w:rPr>
              <w:instrText>HYPERLINK \l "_Toc210932342"</w:instrText>
            </w:r>
            <w:r w:rsidRPr="005D13B9">
              <w:rPr>
                <w:rStyle w:val="a9"/>
                <w:rFonts w:ascii="Times New Roman" w:hAnsi="Times New Roman" w:cs="Times New Roman"/>
                <w:noProof/>
                <w:color w:val="000000" w:themeColor="text1"/>
                <w:sz w:val="28"/>
                <w:szCs w:val="28"/>
                <w:rPrChange w:id="247"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248"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249" w:author="mikle" w:date="2025-10-09T20:00:00Z" w16du:dateUtc="2025-10-10T03:00:00Z">
                  <w:rPr>
                    <w:rStyle w:val="a9"/>
                    <w:noProof/>
                  </w:rPr>
                </w:rPrChange>
              </w:rPr>
              <w:fldChar w:fldCharType="separate"/>
            </w:r>
            <w:r w:rsidRPr="005D13B9">
              <w:rPr>
                <w:rStyle w:val="a9"/>
                <w:rFonts w:ascii="Times New Roman" w:hAnsi="Times New Roman" w:cs="Times New Roman"/>
                <w:b/>
                <w:bCs/>
                <w:noProof/>
                <w:color w:val="000000" w:themeColor="text1"/>
                <w:sz w:val="28"/>
                <w:szCs w:val="28"/>
                <w:rPrChange w:id="250" w:author="mikle" w:date="2025-10-09T20:00:00Z" w16du:dateUtc="2025-10-10T03:00:00Z">
                  <w:rPr>
                    <w:rStyle w:val="a9"/>
                    <w:rFonts w:ascii="Times New Roman" w:hAnsi="Times New Roman" w:cs="Times New Roman"/>
                    <w:b/>
                    <w:bCs/>
                    <w:noProof/>
                  </w:rPr>
                </w:rPrChange>
              </w:rPr>
              <w:t>1.2.3 Построение уравнения и реализация модуля управления контура марша</w:t>
            </w:r>
            <w:r w:rsidRPr="005D13B9">
              <w:rPr>
                <w:rFonts w:ascii="Times New Roman" w:hAnsi="Times New Roman" w:cs="Times New Roman"/>
                <w:noProof/>
                <w:webHidden/>
                <w:color w:val="000000" w:themeColor="text1"/>
                <w:sz w:val="28"/>
                <w:szCs w:val="28"/>
                <w:rPrChange w:id="251"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252"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253" w:author="mikle" w:date="2025-10-09T20:00:00Z" w16du:dateUtc="2025-10-10T03:00:00Z">
                  <w:rPr>
                    <w:noProof/>
                    <w:webHidden/>
                  </w:rPr>
                </w:rPrChange>
              </w:rPr>
              <w:instrText xml:space="preserve"> PAGEREF _Toc210932342 \h </w:instrText>
            </w:r>
            <w:r w:rsidRPr="005D13B9">
              <w:rPr>
                <w:rFonts w:ascii="Times New Roman" w:hAnsi="Times New Roman" w:cs="Times New Roman"/>
                <w:noProof/>
                <w:webHidden/>
                <w:color w:val="000000" w:themeColor="text1"/>
                <w:sz w:val="28"/>
                <w:szCs w:val="28"/>
                <w:rPrChange w:id="254"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255" w:author="mikle" w:date="2025-10-09T20:00:00Z" w16du:dateUtc="2025-10-10T03:00:00Z">
                  <w:rPr>
                    <w:noProof/>
                    <w:webHidden/>
                  </w:rPr>
                </w:rPrChange>
              </w:rPr>
              <w:fldChar w:fldCharType="separate"/>
            </w:r>
          </w:ins>
          <w:ins w:id="256" w:author="mikle" w:date="2025-10-09T20:05:00Z" w16du:dateUtc="2025-10-10T03:05:00Z">
            <w:r w:rsidR="00DF467A">
              <w:rPr>
                <w:rFonts w:ascii="Times New Roman" w:hAnsi="Times New Roman" w:cs="Times New Roman"/>
                <w:noProof/>
                <w:webHidden/>
                <w:color w:val="000000" w:themeColor="text1"/>
                <w:sz w:val="28"/>
                <w:szCs w:val="28"/>
              </w:rPr>
              <w:t>26</w:t>
            </w:r>
          </w:ins>
          <w:ins w:id="257" w:author="mikle" w:date="2025-10-09T19:58:00Z" w16du:dateUtc="2025-10-10T02:58:00Z">
            <w:r w:rsidRPr="005D13B9">
              <w:rPr>
                <w:rFonts w:ascii="Times New Roman" w:hAnsi="Times New Roman" w:cs="Times New Roman"/>
                <w:noProof/>
                <w:webHidden/>
                <w:color w:val="000000" w:themeColor="text1"/>
                <w:sz w:val="28"/>
                <w:szCs w:val="28"/>
                <w:rPrChange w:id="258"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259" w:author="mikle" w:date="2025-10-09T20:00:00Z" w16du:dateUtc="2025-10-10T03:00:00Z">
                  <w:rPr>
                    <w:rStyle w:val="a9"/>
                    <w:noProof/>
                  </w:rPr>
                </w:rPrChange>
              </w:rPr>
              <w:fldChar w:fldCharType="end"/>
            </w:r>
          </w:ins>
        </w:p>
        <w:p w14:paraId="333BF7D5" w14:textId="0961924B" w:rsidR="005D13B9" w:rsidRPr="005D13B9" w:rsidRDefault="005D13B9" w:rsidP="005D13B9">
          <w:pPr>
            <w:pStyle w:val="11"/>
            <w:tabs>
              <w:tab w:val="left" w:pos="480"/>
              <w:tab w:val="right" w:leader="dot" w:pos="9345"/>
            </w:tabs>
            <w:spacing w:line="360" w:lineRule="auto"/>
            <w:ind w:firstLine="709"/>
            <w:rPr>
              <w:ins w:id="260" w:author="mikle" w:date="2025-10-09T19:58:00Z" w16du:dateUtc="2025-10-10T02:58:00Z"/>
              <w:rFonts w:ascii="Times New Roman" w:eastAsiaTheme="minorEastAsia" w:hAnsi="Times New Roman" w:cs="Times New Roman"/>
              <w:b w:val="0"/>
              <w:bCs w:val="0"/>
              <w:i w:val="0"/>
              <w:iCs w:val="0"/>
              <w:noProof/>
              <w:color w:val="000000" w:themeColor="text1"/>
              <w:kern w:val="2"/>
              <w:sz w:val="28"/>
              <w:szCs w:val="28"/>
              <w14:ligatures w14:val="standardContextual"/>
              <w:rPrChange w:id="261" w:author="mikle" w:date="2025-10-09T20:00:00Z" w16du:dateUtc="2025-10-10T03:00:00Z">
                <w:rPr>
                  <w:ins w:id="262" w:author="mikle" w:date="2025-10-09T19:58:00Z" w16du:dateUtc="2025-10-10T02:58:00Z"/>
                  <w:rFonts w:eastAsiaTheme="minorEastAsia" w:cstheme="minorBidi"/>
                  <w:b w:val="0"/>
                  <w:bCs w:val="0"/>
                  <w:i w:val="0"/>
                  <w:iCs w:val="0"/>
                  <w:noProof/>
                  <w:kern w:val="2"/>
                  <w14:ligatures w14:val="standardContextual"/>
                </w:rPr>
              </w:rPrChange>
            </w:rPr>
            <w:pPrChange w:id="263" w:author="mikle" w:date="2025-10-09T20:00:00Z" w16du:dateUtc="2025-10-10T03:00:00Z">
              <w:pPr>
                <w:pStyle w:val="11"/>
                <w:tabs>
                  <w:tab w:val="left" w:pos="480"/>
                  <w:tab w:val="right" w:leader="dot" w:pos="9345"/>
                </w:tabs>
              </w:pPr>
            </w:pPrChange>
          </w:pPr>
          <w:ins w:id="264" w:author="mikle" w:date="2025-10-09T19:58:00Z" w16du:dateUtc="2025-10-10T02:58:00Z">
            <w:r w:rsidRPr="005D13B9">
              <w:rPr>
                <w:rStyle w:val="a9"/>
                <w:rFonts w:ascii="Times New Roman" w:hAnsi="Times New Roman" w:cs="Times New Roman"/>
                <w:noProof/>
                <w:color w:val="000000" w:themeColor="text1"/>
                <w:sz w:val="28"/>
                <w:szCs w:val="28"/>
                <w:rPrChange w:id="265"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266"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267" w:author="mikle" w:date="2025-10-09T20:00:00Z" w16du:dateUtc="2025-10-10T03:00:00Z">
                  <w:rPr>
                    <w:noProof/>
                  </w:rPr>
                </w:rPrChange>
              </w:rPr>
              <w:instrText>HYPERLINK \l "_Toc210932343"</w:instrText>
            </w:r>
            <w:r w:rsidRPr="005D13B9">
              <w:rPr>
                <w:rStyle w:val="a9"/>
                <w:rFonts w:ascii="Times New Roman" w:hAnsi="Times New Roman" w:cs="Times New Roman"/>
                <w:noProof/>
                <w:color w:val="000000" w:themeColor="text1"/>
                <w:sz w:val="28"/>
                <w:szCs w:val="28"/>
                <w:rPrChange w:id="268"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269"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270"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271" w:author="mikle" w:date="2025-10-09T20:00:00Z" w16du:dateUtc="2025-10-10T03:00:00Z">
                  <w:rPr>
                    <w:rStyle w:val="a9"/>
                    <w:noProof/>
                  </w:rPr>
                </w:rPrChange>
              </w:rPr>
              <w:t>2.</w:t>
            </w:r>
            <w:r w:rsidRPr="005D13B9">
              <w:rPr>
                <w:rFonts w:ascii="Times New Roman" w:eastAsiaTheme="minorEastAsia" w:hAnsi="Times New Roman" w:cs="Times New Roman"/>
                <w:b w:val="0"/>
                <w:bCs w:val="0"/>
                <w:i w:val="0"/>
                <w:iCs w:val="0"/>
                <w:noProof/>
                <w:color w:val="000000" w:themeColor="text1"/>
                <w:kern w:val="2"/>
                <w:sz w:val="28"/>
                <w:szCs w:val="28"/>
                <w14:ligatures w14:val="standardContextual"/>
                <w:rPrChange w:id="272" w:author="mikle" w:date="2025-10-09T20:00:00Z" w16du:dateUtc="2025-10-10T03:00:00Z">
                  <w:rPr>
                    <w:rFonts w:eastAsiaTheme="minorEastAsia" w:cstheme="minorBidi"/>
                    <w:b w:val="0"/>
                    <w:bCs w:val="0"/>
                    <w:i w:val="0"/>
                    <w:iCs w:val="0"/>
                    <w:noProof/>
                    <w:kern w:val="2"/>
                    <w14:ligatures w14:val="standardContextual"/>
                  </w:rPr>
                </w:rPrChange>
              </w:rPr>
              <w:tab/>
            </w:r>
            <w:r w:rsidRPr="005D13B9">
              <w:rPr>
                <w:rStyle w:val="a9"/>
                <w:rFonts w:ascii="Times New Roman" w:hAnsi="Times New Roman" w:cs="Times New Roman"/>
                <w:noProof/>
                <w:color w:val="000000" w:themeColor="text1"/>
                <w:sz w:val="28"/>
                <w:szCs w:val="28"/>
                <w:rPrChange w:id="273" w:author="mikle" w:date="2025-10-09T20:00:00Z" w16du:dateUtc="2025-10-10T03:00:00Z">
                  <w:rPr>
                    <w:rStyle w:val="a9"/>
                    <w:noProof/>
                  </w:rPr>
                </w:rPrChange>
              </w:rPr>
              <w:t>Р</w:t>
            </w:r>
            <w:r w:rsidRPr="005D13B9">
              <w:rPr>
                <w:rStyle w:val="a9"/>
                <w:rFonts w:ascii="Times New Roman" w:hAnsi="Times New Roman" w:cs="Times New Roman"/>
                <w:noProof/>
                <w:color w:val="000000" w:themeColor="text1"/>
                <w:sz w:val="28"/>
                <w:szCs w:val="28"/>
                <w:rPrChange w:id="274" w:author="mikle" w:date="2025-10-09T20:00:00Z" w16du:dateUtc="2025-10-10T03:00:00Z">
                  <w:rPr>
                    <w:rStyle w:val="a9"/>
                    <w:noProof/>
                  </w:rPr>
                </w:rPrChange>
              </w:rPr>
              <w:t>азработка метода движения ПА по траектории</w:t>
            </w:r>
            <w:r w:rsidRPr="005D13B9">
              <w:rPr>
                <w:rFonts w:ascii="Times New Roman" w:hAnsi="Times New Roman" w:cs="Times New Roman"/>
                <w:noProof/>
                <w:webHidden/>
                <w:color w:val="000000" w:themeColor="text1"/>
                <w:sz w:val="28"/>
                <w:szCs w:val="28"/>
                <w:rPrChange w:id="275"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276"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277" w:author="mikle" w:date="2025-10-09T20:00:00Z" w16du:dateUtc="2025-10-10T03:00:00Z">
                  <w:rPr>
                    <w:noProof/>
                    <w:webHidden/>
                  </w:rPr>
                </w:rPrChange>
              </w:rPr>
              <w:instrText xml:space="preserve"> PAGEREF _Toc210932343 \h </w:instrText>
            </w:r>
            <w:r w:rsidRPr="005D13B9">
              <w:rPr>
                <w:rFonts w:ascii="Times New Roman" w:hAnsi="Times New Roman" w:cs="Times New Roman"/>
                <w:noProof/>
                <w:webHidden/>
                <w:color w:val="000000" w:themeColor="text1"/>
                <w:sz w:val="28"/>
                <w:szCs w:val="28"/>
                <w:rPrChange w:id="278"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279" w:author="mikle" w:date="2025-10-09T20:00:00Z" w16du:dateUtc="2025-10-10T03:00:00Z">
                  <w:rPr>
                    <w:noProof/>
                    <w:webHidden/>
                  </w:rPr>
                </w:rPrChange>
              </w:rPr>
              <w:fldChar w:fldCharType="separate"/>
            </w:r>
          </w:ins>
          <w:ins w:id="280" w:author="mikle" w:date="2025-10-09T20:05:00Z" w16du:dateUtc="2025-10-10T03:05:00Z">
            <w:r w:rsidR="00DF467A">
              <w:rPr>
                <w:rFonts w:ascii="Times New Roman" w:hAnsi="Times New Roman" w:cs="Times New Roman"/>
                <w:noProof/>
                <w:webHidden/>
                <w:color w:val="000000" w:themeColor="text1"/>
                <w:sz w:val="28"/>
                <w:szCs w:val="28"/>
              </w:rPr>
              <w:t>29</w:t>
            </w:r>
          </w:ins>
          <w:ins w:id="281" w:author="mikle" w:date="2025-10-09T19:58:00Z" w16du:dateUtc="2025-10-10T02:58:00Z">
            <w:r w:rsidRPr="005D13B9">
              <w:rPr>
                <w:rFonts w:ascii="Times New Roman" w:hAnsi="Times New Roman" w:cs="Times New Roman"/>
                <w:noProof/>
                <w:webHidden/>
                <w:color w:val="000000" w:themeColor="text1"/>
                <w:sz w:val="28"/>
                <w:szCs w:val="28"/>
                <w:rPrChange w:id="282"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283" w:author="mikle" w:date="2025-10-09T20:00:00Z" w16du:dateUtc="2025-10-10T03:00:00Z">
                  <w:rPr>
                    <w:rStyle w:val="a9"/>
                    <w:noProof/>
                  </w:rPr>
                </w:rPrChange>
              </w:rPr>
              <w:fldChar w:fldCharType="end"/>
            </w:r>
          </w:ins>
        </w:p>
        <w:p w14:paraId="1E9F7F2C" w14:textId="55F17098" w:rsidR="005D13B9" w:rsidRPr="005D13B9" w:rsidRDefault="005D13B9" w:rsidP="005D13B9">
          <w:pPr>
            <w:pStyle w:val="21"/>
            <w:tabs>
              <w:tab w:val="left" w:pos="960"/>
              <w:tab w:val="right" w:leader="dot" w:pos="9345"/>
            </w:tabs>
            <w:spacing w:line="360" w:lineRule="auto"/>
            <w:ind w:firstLine="709"/>
            <w:rPr>
              <w:ins w:id="284" w:author="mikle" w:date="2025-10-09T19:58:00Z" w16du:dateUtc="2025-10-10T02:58:00Z"/>
              <w:rFonts w:ascii="Times New Roman" w:eastAsiaTheme="minorEastAsia" w:hAnsi="Times New Roman" w:cs="Times New Roman"/>
              <w:b w:val="0"/>
              <w:bCs w:val="0"/>
              <w:noProof/>
              <w:color w:val="000000" w:themeColor="text1"/>
              <w:kern w:val="2"/>
              <w:sz w:val="28"/>
              <w:szCs w:val="28"/>
              <w14:ligatures w14:val="standardContextual"/>
              <w:rPrChange w:id="285" w:author="mikle" w:date="2025-10-09T20:00:00Z" w16du:dateUtc="2025-10-10T03:00:00Z">
                <w:rPr>
                  <w:ins w:id="286" w:author="mikle" w:date="2025-10-09T19:58:00Z" w16du:dateUtc="2025-10-10T02:58:00Z"/>
                  <w:rFonts w:eastAsiaTheme="minorEastAsia" w:cstheme="minorBidi"/>
                  <w:b w:val="0"/>
                  <w:bCs w:val="0"/>
                  <w:noProof/>
                  <w:kern w:val="2"/>
                  <w:sz w:val="24"/>
                  <w:szCs w:val="24"/>
                  <w14:ligatures w14:val="standardContextual"/>
                </w:rPr>
              </w:rPrChange>
            </w:rPr>
            <w:pPrChange w:id="287" w:author="mikle" w:date="2025-10-09T20:00:00Z" w16du:dateUtc="2025-10-10T03:00:00Z">
              <w:pPr>
                <w:pStyle w:val="21"/>
                <w:tabs>
                  <w:tab w:val="left" w:pos="960"/>
                  <w:tab w:val="right" w:leader="dot" w:pos="9345"/>
                </w:tabs>
              </w:pPr>
            </w:pPrChange>
          </w:pPr>
          <w:ins w:id="288" w:author="mikle" w:date="2025-10-09T19:58:00Z" w16du:dateUtc="2025-10-10T02:58:00Z">
            <w:r w:rsidRPr="005D13B9">
              <w:rPr>
                <w:rStyle w:val="a9"/>
                <w:rFonts w:ascii="Times New Roman" w:hAnsi="Times New Roman" w:cs="Times New Roman"/>
                <w:noProof/>
                <w:color w:val="000000" w:themeColor="text1"/>
                <w:sz w:val="28"/>
                <w:szCs w:val="28"/>
                <w:rPrChange w:id="289"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290"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291" w:author="mikle" w:date="2025-10-09T20:00:00Z" w16du:dateUtc="2025-10-10T03:00:00Z">
                  <w:rPr>
                    <w:noProof/>
                  </w:rPr>
                </w:rPrChange>
              </w:rPr>
              <w:instrText>HYPERLINK \l "_Toc210932344"</w:instrText>
            </w:r>
            <w:r w:rsidRPr="005D13B9">
              <w:rPr>
                <w:rStyle w:val="a9"/>
                <w:rFonts w:ascii="Times New Roman" w:hAnsi="Times New Roman" w:cs="Times New Roman"/>
                <w:noProof/>
                <w:color w:val="000000" w:themeColor="text1"/>
                <w:sz w:val="28"/>
                <w:szCs w:val="28"/>
                <w:rPrChange w:id="292"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293"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294"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295" w:author="mikle" w:date="2025-10-09T20:00:00Z" w16du:dateUtc="2025-10-10T03:00:00Z">
                  <w:rPr>
                    <w:rStyle w:val="a9"/>
                    <w:noProof/>
                  </w:rPr>
                </w:rPrChange>
              </w:rPr>
              <w:t>2.1</w:t>
            </w:r>
            <w:r w:rsidRPr="005D13B9">
              <w:rPr>
                <w:rFonts w:ascii="Times New Roman" w:eastAsiaTheme="minorEastAsia" w:hAnsi="Times New Roman" w:cs="Times New Roman"/>
                <w:b w:val="0"/>
                <w:bCs w:val="0"/>
                <w:noProof/>
                <w:color w:val="000000" w:themeColor="text1"/>
                <w:kern w:val="2"/>
                <w:sz w:val="28"/>
                <w:szCs w:val="28"/>
                <w14:ligatures w14:val="standardContextual"/>
                <w:rPrChange w:id="296" w:author="mikle" w:date="2025-10-09T20:00:00Z" w16du:dateUtc="2025-10-10T03:00:00Z">
                  <w:rPr>
                    <w:rFonts w:eastAsiaTheme="minorEastAsia" w:cstheme="minorBidi"/>
                    <w:b w:val="0"/>
                    <w:bCs w:val="0"/>
                    <w:noProof/>
                    <w:kern w:val="2"/>
                    <w:sz w:val="24"/>
                    <w:szCs w:val="24"/>
                    <w14:ligatures w14:val="standardContextual"/>
                  </w:rPr>
                </w:rPrChange>
              </w:rPr>
              <w:tab/>
            </w:r>
            <w:r w:rsidRPr="005D13B9">
              <w:rPr>
                <w:rStyle w:val="a9"/>
                <w:rFonts w:ascii="Times New Roman" w:hAnsi="Times New Roman" w:cs="Times New Roman"/>
                <w:noProof/>
                <w:color w:val="000000" w:themeColor="text1"/>
                <w:sz w:val="28"/>
                <w:szCs w:val="28"/>
                <w:rPrChange w:id="297" w:author="mikle" w:date="2025-10-09T20:00:00Z" w16du:dateUtc="2025-10-10T03:00:00Z">
                  <w:rPr>
                    <w:rStyle w:val="a9"/>
                    <w:noProof/>
                  </w:rPr>
                </w:rPrChange>
              </w:rPr>
              <w:t>Выбор метода вывода аппарата в точку траектории</w:t>
            </w:r>
            <w:r w:rsidRPr="005D13B9">
              <w:rPr>
                <w:rFonts w:ascii="Times New Roman" w:hAnsi="Times New Roman" w:cs="Times New Roman"/>
                <w:noProof/>
                <w:webHidden/>
                <w:color w:val="000000" w:themeColor="text1"/>
                <w:sz w:val="28"/>
                <w:szCs w:val="28"/>
                <w:rPrChange w:id="298"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299"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300" w:author="mikle" w:date="2025-10-09T20:00:00Z" w16du:dateUtc="2025-10-10T03:00:00Z">
                  <w:rPr>
                    <w:noProof/>
                    <w:webHidden/>
                  </w:rPr>
                </w:rPrChange>
              </w:rPr>
              <w:instrText xml:space="preserve"> PAGEREF _Toc210932344 \h </w:instrText>
            </w:r>
            <w:r w:rsidRPr="005D13B9">
              <w:rPr>
                <w:rFonts w:ascii="Times New Roman" w:hAnsi="Times New Roman" w:cs="Times New Roman"/>
                <w:noProof/>
                <w:webHidden/>
                <w:color w:val="000000" w:themeColor="text1"/>
                <w:sz w:val="28"/>
                <w:szCs w:val="28"/>
                <w:rPrChange w:id="301"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302" w:author="mikle" w:date="2025-10-09T20:00:00Z" w16du:dateUtc="2025-10-10T03:00:00Z">
                  <w:rPr>
                    <w:noProof/>
                    <w:webHidden/>
                  </w:rPr>
                </w:rPrChange>
              </w:rPr>
              <w:fldChar w:fldCharType="separate"/>
            </w:r>
          </w:ins>
          <w:ins w:id="303" w:author="mikle" w:date="2025-10-09T20:05:00Z" w16du:dateUtc="2025-10-10T03:05:00Z">
            <w:r w:rsidR="00DF467A">
              <w:rPr>
                <w:rFonts w:ascii="Times New Roman" w:hAnsi="Times New Roman" w:cs="Times New Roman"/>
                <w:noProof/>
                <w:webHidden/>
                <w:color w:val="000000" w:themeColor="text1"/>
                <w:sz w:val="28"/>
                <w:szCs w:val="28"/>
              </w:rPr>
              <w:t>29</w:t>
            </w:r>
          </w:ins>
          <w:ins w:id="304" w:author="mikle" w:date="2025-10-09T19:58:00Z" w16du:dateUtc="2025-10-10T02:58:00Z">
            <w:r w:rsidRPr="005D13B9">
              <w:rPr>
                <w:rFonts w:ascii="Times New Roman" w:hAnsi="Times New Roman" w:cs="Times New Roman"/>
                <w:noProof/>
                <w:webHidden/>
                <w:color w:val="000000" w:themeColor="text1"/>
                <w:sz w:val="28"/>
                <w:szCs w:val="28"/>
                <w:rPrChange w:id="305"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306" w:author="mikle" w:date="2025-10-09T20:00:00Z" w16du:dateUtc="2025-10-10T03:00:00Z">
                  <w:rPr>
                    <w:rStyle w:val="a9"/>
                    <w:noProof/>
                  </w:rPr>
                </w:rPrChange>
              </w:rPr>
              <w:fldChar w:fldCharType="end"/>
            </w:r>
          </w:ins>
        </w:p>
        <w:p w14:paraId="67DE77D3" w14:textId="09EB4C5A" w:rsidR="005D13B9" w:rsidRPr="005D13B9" w:rsidRDefault="005D13B9" w:rsidP="005D13B9">
          <w:pPr>
            <w:pStyle w:val="21"/>
            <w:tabs>
              <w:tab w:val="left" w:pos="960"/>
              <w:tab w:val="right" w:leader="dot" w:pos="9345"/>
            </w:tabs>
            <w:spacing w:line="360" w:lineRule="auto"/>
            <w:ind w:firstLine="709"/>
            <w:rPr>
              <w:ins w:id="307" w:author="mikle" w:date="2025-10-09T19:58:00Z" w16du:dateUtc="2025-10-10T02:58:00Z"/>
              <w:rFonts w:ascii="Times New Roman" w:eastAsiaTheme="minorEastAsia" w:hAnsi="Times New Roman" w:cs="Times New Roman"/>
              <w:b w:val="0"/>
              <w:bCs w:val="0"/>
              <w:noProof/>
              <w:color w:val="000000" w:themeColor="text1"/>
              <w:kern w:val="2"/>
              <w:sz w:val="28"/>
              <w:szCs w:val="28"/>
              <w14:ligatures w14:val="standardContextual"/>
              <w:rPrChange w:id="308" w:author="mikle" w:date="2025-10-09T20:00:00Z" w16du:dateUtc="2025-10-10T03:00:00Z">
                <w:rPr>
                  <w:ins w:id="309" w:author="mikle" w:date="2025-10-09T19:58:00Z" w16du:dateUtc="2025-10-10T02:58:00Z"/>
                  <w:rFonts w:eastAsiaTheme="minorEastAsia" w:cstheme="minorBidi"/>
                  <w:b w:val="0"/>
                  <w:bCs w:val="0"/>
                  <w:noProof/>
                  <w:kern w:val="2"/>
                  <w:sz w:val="24"/>
                  <w:szCs w:val="24"/>
                  <w14:ligatures w14:val="standardContextual"/>
                </w:rPr>
              </w:rPrChange>
            </w:rPr>
            <w:pPrChange w:id="310" w:author="mikle" w:date="2025-10-09T20:00:00Z" w16du:dateUtc="2025-10-10T03:00:00Z">
              <w:pPr>
                <w:pStyle w:val="21"/>
                <w:tabs>
                  <w:tab w:val="left" w:pos="960"/>
                  <w:tab w:val="right" w:leader="dot" w:pos="9345"/>
                </w:tabs>
              </w:pPr>
            </w:pPrChange>
          </w:pPr>
          <w:ins w:id="311" w:author="mikle" w:date="2025-10-09T19:58:00Z" w16du:dateUtc="2025-10-10T02:58:00Z">
            <w:r w:rsidRPr="005D13B9">
              <w:rPr>
                <w:rStyle w:val="a9"/>
                <w:rFonts w:ascii="Times New Roman" w:hAnsi="Times New Roman" w:cs="Times New Roman"/>
                <w:noProof/>
                <w:color w:val="000000" w:themeColor="text1"/>
                <w:sz w:val="28"/>
                <w:szCs w:val="28"/>
                <w:rPrChange w:id="312"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313"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314" w:author="mikle" w:date="2025-10-09T20:00:00Z" w16du:dateUtc="2025-10-10T03:00:00Z">
                  <w:rPr>
                    <w:noProof/>
                  </w:rPr>
                </w:rPrChange>
              </w:rPr>
              <w:instrText>HYPERLINK \l "_Toc210932345"</w:instrText>
            </w:r>
            <w:r w:rsidRPr="005D13B9">
              <w:rPr>
                <w:rStyle w:val="a9"/>
                <w:rFonts w:ascii="Times New Roman" w:hAnsi="Times New Roman" w:cs="Times New Roman"/>
                <w:noProof/>
                <w:color w:val="000000" w:themeColor="text1"/>
                <w:sz w:val="28"/>
                <w:szCs w:val="28"/>
                <w:rPrChange w:id="315"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316"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317"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318" w:author="mikle" w:date="2025-10-09T20:00:00Z" w16du:dateUtc="2025-10-10T03:00:00Z">
                  <w:rPr>
                    <w:rStyle w:val="a9"/>
                    <w:noProof/>
                  </w:rPr>
                </w:rPrChange>
              </w:rPr>
              <w:t>2.2</w:t>
            </w:r>
            <w:r w:rsidRPr="005D13B9">
              <w:rPr>
                <w:rFonts w:ascii="Times New Roman" w:eastAsiaTheme="minorEastAsia" w:hAnsi="Times New Roman" w:cs="Times New Roman"/>
                <w:b w:val="0"/>
                <w:bCs w:val="0"/>
                <w:noProof/>
                <w:color w:val="000000" w:themeColor="text1"/>
                <w:kern w:val="2"/>
                <w:sz w:val="28"/>
                <w:szCs w:val="28"/>
                <w14:ligatures w14:val="standardContextual"/>
                <w:rPrChange w:id="319" w:author="mikle" w:date="2025-10-09T20:00:00Z" w16du:dateUtc="2025-10-10T03:00:00Z">
                  <w:rPr>
                    <w:rFonts w:eastAsiaTheme="minorEastAsia" w:cstheme="minorBidi"/>
                    <w:b w:val="0"/>
                    <w:bCs w:val="0"/>
                    <w:noProof/>
                    <w:kern w:val="2"/>
                    <w:sz w:val="24"/>
                    <w:szCs w:val="24"/>
                    <w14:ligatures w14:val="standardContextual"/>
                  </w:rPr>
                </w:rPrChange>
              </w:rPr>
              <w:tab/>
            </w:r>
            <w:r w:rsidRPr="005D13B9">
              <w:rPr>
                <w:rStyle w:val="a9"/>
                <w:rFonts w:ascii="Times New Roman" w:hAnsi="Times New Roman" w:cs="Times New Roman"/>
                <w:noProof/>
                <w:color w:val="000000" w:themeColor="text1"/>
                <w:sz w:val="28"/>
                <w:szCs w:val="28"/>
                <w:rPrChange w:id="320" w:author="mikle" w:date="2025-10-09T20:00:00Z" w16du:dateUtc="2025-10-10T03:00:00Z">
                  <w:rPr>
                    <w:rStyle w:val="a9"/>
                    <w:noProof/>
                  </w:rPr>
                </w:rPrChange>
              </w:rPr>
              <w:t>О</w:t>
            </w:r>
            <w:r w:rsidRPr="005D13B9">
              <w:rPr>
                <w:rStyle w:val="a9"/>
                <w:rFonts w:ascii="Times New Roman" w:hAnsi="Times New Roman" w:cs="Times New Roman"/>
                <w:noProof/>
                <w:color w:val="000000" w:themeColor="text1"/>
                <w:sz w:val="28"/>
                <w:szCs w:val="28"/>
                <w:rPrChange w:id="321" w:author="mikle" w:date="2025-10-09T20:00:00Z" w16du:dateUtc="2025-10-10T03:00:00Z">
                  <w:rPr>
                    <w:rStyle w:val="a9"/>
                    <w:noProof/>
                  </w:rPr>
                </w:rPrChange>
              </w:rPr>
              <w:t>писание выбранного метода вывода ПА в точку</w:t>
            </w:r>
            <w:r w:rsidRPr="005D13B9">
              <w:rPr>
                <w:rFonts w:ascii="Times New Roman" w:hAnsi="Times New Roman" w:cs="Times New Roman"/>
                <w:noProof/>
                <w:webHidden/>
                <w:color w:val="000000" w:themeColor="text1"/>
                <w:sz w:val="28"/>
                <w:szCs w:val="28"/>
                <w:rPrChange w:id="322"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323"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324" w:author="mikle" w:date="2025-10-09T20:00:00Z" w16du:dateUtc="2025-10-10T03:00:00Z">
                  <w:rPr>
                    <w:noProof/>
                    <w:webHidden/>
                  </w:rPr>
                </w:rPrChange>
              </w:rPr>
              <w:instrText xml:space="preserve"> PAGEREF _Toc210932345 \h </w:instrText>
            </w:r>
            <w:r w:rsidRPr="005D13B9">
              <w:rPr>
                <w:rFonts w:ascii="Times New Roman" w:hAnsi="Times New Roman" w:cs="Times New Roman"/>
                <w:noProof/>
                <w:webHidden/>
                <w:color w:val="000000" w:themeColor="text1"/>
                <w:sz w:val="28"/>
                <w:szCs w:val="28"/>
                <w:rPrChange w:id="325"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326" w:author="mikle" w:date="2025-10-09T20:00:00Z" w16du:dateUtc="2025-10-10T03:00:00Z">
                  <w:rPr>
                    <w:noProof/>
                    <w:webHidden/>
                  </w:rPr>
                </w:rPrChange>
              </w:rPr>
              <w:fldChar w:fldCharType="separate"/>
            </w:r>
          </w:ins>
          <w:ins w:id="327" w:author="mikle" w:date="2025-10-09T20:05:00Z" w16du:dateUtc="2025-10-10T03:05:00Z">
            <w:r w:rsidR="00DF467A">
              <w:rPr>
                <w:rFonts w:ascii="Times New Roman" w:hAnsi="Times New Roman" w:cs="Times New Roman"/>
                <w:noProof/>
                <w:webHidden/>
                <w:color w:val="000000" w:themeColor="text1"/>
                <w:sz w:val="28"/>
                <w:szCs w:val="28"/>
              </w:rPr>
              <w:t>30</w:t>
            </w:r>
          </w:ins>
          <w:ins w:id="328" w:author="mikle" w:date="2025-10-09T19:58:00Z" w16du:dateUtc="2025-10-10T02:58:00Z">
            <w:r w:rsidRPr="005D13B9">
              <w:rPr>
                <w:rFonts w:ascii="Times New Roman" w:hAnsi="Times New Roman" w:cs="Times New Roman"/>
                <w:noProof/>
                <w:webHidden/>
                <w:color w:val="000000" w:themeColor="text1"/>
                <w:sz w:val="28"/>
                <w:szCs w:val="28"/>
                <w:rPrChange w:id="329"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330" w:author="mikle" w:date="2025-10-09T20:00:00Z" w16du:dateUtc="2025-10-10T03:00:00Z">
                  <w:rPr>
                    <w:rStyle w:val="a9"/>
                    <w:noProof/>
                  </w:rPr>
                </w:rPrChange>
              </w:rPr>
              <w:fldChar w:fldCharType="end"/>
            </w:r>
          </w:ins>
        </w:p>
        <w:p w14:paraId="5CA7C65F" w14:textId="0A721298" w:rsidR="005D13B9" w:rsidRPr="005D13B9" w:rsidRDefault="005D13B9" w:rsidP="005D13B9">
          <w:pPr>
            <w:pStyle w:val="21"/>
            <w:tabs>
              <w:tab w:val="right" w:leader="dot" w:pos="9345"/>
            </w:tabs>
            <w:spacing w:line="360" w:lineRule="auto"/>
            <w:ind w:firstLine="709"/>
            <w:rPr>
              <w:ins w:id="331" w:author="mikle" w:date="2025-10-09T19:58:00Z" w16du:dateUtc="2025-10-10T02:58:00Z"/>
              <w:rFonts w:ascii="Times New Roman" w:eastAsiaTheme="minorEastAsia" w:hAnsi="Times New Roman" w:cs="Times New Roman"/>
              <w:b w:val="0"/>
              <w:bCs w:val="0"/>
              <w:noProof/>
              <w:color w:val="000000" w:themeColor="text1"/>
              <w:kern w:val="2"/>
              <w:sz w:val="28"/>
              <w:szCs w:val="28"/>
              <w14:ligatures w14:val="standardContextual"/>
              <w:rPrChange w:id="332" w:author="mikle" w:date="2025-10-09T20:00:00Z" w16du:dateUtc="2025-10-10T03:00:00Z">
                <w:rPr>
                  <w:ins w:id="333" w:author="mikle" w:date="2025-10-09T19:58:00Z" w16du:dateUtc="2025-10-10T02:58:00Z"/>
                  <w:rFonts w:eastAsiaTheme="minorEastAsia" w:cstheme="minorBidi"/>
                  <w:b w:val="0"/>
                  <w:bCs w:val="0"/>
                  <w:noProof/>
                  <w:kern w:val="2"/>
                  <w:sz w:val="24"/>
                  <w:szCs w:val="24"/>
                  <w14:ligatures w14:val="standardContextual"/>
                </w:rPr>
              </w:rPrChange>
            </w:rPr>
            <w:pPrChange w:id="334" w:author="mikle" w:date="2025-10-09T20:00:00Z" w16du:dateUtc="2025-10-10T03:00:00Z">
              <w:pPr>
                <w:pStyle w:val="21"/>
                <w:tabs>
                  <w:tab w:val="right" w:leader="dot" w:pos="9345"/>
                </w:tabs>
              </w:pPr>
            </w:pPrChange>
          </w:pPr>
          <w:ins w:id="335" w:author="mikle" w:date="2025-10-09T19:58:00Z" w16du:dateUtc="2025-10-10T02:58:00Z">
            <w:r w:rsidRPr="005D13B9">
              <w:rPr>
                <w:rStyle w:val="a9"/>
                <w:rFonts w:ascii="Times New Roman" w:hAnsi="Times New Roman" w:cs="Times New Roman"/>
                <w:noProof/>
                <w:color w:val="000000" w:themeColor="text1"/>
                <w:sz w:val="28"/>
                <w:szCs w:val="28"/>
                <w:rPrChange w:id="336"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337"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338" w:author="mikle" w:date="2025-10-09T20:00:00Z" w16du:dateUtc="2025-10-10T03:00:00Z">
                  <w:rPr>
                    <w:noProof/>
                  </w:rPr>
                </w:rPrChange>
              </w:rPr>
              <w:instrText>HYPERLINK \l "_Toc210932346"</w:instrText>
            </w:r>
            <w:r w:rsidRPr="005D13B9">
              <w:rPr>
                <w:rStyle w:val="a9"/>
                <w:rFonts w:ascii="Times New Roman" w:hAnsi="Times New Roman" w:cs="Times New Roman"/>
                <w:noProof/>
                <w:color w:val="000000" w:themeColor="text1"/>
                <w:sz w:val="28"/>
                <w:szCs w:val="28"/>
                <w:rPrChange w:id="339"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340"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341" w:author="mikle" w:date="2025-10-09T20:00:00Z" w16du:dateUtc="2025-10-10T03:00:00Z">
                  <w:rPr>
                    <w:rStyle w:val="a9"/>
                    <w:noProof/>
                  </w:rPr>
                </w:rPrChange>
              </w:rPr>
              <w:fldChar w:fldCharType="separate"/>
            </w:r>
            <w:r w:rsidRPr="005D13B9">
              <w:rPr>
                <w:rStyle w:val="a9"/>
                <w:rFonts w:ascii="Times New Roman" w:hAnsi="Times New Roman" w:cs="Times New Roman"/>
                <w:iCs/>
                <w:noProof/>
                <w:color w:val="000000" w:themeColor="text1"/>
                <w:sz w:val="28"/>
                <w:szCs w:val="28"/>
                <w:rPrChange w:id="342" w:author="mikle" w:date="2025-10-09T20:00:00Z" w16du:dateUtc="2025-10-10T03:00:00Z">
                  <w:rPr>
                    <w:rStyle w:val="a9"/>
                    <w:rFonts w:ascii="Times New Roman" w:hAnsi="Times New Roman" w:cs="Times New Roman"/>
                    <w:iCs/>
                    <w:noProof/>
                  </w:rPr>
                </w:rPrChange>
              </w:rPr>
              <w:t>С учетом формулы (2.1) мы получаем программную реализации модуля вывода ПА в точку. Модель данного модуля представлена на рисунке 2.1.</w:t>
            </w:r>
            <w:r w:rsidRPr="005D13B9">
              <w:rPr>
                <w:rFonts w:ascii="Times New Roman" w:hAnsi="Times New Roman" w:cs="Times New Roman"/>
                <w:noProof/>
                <w:webHidden/>
                <w:color w:val="000000" w:themeColor="text1"/>
                <w:sz w:val="28"/>
                <w:szCs w:val="28"/>
                <w:rPrChange w:id="343"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344"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345" w:author="mikle" w:date="2025-10-09T20:00:00Z" w16du:dateUtc="2025-10-10T03:00:00Z">
                  <w:rPr>
                    <w:noProof/>
                    <w:webHidden/>
                  </w:rPr>
                </w:rPrChange>
              </w:rPr>
              <w:instrText xml:space="preserve"> PAGEREF _Toc210932346 \h </w:instrText>
            </w:r>
            <w:r w:rsidRPr="005D13B9">
              <w:rPr>
                <w:rFonts w:ascii="Times New Roman" w:hAnsi="Times New Roman" w:cs="Times New Roman"/>
                <w:noProof/>
                <w:webHidden/>
                <w:color w:val="000000" w:themeColor="text1"/>
                <w:sz w:val="28"/>
                <w:szCs w:val="28"/>
                <w:rPrChange w:id="346"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347" w:author="mikle" w:date="2025-10-09T20:00:00Z" w16du:dateUtc="2025-10-10T03:00:00Z">
                  <w:rPr>
                    <w:noProof/>
                    <w:webHidden/>
                  </w:rPr>
                </w:rPrChange>
              </w:rPr>
              <w:fldChar w:fldCharType="separate"/>
            </w:r>
          </w:ins>
          <w:ins w:id="348" w:author="mikle" w:date="2025-10-09T20:05:00Z" w16du:dateUtc="2025-10-10T03:05:00Z">
            <w:r w:rsidR="00DF467A">
              <w:rPr>
                <w:rFonts w:ascii="Times New Roman" w:hAnsi="Times New Roman" w:cs="Times New Roman"/>
                <w:noProof/>
                <w:webHidden/>
                <w:color w:val="000000" w:themeColor="text1"/>
                <w:sz w:val="28"/>
                <w:szCs w:val="28"/>
              </w:rPr>
              <w:t>32</w:t>
            </w:r>
          </w:ins>
          <w:ins w:id="349" w:author="mikle" w:date="2025-10-09T19:58:00Z" w16du:dateUtc="2025-10-10T02:58:00Z">
            <w:r w:rsidRPr="005D13B9">
              <w:rPr>
                <w:rFonts w:ascii="Times New Roman" w:hAnsi="Times New Roman" w:cs="Times New Roman"/>
                <w:noProof/>
                <w:webHidden/>
                <w:color w:val="000000" w:themeColor="text1"/>
                <w:sz w:val="28"/>
                <w:szCs w:val="28"/>
                <w:rPrChange w:id="350"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351" w:author="mikle" w:date="2025-10-09T20:00:00Z" w16du:dateUtc="2025-10-10T03:00:00Z">
                  <w:rPr>
                    <w:rStyle w:val="a9"/>
                    <w:noProof/>
                  </w:rPr>
                </w:rPrChange>
              </w:rPr>
              <w:fldChar w:fldCharType="end"/>
            </w:r>
          </w:ins>
        </w:p>
        <w:p w14:paraId="2B7219DB" w14:textId="12744430" w:rsidR="005D13B9" w:rsidRPr="005D13B9" w:rsidRDefault="005D13B9" w:rsidP="005D13B9">
          <w:pPr>
            <w:pStyle w:val="21"/>
            <w:tabs>
              <w:tab w:val="right" w:leader="dot" w:pos="9345"/>
            </w:tabs>
            <w:spacing w:line="360" w:lineRule="auto"/>
            <w:ind w:firstLine="709"/>
            <w:rPr>
              <w:ins w:id="352" w:author="mikle" w:date="2025-10-09T19:58:00Z" w16du:dateUtc="2025-10-10T02:58:00Z"/>
              <w:rFonts w:ascii="Times New Roman" w:eastAsiaTheme="minorEastAsia" w:hAnsi="Times New Roman" w:cs="Times New Roman"/>
              <w:b w:val="0"/>
              <w:bCs w:val="0"/>
              <w:noProof/>
              <w:color w:val="000000" w:themeColor="text1"/>
              <w:kern w:val="2"/>
              <w:sz w:val="28"/>
              <w:szCs w:val="28"/>
              <w14:ligatures w14:val="standardContextual"/>
              <w:rPrChange w:id="353" w:author="mikle" w:date="2025-10-09T20:00:00Z" w16du:dateUtc="2025-10-10T03:00:00Z">
                <w:rPr>
                  <w:ins w:id="354" w:author="mikle" w:date="2025-10-09T19:58:00Z" w16du:dateUtc="2025-10-10T02:58:00Z"/>
                  <w:rFonts w:eastAsiaTheme="minorEastAsia" w:cstheme="minorBidi"/>
                  <w:b w:val="0"/>
                  <w:bCs w:val="0"/>
                  <w:noProof/>
                  <w:kern w:val="2"/>
                  <w:sz w:val="24"/>
                  <w:szCs w:val="24"/>
                  <w14:ligatures w14:val="standardContextual"/>
                </w:rPr>
              </w:rPrChange>
            </w:rPr>
            <w:pPrChange w:id="355" w:author="mikle" w:date="2025-10-09T20:00:00Z" w16du:dateUtc="2025-10-10T03:00:00Z">
              <w:pPr>
                <w:pStyle w:val="21"/>
                <w:tabs>
                  <w:tab w:val="right" w:leader="dot" w:pos="9345"/>
                </w:tabs>
              </w:pPr>
            </w:pPrChange>
          </w:pPr>
          <w:ins w:id="356" w:author="mikle" w:date="2025-10-09T19:58:00Z" w16du:dateUtc="2025-10-10T02:58:00Z">
            <w:r w:rsidRPr="005D13B9">
              <w:rPr>
                <w:rStyle w:val="a9"/>
                <w:rFonts w:ascii="Times New Roman" w:hAnsi="Times New Roman" w:cs="Times New Roman"/>
                <w:noProof/>
                <w:color w:val="000000" w:themeColor="text1"/>
                <w:sz w:val="28"/>
                <w:szCs w:val="28"/>
                <w:rPrChange w:id="357" w:author="mikle" w:date="2025-10-09T20:00:00Z" w16du:dateUtc="2025-10-10T03:00:00Z">
                  <w:rPr>
                    <w:rStyle w:val="a9"/>
                    <w:noProof/>
                  </w:rPr>
                </w:rPrChange>
              </w:rPr>
              <w:lastRenderedPageBreak/>
              <w:fldChar w:fldCharType="begin"/>
            </w:r>
            <w:r w:rsidRPr="005D13B9">
              <w:rPr>
                <w:rStyle w:val="a9"/>
                <w:rFonts w:ascii="Times New Roman" w:hAnsi="Times New Roman" w:cs="Times New Roman"/>
                <w:noProof/>
                <w:color w:val="000000" w:themeColor="text1"/>
                <w:sz w:val="28"/>
                <w:szCs w:val="28"/>
                <w:rPrChange w:id="358"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359" w:author="mikle" w:date="2025-10-09T20:00:00Z" w16du:dateUtc="2025-10-10T03:00:00Z">
                  <w:rPr>
                    <w:noProof/>
                  </w:rPr>
                </w:rPrChange>
              </w:rPr>
              <w:instrText>HYPERLINK \l "_Toc210932347"</w:instrText>
            </w:r>
            <w:r w:rsidRPr="005D13B9">
              <w:rPr>
                <w:rStyle w:val="a9"/>
                <w:rFonts w:ascii="Times New Roman" w:hAnsi="Times New Roman" w:cs="Times New Roman"/>
                <w:noProof/>
                <w:color w:val="000000" w:themeColor="text1"/>
                <w:sz w:val="28"/>
                <w:szCs w:val="28"/>
                <w:rPrChange w:id="360"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361"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362" w:author="mikle" w:date="2025-10-09T20:00:00Z" w16du:dateUtc="2025-10-10T03:00:00Z">
                  <w:rPr>
                    <w:rStyle w:val="a9"/>
                    <w:noProof/>
                  </w:rPr>
                </w:rPrChange>
              </w:rPr>
              <w:fldChar w:fldCharType="separate"/>
            </w:r>
            <w:r w:rsidRPr="005D13B9">
              <w:rPr>
                <w:rStyle w:val="a9"/>
                <w:rFonts w:ascii="Times New Roman" w:hAnsi="Times New Roman" w:cs="Times New Roman"/>
                <w:iCs/>
                <w:noProof/>
                <w:color w:val="000000" w:themeColor="text1"/>
                <w:sz w:val="28"/>
                <w:szCs w:val="28"/>
                <w:rPrChange w:id="363" w:author="mikle" w:date="2025-10-09T20:00:00Z" w16du:dateUtc="2025-10-10T03:00:00Z">
                  <w:rPr>
                    <w:rStyle w:val="a9"/>
                    <w:rFonts w:ascii="Times New Roman" w:hAnsi="Times New Roman" w:cs="Times New Roman"/>
                    <w:iCs/>
                    <w:noProof/>
                  </w:rPr>
                </w:rPrChange>
              </w:rPr>
              <w:t>2.3 Объединение контуров марша и курса с методом вывода ПА в точку для реализации движения по траектории</w:t>
            </w:r>
            <w:r w:rsidRPr="005D13B9">
              <w:rPr>
                <w:rFonts w:ascii="Times New Roman" w:hAnsi="Times New Roman" w:cs="Times New Roman"/>
                <w:noProof/>
                <w:webHidden/>
                <w:color w:val="000000" w:themeColor="text1"/>
                <w:sz w:val="28"/>
                <w:szCs w:val="28"/>
                <w:rPrChange w:id="364"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365"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366" w:author="mikle" w:date="2025-10-09T20:00:00Z" w16du:dateUtc="2025-10-10T03:00:00Z">
                  <w:rPr>
                    <w:noProof/>
                    <w:webHidden/>
                  </w:rPr>
                </w:rPrChange>
              </w:rPr>
              <w:instrText xml:space="preserve"> PAGEREF _Toc210932347 \h </w:instrText>
            </w:r>
            <w:r w:rsidRPr="005D13B9">
              <w:rPr>
                <w:rFonts w:ascii="Times New Roman" w:hAnsi="Times New Roman" w:cs="Times New Roman"/>
                <w:noProof/>
                <w:webHidden/>
                <w:color w:val="000000" w:themeColor="text1"/>
                <w:sz w:val="28"/>
                <w:szCs w:val="28"/>
                <w:rPrChange w:id="367"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368" w:author="mikle" w:date="2025-10-09T20:00:00Z" w16du:dateUtc="2025-10-10T03:00:00Z">
                  <w:rPr>
                    <w:noProof/>
                    <w:webHidden/>
                  </w:rPr>
                </w:rPrChange>
              </w:rPr>
              <w:fldChar w:fldCharType="separate"/>
            </w:r>
          </w:ins>
          <w:ins w:id="369" w:author="mikle" w:date="2025-10-09T20:05:00Z" w16du:dateUtc="2025-10-10T03:05:00Z">
            <w:r w:rsidR="00DF467A">
              <w:rPr>
                <w:rFonts w:ascii="Times New Roman" w:hAnsi="Times New Roman" w:cs="Times New Roman"/>
                <w:noProof/>
                <w:webHidden/>
                <w:color w:val="000000" w:themeColor="text1"/>
                <w:sz w:val="28"/>
                <w:szCs w:val="28"/>
              </w:rPr>
              <w:t>33</w:t>
            </w:r>
          </w:ins>
          <w:ins w:id="370" w:author="mikle" w:date="2025-10-09T19:58:00Z" w16du:dateUtc="2025-10-10T02:58:00Z">
            <w:r w:rsidRPr="005D13B9">
              <w:rPr>
                <w:rFonts w:ascii="Times New Roman" w:hAnsi="Times New Roman" w:cs="Times New Roman"/>
                <w:noProof/>
                <w:webHidden/>
                <w:color w:val="000000" w:themeColor="text1"/>
                <w:sz w:val="28"/>
                <w:szCs w:val="28"/>
                <w:rPrChange w:id="371"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372" w:author="mikle" w:date="2025-10-09T20:00:00Z" w16du:dateUtc="2025-10-10T03:00:00Z">
                  <w:rPr>
                    <w:rStyle w:val="a9"/>
                    <w:noProof/>
                  </w:rPr>
                </w:rPrChange>
              </w:rPr>
              <w:fldChar w:fldCharType="end"/>
            </w:r>
          </w:ins>
        </w:p>
        <w:p w14:paraId="5356BD40" w14:textId="73AB2718" w:rsidR="005D13B9" w:rsidRPr="005D13B9" w:rsidRDefault="005D13B9" w:rsidP="005D13B9">
          <w:pPr>
            <w:pStyle w:val="31"/>
            <w:tabs>
              <w:tab w:val="right" w:leader="dot" w:pos="9345"/>
            </w:tabs>
            <w:spacing w:line="360" w:lineRule="auto"/>
            <w:ind w:firstLine="709"/>
            <w:rPr>
              <w:ins w:id="373" w:author="mikle" w:date="2025-10-09T19:58:00Z" w16du:dateUtc="2025-10-10T02:58:00Z"/>
              <w:rFonts w:ascii="Times New Roman" w:eastAsiaTheme="minorEastAsia" w:hAnsi="Times New Roman" w:cs="Times New Roman"/>
              <w:noProof/>
              <w:color w:val="000000" w:themeColor="text1"/>
              <w:kern w:val="2"/>
              <w:sz w:val="28"/>
              <w:szCs w:val="28"/>
              <w14:ligatures w14:val="standardContextual"/>
              <w:rPrChange w:id="374" w:author="mikle" w:date="2025-10-09T20:00:00Z" w16du:dateUtc="2025-10-10T03:00:00Z">
                <w:rPr>
                  <w:ins w:id="375" w:author="mikle" w:date="2025-10-09T19:58:00Z" w16du:dateUtc="2025-10-10T02:58:00Z"/>
                  <w:rFonts w:eastAsiaTheme="minorEastAsia" w:cstheme="minorBidi"/>
                  <w:noProof/>
                  <w:kern w:val="2"/>
                  <w:sz w:val="24"/>
                  <w:szCs w:val="24"/>
                  <w14:ligatures w14:val="standardContextual"/>
                </w:rPr>
              </w:rPrChange>
            </w:rPr>
            <w:pPrChange w:id="376" w:author="mikle" w:date="2025-10-09T20:00:00Z" w16du:dateUtc="2025-10-10T03:00:00Z">
              <w:pPr>
                <w:pStyle w:val="31"/>
                <w:tabs>
                  <w:tab w:val="right" w:leader="dot" w:pos="9345"/>
                </w:tabs>
              </w:pPr>
            </w:pPrChange>
          </w:pPr>
          <w:ins w:id="377" w:author="mikle" w:date="2025-10-09T19:58:00Z" w16du:dateUtc="2025-10-10T02:58:00Z">
            <w:r w:rsidRPr="005D13B9">
              <w:rPr>
                <w:rStyle w:val="a9"/>
                <w:rFonts w:ascii="Times New Roman" w:hAnsi="Times New Roman" w:cs="Times New Roman"/>
                <w:noProof/>
                <w:color w:val="000000" w:themeColor="text1"/>
                <w:sz w:val="28"/>
                <w:szCs w:val="28"/>
                <w:rPrChange w:id="378"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379"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380" w:author="mikle" w:date="2025-10-09T20:00:00Z" w16du:dateUtc="2025-10-10T03:00:00Z">
                  <w:rPr>
                    <w:noProof/>
                  </w:rPr>
                </w:rPrChange>
              </w:rPr>
              <w:instrText>HYPERLINK \l "_Toc210932348"</w:instrText>
            </w:r>
            <w:r w:rsidRPr="005D13B9">
              <w:rPr>
                <w:rStyle w:val="a9"/>
                <w:rFonts w:ascii="Times New Roman" w:hAnsi="Times New Roman" w:cs="Times New Roman"/>
                <w:noProof/>
                <w:color w:val="000000" w:themeColor="text1"/>
                <w:sz w:val="28"/>
                <w:szCs w:val="28"/>
                <w:rPrChange w:id="381"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382"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383" w:author="mikle" w:date="2025-10-09T20:00:00Z" w16du:dateUtc="2025-10-10T03:00:00Z">
                  <w:rPr>
                    <w:rStyle w:val="a9"/>
                    <w:noProof/>
                  </w:rPr>
                </w:rPrChange>
              </w:rPr>
              <w:fldChar w:fldCharType="separate"/>
            </w:r>
            <w:r w:rsidRPr="005D13B9">
              <w:rPr>
                <w:rStyle w:val="a9"/>
                <w:rFonts w:ascii="Times New Roman" w:hAnsi="Times New Roman" w:cs="Times New Roman"/>
                <w:iCs/>
                <w:noProof/>
                <w:color w:val="000000" w:themeColor="text1"/>
                <w:sz w:val="28"/>
                <w:szCs w:val="28"/>
                <w:rPrChange w:id="384" w:author="mikle" w:date="2025-10-09T20:00:00Z" w16du:dateUtc="2025-10-10T03:00:00Z">
                  <w:rPr>
                    <w:rStyle w:val="a9"/>
                    <w:rFonts w:ascii="Times New Roman" w:hAnsi="Times New Roman" w:cs="Times New Roman"/>
                    <w:iCs/>
                    <w:noProof/>
                  </w:rPr>
                </w:rPrChange>
              </w:rPr>
              <w:t>2.3.1 Работа контура курса и модуля вывода ПА в точку для управления углом курса во время движения.</w:t>
            </w:r>
            <w:r w:rsidRPr="005D13B9">
              <w:rPr>
                <w:rFonts w:ascii="Times New Roman" w:hAnsi="Times New Roman" w:cs="Times New Roman"/>
                <w:noProof/>
                <w:webHidden/>
                <w:color w:val="000000" w:themeColor="text1"/>
                <w:sz w:val="28"/>
                <w:szCs w:val="28"/>
                <w:rPrChange w:id="385"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386"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387" w:author="mikle" w:date="2025-10-09T20:00:00Z" w16du:dateUtc="2025-10-10T03:00:00Z">
                  <w:rPr>
                    <w:noProof/>
                    <w:webHidden/>
                  </w:rPr>
                </w:rPrChange>
              </w:rPr>
              <w:instrText xml:space="preserve"> PAGEREF _Toc210932348 \h </w:instrText>
            </w:r>
            <w:r w:rsidRPr="005D13B9">
              <w:rPr>
                <w:rFonts w:ascii="Times New Roman" w:hAnsi="Times New Roman" w:cs="Times New Roman"/>
                <w:noProof/>
                <w:webHidden/>
                <w:color w:val="000000" w:themeColor="text1"/>
                <w:sz w:val="28"/>
                <w:szCs w:val="28"/>
                <w:rPrChange w:id="388"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389" w:author="mikle" w:date="2025-10-09T20:00:00Z" w16du:dateUtc="2025-10-10T03:00:00Z">
                  <w:rPr>
                    <w:noProof/>
                    <w:webHidden/>
                  </w:rPr>
                </w:rPrChange>
              </w:rPr>
              <w:fldChar w:fldCharType="separate"/>
            </w:r>
          </w:ins>
          <w:ins w:id="390" w:author="mikle" w:date="2025-10-09T20:05:00Z" w16du:dateUtc="2025-10-10T03:05:00Z">
            <w:r w:rsidR="00DF467A">
              <w:rPr>
                <w:rFonts w:ascii="Times New Roman" w:hAnsi="Times New Roman" w:cs="Times New Roman"/>
                <w:noProof/>
                <w:webHidden/>
                <w:color w:val="000000" w:themeColor="text1"/>
                <w:sz w:val="28"/>
                <w:szCs w:val="28"/>
              </w:rPr>
              <w:t>33</w:t>
            </w:r>
          </w:ins>
          <w:ins w:id="391" w:author="mikle" w:date="2025-10-09T19:58:00Z" w16du:dateUtc="2025-10-10T02:58:00Z">
            <w:r w:rsidRPr="005D13B9">
              <w:rPr>
                <w:rFonts w:ascii="Times New Roman" w:hAnsi="Times New Roman" w:cs="Times New Roman"/>
                <w:noProof/>
                <w:webHidden/>
                <w:color w:val="000000" w:themeColor="text1"/>
                <w:sz w:val="28"/>
                <w:szCs w:val="28"/>
                <w:rPrChange w:id="392"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393" w:author="mikle" w:date="2025-10-09T20:00:00Z" w16du:dateUtc="2025-10-10T03:00:00Z">
                  <w:rPr>
                    <w:rStyle w:val="a9"/>
                    <w:noProof/>
                  </w:rPr>
                </w:rPrChange>
              </w:rPr>
              <w:fldChar w:fldCharType="end"/>
            </w:r>
          </w:ins>
        </w:p>
        <w:p w14:paraId="41A72029" w14:textId="28EEF4C8" w:rsidR="005D13B9" w:rsidRPr="005D13B9" w:rsidRDefault="005D13B9" w:rsidP="005D13B9">
          <w:pPr>
            <w:pStyle w:val="31"/>
            <w:tabs>
              <w:tab w:val="right" w:leader="dot" w:pos="9345"/>
            </w:tabs>
            <w:spacing w:line="360" w:lineRule="auto"/>
            <w:ind w:firstLine="709"/>
            <w:rPr>
              <w:ins w:id="394" w:author="mikle" w:date="2025-10-09T19:58:00Z" w16du:dateUtc="2025-10-10T02:58:00Z"/>
              <w:rFonts w:ascii="Times New Roman" w:eastAsiaTheme="minorEastAsia" w:hAnsi="Times New Roman" w:cs="Times New Roman"/>
              <w:noProof/>
              <w:color w:val="000000" w:themeColor="text1"/>
              <w:kern w:val="2"/>
              <w:sz w:val="28"/>
              <w:szCs w:val="28"/>
              <w14:ligatures w14:val="standardContextual"/>
              <w:rPrChange w:id="395" w:author="mikle" w:date="2025-10-09T20:00:00Z" w16du:dateUtc="2025-10-10T03:00:00Z">
                <w:rPr>
                  <w:ins w:id="396" w:author="mikle" w:date="2025-10-09T19:58:00Z" w16du:dateUtc="2025-10-10T02:58:00Z"/>
                  <w:rFonts w:eastAsiaTheme="minorEastAsia" w:cstheme="minorBidi"/>
                  <w:noProof/>
                  <w:kern w:val="2"/>
                  <w:sz w:val="24"/>
                  <w:szCs w:val="24"/>
                  <w14:ligatures w14:val="standardContextual"/>
                </w:rPr>
              </w:rPrChange>
            </w:rPr>
            <w:pPrChange w:id="397" w:author="mikle" w:date="2025-10-09T20:00:00Z" w16du:dateUtc="2025-10-10T03:00:00Z">
              <w:pPr>
                <w:pStyle w:val="31"/>
                <w:tabs>
                  <w:tab w:val="right" w:leader="dot" w:pos="9345"/>
                </w:tabs>
              </w:pPr>
            </w:pPrChange>
          </w:pPr>
          <w:ins w:id="398" w:author="mikle" w:date="2025-10-09T19:58:00Z" w16du:dateUtc="2025-10-10T02:58:00Z">
            <w:r w:rsidRPr="005D13B9">
              <w:rPr>
                <w:rStyle w:val="a9"/>
                <w:rFonts w:ascii="Times New Roman" w:hAnsi="Times New Roman" w:cs="Times New Roman"/>
                <w:noProof/>
                <w:color w:val="000000" w:themeColor="text1"/>
                <w:sz w:val="28"/>
                <w:szCs w:val="28"/>
                <w:rPrChange w:id="399"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400"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401" w:author="mikle" w:date="2025-10-09T20:00:00Z" w16du:dateUtc="2025-10-10T03:00:00Z">
                  <w:rPr>
                    <w:noProof/>
                  </w:rPr>
                </w:rPrChange>
              </w:rPr>
              <w:instrText>HYPERLINK \l "_Toc210932349"</w:instrText>
            </w:r>
            <w:r w:rsidRPr="005D13B9">
              <w:rPr>
                <w:rStyle w:val="a9"/>
                <w:rFonts w:ascii="Times New Roman" w:hAnsi="Times New Roman" w:cs="Times New Roman"/>
                <w:noProof/>
                <w:color w:val="000000" w:themeColor="text1"/>
                <w:sz w:val="28"/>
                <w:szCs w:val="28"/>
                <w:rPrChange w:id="402"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403"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404" w:author="mikle" w:date="2025-10-09T20:00:00Z" w16du:dateUtc="2025-10-10T03:00:00Z">
                  <w:rPr>
                    <w:rStyle w:val="a9"/>
                    <w:noProof/>
                  </w:rPr>
                </w:rPrChange>
              </w:rPr>
              <w:fldChar w:fldCharType="separate"/>
            </w:r>
            <w:r w:rsidRPr="005D13B9">
              <w:rPr>
                <w:rStyle w:val="a9"/>
                <w:rFonts w:ascii="Times New Roman" w:hAnsi="Times New Roman" w:cs="Times New Roman"/>
                <w:iCs/>
                <w:noProof/>
                <w:color w:val="000000" w:themeColor="text1"/>
                <w:sz w:val="28"/>
                <w:szCs w:val="28"/>
                <w:rPrChange w:id="405" w:author="mikle" w:date="2025-10-09T20:00:00Z" w16du:dateUtc="2025-10-10T03:00:00Z">
                  <w:rPr>
                    <w:rStyle w:val="a9"/>
                    <w:rFonts w:ascii="Times New Roman" w:hAnsi="Times New Roman" w:cs="Times New Roman"/>
                    <w:iCs/>
                    <w:noProof/>
                  </w:rPr>
                </w:rPrChange>
              </w:rPr>
              <w:t>2.3.2 Работа контура курса и модуля вывода ПА в точку для управления маршевым движением ПА</w:t>
            </w:r>
            <w:r w:rsidRPr="005D13B9">
              <w:rPr>
                <w:rFonts w:ascii="Times New Roman" w:hAnsi="Times New Roman" w:cs="Times New Roman"/>
                <w:noProof/>
                <w:webHidden/>
                <w:color w:val="000000" w:themeColor="text1"/>
                <w:sz w:val="28"/>
                <w:szCs w:val="28"/>
                <w:rPrChange w:id="406"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407"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408" w:author="mikle" w:date="2025-10-09T20:00:00Z" w16du:dateUtc="2025-10-10T03:00:00Z">
                  <w:rPr>
                    <w:noProof/>
                    <w:webHidden/>
                  </w:rPr>
                </w:rPrChange>
              </w:rPr>
              <w:instrText xml:space="preserve"> PAGEREF _Toc210932349 \h </w:instrText>
            </w:r>
            <w:r w:rsidRPr="005D13B9">
              <w:rPr>
                <w:rFonts w:ascii="Times New Roman" w:hAnsi="Times New Roman" w:cs="Times New Roman"/>
                <w:noProof/>
                <w:webHidden/>
                <w:color w:val="000000" w:themeColor="text1"/>
                <w:sz w:val="28"/>
                <w:szCs w:val="28"/>
                <w:rPrChange w:id="409"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410" w:author="mikle" w:date="2025-10-09T20:00:00Z" w16du:dateUtc="2025-10-10T03:00:00Z">
                  <w:rPr>
                    <w:noProof/>
                    <w:webHidden/>
                  </w:rPr>
                </w:rPrChange>
              </w:rPr>
              <w:fldChar w:fldCharType="separate"/>
            </w:r>
          </w:ins>
          <w:ins w:id="411" w:author="mikle" w:date="2025-10-09T20:05:00Z" w16du:dateUtc="2025-10-10T03:05:00Z">
            <w:r w:rsidR="00DF467A">
              <w:rPr>
                <w:rFonts w:ascii="Times New Roman" w:hAnsi="Times New Roman" w:cs="Times New Roman"/>
                <w:noProof/>
                <w:webHidden/>
                <w:color w:val="000000" w:themeColor="text1"/>
                <w:sz w:val="28"/>
                <w:szCs w:val="28"/>
              </w:rPr>
              <w:t>34</w:t>
            </w:r>
          </w:ins>
          <w:ins w:id="412" w:author="mikle" w:date="2025-10-09T19:58:00Z" w16du:dateUtc="2025-10-10T02:58:00Z">
            <w:r w:rsidRPr="005D13B9">
              <w:rPr>
                <w:rFonts w:ascii="Times New Roman" w:hAnsi="Times New Roman" w:cs="Times New Roman"/>
                <w:noProof/>
                <w:webHidden/>
                <w:color w:val="000000" w:themeColor="text1"/>
                <w:sz w:val="28"/>
                <w:szCs w:val="28"/>
                <w:rPrChange w:id="413"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414" w:author="mikle" w:date="2025-10-09T20:00:00Z" w16du:dateUtc="2025-10-10T03:00:00Z">
                  <w:rPr>
                    <w:rStyle w:val="a9"/>
                    <w:noProof/>
                  </w:rPr>
                </w:rPrChange>
              </w:rPr>
              <w:fldChar w:fldCharType="end"/>
            </w:r>
          </w:ins>
        </w:p>
        <w:p w14:paraId="43898B8D" w14:textId="6C76B082" w:rsidR="005D13B9" w:rsidRPr="005D13B9" w:rsidRDefault="005D13B9" w:rsidP="005D13B9">
          <w:pPr>
            <w:pStyle w:val="11"/>
            <w:tabs>
              <w:tab w:val="right" w:leader="dot" w:pos="9345"/>
            </w:tabs>
            <w:spacing w:line="360" w:lineRule="auto"/>
            <w:ind w:firstLine="709"/>
            <w:rPr>
              <w:ins w:id="415" w:author="mikle" w:date="2025-10-09T19:58:00Z" w16du:dateUtc="2025-10-10T02:58:00Z"/>
              <w:rFonts w:ascii="Times New Roman" w:eastAsiaTheme="minorEastAsia" w:hAnsi="Times New Roman" w:cs="Times New Roman"/>
              <w:b w:val="0"/>
              <w:bCs w:val="0"/>
              <w:i w:val="0"/>
              <w:iCs w:val="0"/>
              <w:noProof/>
              <w:color w:val="000000" w:themeColor="text1"/>
              <w:kern w:val="2"/>
              <w:sz w:val="28"/>
              <w:szCs w:val="28"/>
              <w14:ligatures w14:val="standardContextual"/>
              <w:rPrChange w:id="416" w:author="mikle" w:date="2025-10-09T20:00:00Z" w16du:dateUtc="2025-10-10T03:00:00Z">
                <w:rPr>
                  <w:ins w:id="417" w:author="mikle" w:date="2025-10-09T19:58:00Z" w16du:dateUtc="2025-10-10T02:58:00Z"/>
                  <w:rFonts w:eastAsiaTheme="minorEastAsia" w:cstheme="minorBidi"/>
                  <w:b w:val="0"/>
                  <w:bCs w:val="0"/>
                  <w:i w:val="0"/>
                  <w:iCs w:val="0"/>
                  <w:noProof/>
                  <w:kern w:val="2"/>
                  <w14:ligatures w14:val="standardContextual"/>
                </w:rPr>
              </w:rPrChange>
            </w:rPr>
            <w:pPrChange w:id="418" w:author="mikle" w:date="2025-10-09T20:00:00Z" w16du:dateUtc="2025-10-10T03:00:00Z">
              <w:pPr>
                <w:pStyle w:val="11"/>
                <w:tabs>
                  <w:tab w:val="right" w:leader="dot" w:pos="9345"/>
                </w:tabs>
              </w:pPr>
            </w:pPrChange>
          </w:pPr>
          <w:ins w:id="419" w:author="mikle" w:date="2025-10-09T19:58:00Z" w16du:dateUtc="2025-10-10T02:58:00Z">
            <w:r w:rsidRPr="005D13B9">
              <w:rPr>
                <w:rStyle w:val="a9"/>
                <w:rFonts w:ascii="Times New Roman" w:hAnsi="Times New Roman" w:cs="Times New Roman"/>
                <w:noProof/>
                <w:color w:val="000000" w:themeColor="text1"/>
                <w:sz w:val="28"/>
                <w:szCs w:val="28"/>
                <w:rPrChange w:id="420"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421"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422" w:author="mikle" w:date="2025-10-09T20:00:00Z" w16du:dateUtc="2025-10-10T03:00:00Z">
                  <w:rPr>
                    <w:noProof/>
                  </w:rPr>
                </w:rPrChange>
              </w:rPr>
              <w:instrText>HYPERLINK \l "_Toc210932350"</w:instrText>
            </w:r>
            <w:r w:rsidRPr="005D13B9">
              <w:rPr>
                <w:rStyle w:val="a9"/>
                <w:rFonts w:ascii="Times New Roman" w:hAnsi="Times New Roman" w:cs="Times New Roman"/>
                <w:noProof/>
                <w:color w:val="000000" w:themeColor="text1"/>
                <w:sz w:val="28"/>
                <w:szCs w:val="28"/>
                <w:rPrChange w:id="423"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424"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425"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426" w:author="mikle" w:date="2025-10-09T20:00:00Z" w16du:dateUtc="2025-10-10T03:00:00Z">
                  <w:rPr>
                    <w:rStyle w:val="a9"/>
                    <w:rFonts w:ascii="Times New Roman" w:hAnsi="Times New Roman" w:cs="Times New Roman"/>
                    <w:noProof/>
                  </w:rPr>
                </w:rPrChange>
              </w:rPr>
              <w:t>3 Разработка интерфейса программного комплекса</w:t>
            </w:r>
            <w:r w:rsidRPr="005D13B9">
              <w:rPr>
                <w:rFonts w:ascii="Times New Roman" w:hAnsi="Times New Roman" w:cs="Times New Roman"/>
                <w:noProof/>
                <w:webHidden/>
                <w:color w:val="000000" w:themeColor="text1"/>
                <w:sz w:val="28"/>
                <w:szCs w:val="28"/>
                <w:rPrChange w:id="427"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428"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429" w:author="mikle" w:date="2025-10-09T20:00:00Z" w16du:dateUtc="2025-10-10T03:00:00Z">
                  <w:rPr>
                    <w:noProof/>
                    <w:webHidden/>
                  </w:rPr>
                </w:rPrChange>
              </w:rPr>
              <w:instrText xml:space="preserve"> PAGEREF _Toc210932350 \h </w:instrText>
            </w:r>
            <w:r w:rsidRPr="005D13B9">
              <w:rPr>
                <w:rFonts w:ascii="Times New Roman" w:hAnsi="Times New Roman" w:cs="Times New Roman"/>
                <w:noProof/>
                <w:webHidden/>
                <w:color w:val="000000" w:themeColor="text1"/>
                <w:sz w:val="28"/>
                <w:szCs w:val="28"/>
                <w:rPrChange w:id="430"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431" w:author="mikle" w:date="2025-10-09T20:00:00Z" w16du:dateUtc="2025-10-10T03:00:00Z">
                  <w:rPr>
                    <w:noProof/>
                    <w:webHidden/>
                  </w:rPr>
                </w:rPrChange>
              </w:rPr>
              <w:fldChar w:fldCharType="separate"/>
            </w:r>
          </w:ins>
          <w:ins w:id="432" w:author="mikle" w:date="2025-10-09T20:05:00Z" w16du:dateUtc="2025-10-10T03:05:00Z">
            <w:r w:rsidR="00DF467A">
              <w:rPr>
                <w:rFonts w:ascii="Times New Roman" w:hAnsi="Times New Roman" w:cs="Times New Roman"/>
                <w:noProof/>
                <w:webHidden/>
                <w:color w:val="000000" w:themeColor="text1"/>
                <w:sz w:val="28"/>
                <w:szCs w:val="28"/>
              </w:rPr>
              <w:t>36</w:t>
            </w:r>
          </w:ins>
          <w:ins w:id="433" w:author="mikle" w:date="2025-10-09T19:58:00Z" w16du:dateUtc="2025-10-10T02:58:00Z">
            <w:r w:rsidRPr="005D13B9">
              <w:rPr>
                <w:rFonts w:ascii="Times New Roman" w:hAnsi="Times New Roman" w:cs="Times New Roman"/>
                <w:noProof/>
                <w:webHidden/>
                <w:color w:val="000000" w:themeColor="text1"/>
                <w:sz w:val="28"/>
                <w:szCs w:val="28"/>
                <w:rPrChange w:id="434"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435" w:author="mikle" w:date="2025-10-09T20:00:00Z" w16du:dateUtc="2025-10-10T03:00:00Z">
                  <w:rPr>
                    <w:rStyle w:val="a9"/>
                    <w:noProof/>
                  </w:rPr>
                </w:rPrChange>
              </w:rPr>
              <w:fldChar w:fldCharType="end"/>
            </w:r>
          </w:ins>
        </w:p>
        <w:p w14:paraId="0EBB8514" w14:textId="5E77CD4C" w:rsidR="005D13B9" w:rsidRPr="005D13B9" w:rsidRDefault="005D13B9" w:rsidP="005D13B9">
          <w:pPr>
            <w:pStyle w:val="11"/>
            <w:tabs>
              <w:tab w:val="right" w:leader="dot" w:pos="9345"/>
            </w:tabs>
            <w:spacing w:line="360" w:lineRule="auto"/>
            <w:ind w:firstLine="709"/>
            <w:rPr>
              <w:ins w:id="436" w:author="mikle" w:date="2025-10-09T19:58:00Z" w16du:dateUtc="2025-10-10T02:58:00Z"/>
              <w:rFonts w:ascii="Times New Roman" w:eastAsiaTheme="minorEastAsia" w:hAnsi="Times New Roman" w:cs="Times New Roman"/>
              <w:b w:val="0"/>
              <w:bCs w:val="0"/>
              <w:i w:val="0"/>
              <w:iCs w:val="0"/>
              <w:noProof/>
              <w:color w:val="000000" w:themeColor="text1"/>
              <w:kern w:val="2"/>
              <w:sz w:val="28"/>
              <w:szCs w:val="28"/>
              <w14:ligatures w14:val="standardContextual"/>
              <w:rPrChange w:id="437" w:author="mikle" w:date="2025-10-09T20:00:00Z" w16du:dateUtc="2025-10-10T03:00:00Z">
                <w:rPr>
                  <w:ins w:id="438" w:author="mikle" w:date="2025-10-09T19:58:00Z" w16du:dateUtc="2025-10-10T02:58:00Z"/>
                  <w:rFonts w:eastAsiaTheme="minorEastAsia" w:cstheme="minorBidi"/>
                  <w:b w:val="0"/>
                  <w:bCs w:val="0"/>
                  <w:i w:val="0"/>
                  <w:iCs w:val="0"/>
                  <w:noProof/>
                  <w:kern w:val="2"/>
                  <w14:ligatures w14:val="standardContextual"/>
                </w:rPr>
              </w:rPrChange>
            </w:rPr>
            <w:pPrChange w:id="439" w:author="mikle" w:date="2025-10-09T20:00:00Z" w16du:dateUtc="2025-10-10T03:00:00Z">
              <w:pPr>
                <w:pStyle w:val="11"/>
                <w:tabs>
                  <w:tab w:val="right" w:leader="dot" w:pos="9345"/>
                </w:tabs>
              </w:pPr>
            </w:pPrChange>
          </w:pPr>
          <w:ins w:id="440" w:author="mikle" w:date="2025-10-09T19:58:00Z" w16du:dateUtc="2025-10-10T02:58:00Z">
            <w:r w:rsidRPr="005D13B9">
              <w:rPr>
                <w:rStyle w:val="a9"/>
                <w:rFonts w:ascii="Times New Roman" w:hAnsi="Times New Roman" w:cs="Times New Roman"/>
                <w:noProof/>
                <w:color w:val="000000" w:themeColor="text1"/>
                <w:sz w:val="28"/>
                <w:szCs w:val="28"/>
                <w:rPrChange w:id="441"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442"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443" w:author="mikle" w:date="2025-10-09T20:00:00Z" w16du:dateUtc="2025-10-10T03:00:00Z">
                  <w:rPr>
                    <w:noProof/>
                  </w:rPr>
                </w:rPrChange>
              </w:rPr>
              <w:instrText>HYPERLINK \l "_Toc210932351"</w:instrText>
            </w:r>
            <w:r w:rsidRPr="005D13B9">
              <w:rPr>
                <w:rStyle w:val="a9"/>
                <w:rFonts w:ascii="Times New Roman" w:hAnsi="Times New Roman" w:cs="Times New Roman"/>
                <w:noProof/>
                <w:color w:val="000000" w:themeColor="text1"/>
                <w:sz w:val="28"/>
                <w:szCs w:val="28"/>
                <w:rPrChange w:id="444"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445"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446"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447" w:author="mikle" w:date="2025-10-09T20:00:00Z" w16du:dateUtc="2025-10-10T03:00:00Z">
                  <w:rPr>
                    <w:rStyle w:val="a9"/>
                    <w:rFonts w:ascii="Times New Roman" w:hAnsi="Times New Roman" w:cs="Times New Roman"/>
                    <w:noProof/>
                  </w:rPr>
                </w:rPrChange>
              </w:rPr>
              <w:t>СПИСОК ИСТОЧНИКОВ</w:t>
            </w:r>
            <w:r w:rsidRPr="005D13B9">
              <w:rPr>
                <w:rFonts w:ascii="Times New Roman" w:hAnsi="Times New Roman" w:cs="Times New Roman"/>
                <w:noProof/>
                <w:webHidden/>
                <w:color w:val="000000" w:themeColor="text1"/>
                <w:sz w:val="28"/>
                <w:szCs w:val="28"/>
                <w:rPrChange w:id="448"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449"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450" w:author="mikle" w:date="2025-10-09T20:00:00Z" w16du:dateUtc="2025-10-10T03:00:00Z">
                  <w:rPr>
                    <w:noProof/>
                    <w:webHidden/>
                  </w:rPr>
                </w:rPrChange>
              </w:rPr>
              <w:instrText xml:space="preserve"> PAGEREF _Toc210932351 \h </w:instrText>
            </w:r>
            <w:r w:rsidRPr="005D13B9">
              <w:rPr>
                <w:rFonts w:ascii="Times New Roman" w:hAnsi="Times New Roman" w:cs="Times New Roman"/>
                <w:noProof/>
                <w:webHidden/>
                <w:color w:val="000000" w:themeColor="text1"/>
                <w:sz w:val="28"/>
                <w:szCs w:val="28"/>
                <w:rPrChange w:id="451"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452" w:author="mikle" w:date="2025-10-09T20:00:00Z" w16du:dateUtc="2025-10-10T03:00:00Z">
                  <w:rPr>
                    <w:noProof/>
                    <w:webHidden/>
                  </w:rPr>
                </w:rPrChange>
              </w:rPr>
              <w:fldChar w:fldCharType="separate"/>
            </w:r>
          </w:ins>
          <w:ins w:id="453" w:author="mikle" w:date="2025-10-09T20:05:00Z" w16du:dateUtc="2025-10-10T03:05:00Z">
            <w:r w:rsidR="00DF467A">
              <w:rPr>
                <w:rFonts w:ascii="Times New Roman" w:hAnsi="Times New Roman" w:cs="Times New Roman"/>
                <w:noProof/>
                <w:webHidden/>
                <w:color w:val="000000" w:themeColor="text1"/>
                <w:sz w:val="28"/>
                <w:szCs w:val="28"/>
              </w:rPr>
              <w:t>41</w:t>
            </w:r>
          </w:ins>
          <w:ins w:id="454" w:author="mikle" w:date="2025-10-09T19:58:00Z" w16du:dateUtc="2025-10-10T02:58:00Z">
            <w:r w:rsidRPr="005D13B9">
              <w:rPr>
                <w:rFonts w:ascii="Times New Roman" w:hAnsi="Times New Roman" w:cs="Times New Roman"/>
                <w:noProof/>
                <w:webHidden/>
                <w:color w:val="000000" w:themeColor="text1"/>
                <w:sz w:val="28"/>
                <w:szCs w:val="28"/>
                <w:rPrChange w:id="455"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456" w:author="mikle" w:date="2025-10-09T20:00:00Z" w16du:dateUtc="2025-10-10T03:00:00Z">
                  <w:rPr>
                    <w:rStyle w:val="a9"/>
                    <w:noProof/>
                  </w:rPr>
                </w:rPrChange>
              </w:rPr>
              <w:fldChar w:fldCharType="end"/>
            </w:r>
          </w:ins>
        </w:p>
        <w:p w14:paraId="4AED1679" w14:textId="1EC4BB8B" w:rsidR="005D13B9" w:rsidRPr="005D13B9" w:rsidRDefault="005D13B9" w:rsidP="005D13B9">
          <w:pPr>
            <w:pStyle w:val="11"/>
            <w:tabs>
              <w:tab w:val="right" w:leader="dot" w:pos="9345"/>
            </w:tabs>
            <w:spacing w:line="360" w:lineRule="auto"/>
            <w:ind w:firstLine="709"/>
            <w:rPr>
              <w:ins w:id="457" w:author="mikle" w:date="2025-10-09T19:58:00Z" w16du:dateUtc="2025-10-10T02:58:00Z"/>
              <w:rFonts w:ascii="Times New Roman" w:eastAsiaTheme="minorEastAsia" w:hAnsi="Times New Roman" w:cs="Times New Roman"/>
              <w:b w:val="0"/>
              <w:bCs w:val="0"/>
              <w:i w:val="0"/>
              <w:iCs w:val="0"/>
              <w:noProof/>
              <w:color w:val="000000" w:themeColor="text1"/>
              <w:kern w:val="2"/>
              <w:sz w:val="28"/>
              <w:szCs w:val="28"/>
              <w14:ligatures w14:val="standardContextual"/>
              <w:rPrChange w:id="458" w:author="mikle" w:date="2025-10-09T20:00:00Z" w16du:dateUtc="2025-10-10T03:00:00Z">
                <w:rPr>
                  <w:ins w:id="459" w:author="mikle" w:date="2025-10-09T19:58:00Z" w16du:dateUtc="2025-10-10T02:58:00Z"/>
                  <w:rFonts w:eastAsiaTheme="minorEastAsia" w:cstheme="minorBidi"/>
                  <w:b w:val="0"/>
                  <w:bCs w:val="0"/>
                  <w:i w:val="0"/>
                  <w:iCs w:val="0"/>
                  <w:noProof/>
                  <w:kern w:val="2"/>
                  <w14:ligatures w14:val="standardContextual"/>
                </w:rPr>
              </w:rPrChange>
            </w:rPr>
            <w:pPrChange w:id="460" w:author="mikle" w:date="2025-10-09T20:00:00Z" w16du:dateUtc="2025-10-10T03:00:00Z">
              <w:pPr>
                <w:pStyle w:val="11"/>
                <w:tabs>
                  <w:tab w:val="right" w:leader="dot" w:pos="9345"/>
                </w:tabs>
              </w:pPr>
            </w:pPrChange>
          </w:pPr>
          <w:ins w:id="461" w:author="mikle" w:date="2025-10-09T19:58:00Z" w16du:dateUtc="2025-10-10T02:58:00Z">
            <w:r w:rsidRPr="005D13B9">
              <w:rPr>
                <w:rStyle w:val="a9"/>
                <w:rFonts w:ascii="Times New Roman" w:hAnsi="Times New Roman" w:cs="Times New Roman"/>
                <w:noProof/>
                <w:color w:val="000000" w:themeColor="text1"/>
                <w:sz w:val="28"/>
                <w:szCs w:val="28"/>
                <w:rPrChange w:id="462" w:author="mikle" w:date="2025-10-09T20:00:00Z" w16du:dateUtc="2025-10-10T03:00:00Z">
                  <w:rPr>
                    <w:rStyle w:val="a9"/>
                    <w:noProof/>
                  </w:rPr>
                </w:rPrChange>
              </w:rPr>
              <w:fldChar w:fldCharType="begin"/>
            </w:r>
            <w:r w:rsidRPr="005D13B9">
              <w:rPr>
                <w:rStyle w:val="a9"/>
                <w:rFonts w:ascii="Times New Roman" w:hAnsi="Times New Roman" w:cs="Times New Roman"/>
                <w:noProof/>
                <w:color w:val="000000" w:themeColor="text1"/>
                <w:sz w:val="28"/>
                <w:szCs w:val="28"/>
                <w:rPrChange w:id="463" w:author="mikle" w:date="2025-10-09T20:00:00Z" w16du:dateUtc="2025-10-10T03:00:00Z">
                  <w:rPr>
                    <w:rStyle w:val="a9"/>
                    <w:noProof/>
                  </w:rPr>
                </w:rPrChange>
              </w:rPr>
              <w:instrText xml:space="preserve"> </w:instrText>
            </w:r>
            <w:r w:rsidRPr="005D13B9">
              <w:rPr>
                <w:rFonts w:ascii="Times New Roman" w:hAnsi="Times New Roman" w:cs="Times New Roman"/>
                <w:noProof/>
                <w:color w:val="000000" w:themeColor="text1"/>
                <w:sz w:val="28"/>
                <w:szCs w:val="28"/>
                <w:rPrChange w:id="464" w:author="mikle" w:date="2025-10-09T20:00:00Z" w16du:dateUtc="2025-10-10T03:00:00Z">
                  <w:rPr>
                    <w:noProof/>
                  </w:rPr>
                </w:rPrChange>
              </w:rPr>
              <w:instrText>HYPERLINK \l "_Toc210932352"</w:instrText>
            </w:r>
            <w:r w:rsidRPr="005D13B9">
              <w:rPr>
                <w:rStyle w:val="a9"/>
                <w:rFonts w:ascii="Times New Roman" w:hAnsi="Times New Roman" w:cs="Times New Roman"/>
                <w:noProof/>
                <w:color w:val="000000" w:themeColor="text1"/>
                <w:sz w:val="28"/>
                <w:szCs w:val="28"/>
                <w:rPrChange w:id="465" w:author="mikle" w:date="2025-10-09T20:00:00Z" w16du:dateUtc="2025-10-10T03:00:00Z">
                  <w:rPr>
                    <w:rStyle w:val="a9"/>
                    <w:noProof/>
                  </w:rPr>
                </w:rPrChange>
              </w:rPr>
              <w:instrText xml:space="preserve"> </w:instrText>
            </w:r>
            <w:r w:rsidRPr="005D13B9">
              <w:rPr>
                <w:rStyle w:val="a9"/>
                <w:rFonts w:ascii="Times New Roman" w:hAnsi="Times New Roman" w:cs="Times New Roman"/>
                <w:noProof/>
                <w:color w:val="000000" w:themeColor="text1"/>
                <w:sz w:val="28"/>
                <w:szCs w:val="28"/>
                <w:rPrChange w:id="466" w:author="mikle" w:date="2025-10-09T20:00:00Z" w16du:dateUtc="2025-10-10T03:00:00Z">
                  <w:rPr>
                    <w:rStyle w:val="a9"/>
                    <w:noProof/>
                  </w:rPr>
                </w:rPrChange>
              </w:rPr>
            </w:r>
            <w:r w:rsidRPr="005D13B9">
              <w:rPr>
                <w:rStyle w:val="a9"/>
                <w:rFonts w:ascii="Times New Roman" w:hAnsi="Times New Roman" w:cs="Times New Roman"/>
                <w:noProof/>
                <w:color w:val="000000" w:themeColor="text1"/>
                <w:sz w:val="28"/>
                <w:szCs w:val="28"/>
                <w:rPrChange w:id="467" w:author="mikle" w:date="2025-10-09T20:00:00Z" w16du:dateUtc="2025-10-10T03:00:00Z">
                  <w:rPr>
                    <w:rStyle w:val="a9"/>
                    <w:noProof/>
                  </w:rPr>
                </w:rPrChange>
              </w:rPr>
              <w:fldChar w:fldCharType="separate"/>
            </w:r>
            <w:r w:rsidRPr="005D13B9">
              <w:rPr>
                <w:rStyle w:val="a9"/>
                <w:rFonts w:ascii="Times New Roman" w:hAnsi="Times New Roman" w:cs="Times New Roman"/>
                <w:noProof/>
                <w:color w:val="000000" w:themeColor="text1"/>
                <w:sz w:val="28"/>
                <w:szCs w:val="28"/>
                <w:rPrChange w:id="468" w:author="mikle" w:date="2025-10-09T20:00:00Z" w16du:dateUtc="2025-10-10T03:00:00Z">
                  <w:rPr>
                    <w:rStyle w:val="a9"/>
                    <w:rFonts w:ascii="Times New Roman" w:hAnsi="Times New Roman" w:cs="Times New Roman"/>
                    <w:noProof/>
                  </w:rPr>
                </w:rPrChange>
              </w:rPr>
              <w:t>ПРИЛОЖЕНИЕ А</w:t>
            </w:r>
            <w:r w:rsidRPr="005D13B9">
              <w:rPr>
                <w:rFonts w:ascii="Times New Roman" w:hAnsi="Times New Roman" w:cs="Times New Roman"/>
                <w:noProof/>
                <w:webHidden/>
                <w:color w:val="000000" w:themeColor="text1"/>
                <w:sz w:val="28"/>
                <w:szCs w:val="28"/>
                <w:rPrChange w:id="469" w:author="mikle" w:date="2025-10-09T20:00:00Z" w16du:dateUtc="2025-10-10T03:00:00Z">
                  <w:rPr>
                    <w:noProof/>
                    <w:webHidden/>
                  </w:rPr>
                </w:rPrChange>
              </w:rPr>
              <w:tab/>
            </w:r>
            <w:r w:rsidRPr="005D13B9">
              <w:rPr>
                <w:rFonts w:ascii="Times New Roman" w:hAnsi="Times New Roman" w:cs="Times New Roman"/>
                <w:noProof/>
                <w:webHidden/>
                <w:color w:val="000000" w:themeColor="text1"/>
                <w:sz w:val="28"/>
                <w:szCs w:val="28"/>
                <w:rPrChange w:id="470" w:author="mikle" w:date="2025-10-09T20:00:00Z" w16du:dateUtc="2025-10-10T03:00:00Z">
                  <w:rPr>
                    <w:noProof/>
                    <w:webHidden/>
                  </w:rPr>
                </w:rPrChange>
              </w:rPr>
              <w:fldChar w:fldCharType="begin"/>
            </w:r>
            <w:r w:rsidRPr="005D13B9">
              <w:rPr>
                <w:rFonts w:ascii="Times New Roman" w:hAnsi="Times New Roman" w:cs="Times New Roman"/>
                <w:noProof/>
                <w:webHidden/>
                <w:color w:val="000000" w:themeColor="text1"/>
                <w:sz w:val="28"/>
                <w:szCs w:val="28"/>
                <w:rPrChange w:id="471" w:author="mikle" w:date="2025-10-09T20:00:00Z" w16du:dateUtc="2025-10-10T03:00:00Z">
                  <w:rPr>
                    <w:noProof/>
                    <w:webHidden/>
                  </w:rPr>
                </w:rPrChange>
              </w:rPr>
              <w:instrText xml:space="preserve"> PAGEREF _Toc210932352 \h </w:instrText>
            </w:r>
            <w:r w:rsidRPr="005D13B9">
              <w:rPr>
                <w:rFonts w:ascii="Times New Roman" w:hAnsi="Times New Roman" w:cs="Times New Roman"/>
                <w:noProof/>
                <w:webHidden/>
                <w:color w:val="000000" w:themeColor="text1"/>
                <w:sz w:val="28"/>
                <w:szCs w:val="28"/>
                <w:rPrChange w:id="472" w:author="mikle" w:date="2025-10-09T20:00:00Z" w16du:dateUtc="2025-10-10T03:00:00Z">
                  <w:rPr>
                    <w:noProof/>
                    <w:webHidden/>
                  </w:rPr>
                </w:rPrChange>
              </w:rPr>
            </w:r>
            <w:r w:rsidRPr="005D13B9">
              <w:rPr>
                <w:rFonts w:ascii="Times New Roman" w:hAnsi="Times New Roman" w:cs="Times New Roman"/>
                <w:noProof/>
                <w:webHidden/>
                <w:color w:val="000000" w:themeColor="text1"/>
                <w:sz w:val="28"/>
                <w:szCs w:val="28"/>
                <w:rPrChange w:id="473" w:author="mikle" w:date="2025-10-09T20:00:00Z" w16du:dateUtc="2025-10-10T03:00:00Z">
                  <w:rPr>
                    <w:noProof/>
                    <w:webHidden/>
                  </w:rPr>
                </w:rPrChange>
              </w:rPr>
              <w:fldChar w:fldCharType="separate"/>
            </w:r>
          </w:ins>
          <w:ins w:id="474" w:author="mikle" w:date="2025-10-09T20:05:00Z" w16du:dateUtc="2025-10-10T03:05:00Z">
            <w:r w:rsidR="00DF467A">
              <w:rPr>
                <w:rFonts w:ascii="Times New Roman" w:hAnsi="Times New Roman" w:cs="Times New Roman"/>
                <w:noProof/>
                <w:webHidden/>
                <w:color w:val="000000" w:themeColor="text1"/>
                <w:sz w:val="28"/>
                <w:szCs w:val="28"/>
              </w:rPr>
              <w:t>42</w:t>
            </w:r>
          </w:ins>
          <w:ins w:id="475" w:author="mikle" w:date="2025-10-09T19:58:00Z" w16du:dateUtc="2025-10-10T02:58:00Z">
            <w:r w:rsidRPr="005D13B9">
              <w:rPr>
                <w:rFonts w:ascii="Times New Roman" w:hAnsi="Times New Roman" w:cs="Times New Roman"/>
                <w:noProof/>
                <w:webHidden/>
                <w:color w:val="000000" w:themeColor="text1"/>
                <w:sz w:val="28"/>
                <w:szCs w:val="28"/>
                <w:rPrChange w:id="476" w:author="mikle" w:date="2025-10-09T20:00:00Z" w16du:dateUtc="2025-10-10T03:00:00Z">
                  <w:rPr>
                    <w:noProof/>
                    <w:webHidden/>
                  </w:rPr>
                </w:rPrChange>
              </w:rPr>
              <w:fldChar w:fldCharType="end"/>
            </w:r>
            <w:r w:rsidRPr="005D13B9">
              <w:rPr>
                <w:rStyle w:val="a9"/>
                <w:rFonts w:ascii="Times New Roman" w:hAnsi="Times New Roman" w:cs="Times New Roman"/>
                <w:noProof/>
                <w:color w:val="000000" w:themeColor="text1"/>
                <w:sz w:val="28"/>
                <w:szCs w:val="28"/>
                <w:rPrChange w:id="477" w:author="mikle" w:date="2025-10-09T20:00:00Z" w16du:dateUtc="2025-10-10T03:00:00Z">
                  <w:rPr>
                    <w:rStyle w:val="a9"/>
                    <w:noProof/>
                  </w:rPr>
                </w:rPrChange>
              </w:rPr>
              <w:fldChar w:fldCharType="end"/>
            </w:r>
          </w:ins>
        </w:p>
        <w:p w14:paraId="6AE0108D" w14:textId="0484015E" w:rsidR="00C3045B" w:rsidRPr="005D13B9" w:rsidDel="005D13B9" w:rsidRDefault="00C3045B" w:rsidP="005D13B9">
          <w:pPr>
            <w:pStyle w:val="11"/>
            <w:tabs>
              <w:tab w:val="right" w:leader="dot" w:pos="9345"/>
            </w:tabs>
            <w:spacing w:line="360" w:lineRule="auto"/>
            <w:ind w:firstLine="709"/>
            <w:jc w:val="both"/>
            <w:rPr>
              <w:del w:id="478" w:author="mikle" w:date="2025-10-09T19:56:00Z" w16du:dateUtc="2025-10-10T02:56:00Z"/>
              <w:rFonts w:ascii="Times New Roman" w:eastAsiaTheme="minorEastAsia" w:hAnsi="Times New Roman" w:cs="Times New Roman"/>
              <w:b w:val="0"/>
              <w:bCs w:val="0"/>
              <w:i w:val="0"/>
              <w:iCs w:val="0"/>
              <w:noProof/>
              <w:color w:val="000000" w:themeColor="text1"/>
              <w:kern w:val="2"/>
              <w:sz w:val="28"/>
              <w:szCs w:val="28"/>
              <w14:ligatures w14:val="standardContextual"/>
            </w:rPr>
            <w:pPrChange w:id="479" w:author="mikle" w:date="2025-10-09T20:00:00Z" w16du:dateUtc="2025-10-10T03:00:00Z">
              <w:pPr>
                <w:pStyle w:val="11"/>
                <w:tabs>
                  <w:tab w:val="right" w:leader="dot" w:pos="9345"/>
                </w:tabs>
                <w:spacing w:line="360" w:lineRule="auto"/>
                <w:ind w:firstLine="709"/>
                <w:jc w:val="both"/>
              </w:pPr>
            </w:pPrChange>
          </w:pPr>
          <w:del w:id="480" w:author="mikle" w:date="2025-10-09T19:56:00Z" w16du:dateUtc="2025-10-10T02:56:00Z">
            <w:r w:rsidRPr="005D13B9" w:rsidDel="005D13B9">
              <w:rPr>
                <w:rFonts w:ascii="Times New Roman" w:hAnsi="Times New Roman" w:cs="Times New Roman"/>
                <w:noProof/>
                <w:color w:val="000000" w:themeColor="text1"/>
                <w:sz w:val="28"/>
                <w:szCs w:val="28"/>
                <w:rPrChange w:id="481" w:author="mikle" w:date="2025-10-09T20:00:00Z" w16du:dateUtc="2025-10-10T03:00:00Z">
                  <w:rPr>
                    <w:rStyle w:val="a9"/>
                    <w:rFonts w:ascii="Times New Roman" w:hAnsi="Times New Roman" w:cs="Times New Roman"/>
                    <w:noProof/>
                    <w:color w:val="000000" w:themeColor="text1"/>
                    <w:sz w:val="28"/>
                    <w:szCs w:val="28"/>
                  </w:rPr>
                </w:rPrChange>
              </w:rPr>
              <w:delText>ВВЕДЕНИ</w:delText>
            </w:r>
            <w:r w:rsidRPr="005D13B9" w:rsidDel="005D13B9">
              <w:rPr>
                <w:rFonts w:ascii="Times New Roman" w:hAnsi="Times New Roman" w:cs="Times New Roman"/>
                <w:noProof/>
                <w:color w:val="000000" w:themeColor="text1"/>
                <w:sz w:val="28"/>
                <w:szCs w:val="28"/>
                <w:rPrChange w:id="482" w:author="mikle" w:date="2025-10-09T20:00:00Z" w16du:dateUtc="2025-10-10T03:00:00Z">
                  <w:rPr>
                    <w:rStyle w:val="a9"/>
                    <w:rFonts w:ascii="Times New Roman" w:hAnsi="Times New Roman" w:cs="Times New Roman"/>
                    <w:noProof/>
                    <w:color w:val="000000" w:themeColor="text1"/>
                    <w:sz w:val="28"/>
                    <w:szCs w:val="28"/>
                  </w:rPr>
                </w:rPrChange>
              </w:rPr>
              <w:delText>Е</w:delText>
            </w:r>
            <w:r w:rsidRPr="005D13B9" w:rsidDel="005D13B9">
              <w:rPr>
                <w:rFonts w:ascii="Times New Roman" w:hAnsi="Times New Roman" w:cs="Times New Roman"/>
                <w:noProof/>
                <w:webHidden/>
                <w:color w:val="000000" w:themeColor="text1"/>
                <w:sz w:val="28"/>
                <w:szCs w:val="28"/>
              </w:rPr>
              <w:tab/>
              <w:delText>4</w:delText>
            </w:r>
          </w:del>
        </w:p>
        <w:p w14:paraId="30E7D734" w14:textId="7F8E6430" w:rsidR="00C3045B" w:rsidRPr="005D13B9" w:rsidDel="005D13B9" w:rsidRDefault="00C3045B" w:rsidP="005D13B9">
          <w:pPr>
            <w:pStyle w:val="11"/>
            <w:tabs>
              <w:tab w:val="right" w:leader="dot" w:pos="9345"/>
            </w:tabs>
            <w:spacing w:line="360" w:lineRule="auto"/>
            <w:ind w:firstLine="709"/>
            <w:jc w:val="both"/>
            <w:rPr>
              <w:del w:id="483" w:author="mikle" w:date="2025-10-09T19:56:00Z" w16du:dateUtc="2025-10-10T02:56:00Z"/>
              <w:rFonts w:ascii="Times New Roman" w:eastAsiaTheme="minorEastAsia" w:hAnsi="Times New Roman" w:cs="Times New Roman"/>
              <w:b w:val="0"/>
              <w:bCs w:val="0"/>
              <w:i w:val="0"/>
              <w:iCs w:val="0"/>
              <w:noProof/>
              <w:color w:val="000000" w:themeColor="text1"/>
              <w:kern w:val="2"/>
              <w:sz w:val="28"/>
              <w:szCs w:val="28"/>
              <w14:ligatures w14:val="standardContextual"/>
            </w:rPr>
            <w:pPrChange w:id="484" w:author="mikle" w:date="2025-10-09T20:00:00Z" w16du:dateUtc="2025-10-10T03:00:00Z">
              <w:pPr>
                <w:pStyle w:val="11"/>
                <w:tabs>
                  <w:tab w:val="right" w:leader="dot" w:pos="9345"/>
                </w:tabs>
                <w:spacing w:line="360" w:lineRule="auto"/>
                <w:ind w:firstLine="709"/>
                <w:jc w:val="both"/>
              </w:pPr>
            </w:pPrChange>
          </w:pPr>
          <w:del w:id="485" w:author="mikle" w:date="2025-10-09T19:56:00Z" w16du:dateUtc="2025-10-10T02:56:00Z">
            <w:r w:rsidRPr="005D13B9" w:rsidDel="005D13B9">
              <w:rPr>
                <w:rFonts w:ascii="Times New Roman" w:hAnsi="Times New Roman" w:cs="Times New Roman"/>
                <w:noProof/>
                <w:color w:val="000000" w:themeColor="text1"/>
                <w:sz w:val="28"/>
                <w:szCs w:val="28"/>
                <w:rPrChange w:id="486" w:author="mikle" w:date="2025-10-09T20:00:00Z" w16du:dateUtc="2025-10-10T03:00:00Z">
                  <w:rPr>
                    <w:rStyle w:val="a9"/>
                    <w:rFonts w:ascii="Times New Roman" w:hAnsi="Times New Roman" w:cs="Times New Roman"/>
                    <w:noProof/>
                    <w:color w:val="000000" w:themeColor="text1"/>
                    <w:sz w:val="28"/>
                    <w:szCs w:val="28"/>
                  </w:rPr>
                </w:rPrChange>
              </w:rPr>
              <w:delText>Техническое задание</w:delText>
            </w:r>
            <w:r w:rsidRPr="005D13B9" w:rsidDel="005D13B9">
              <w:rPr>
                <w:rFonts w:ascii="Times New Roman" w:hAnsi="Times New Roman" w:cs="Times New Roman"/>
                <w:noProof/>
                <w:webHidden/>
                <w:color w:val="000000" w:themeColor="text1"/>
                <w:sz w:val="28"/>
                <w:szCs w:val="28"/>
              </w:rPr>
              <w:tab/>
              <w:delText>6</w:delText>
            </w:r>
          </w:del>
        </w:p>
        <w:p w14:paraId="4937A19C" w14:textId="02AC839C" w:rsidR="00C3045B" w:rsidRPr="005D13B9" w:rsidDel="005D13B9" w:rsidRDefault="00C3045B" w:rsidP="005D13B9">
          <w:pPr>
            <w:pStyle w:val="11"/>
            <w:tabs>
              <w:tab w:val="left" w:pos="480"/>
              <w:tab w:val="right" w:leader="dot" w:pos="9345"/>
            </w:tabs>
            <w:spacing w:line="360" w:lineRule="auto"/>
            <w:ind w:firstLine="709"/>
            <w:jc w:val="both"/>
            <w:rPr>
              <w:del w:id="487" w:author="mikle" w:date="2025-10-09T19:56:00Z" w16du:dateUtc="2025-10-10T02:56:00Z"/>
              <w:rFonts w:ascii="Times New Roman" w:eastAsiaTheme="minorEastAsia" w:hAnsi="Times New Roman" w:cs="Times New Roman"/>
              <w:b w:val="0"/>
              <w:bCs w:val="0"/>
              <w:i w:val="0"/>
              <w:iCs w:val="0"/>
              <w:noProof/>
              <w:color w:val="000000" w:themeColor="text1"/>
              <w:kern w:val="2"/>
              <w:sz w:val="28"/>
              <w:szCs w:val="28"/>
              <w14:ligatures w14:val="standardContextual"/>
            </w:rPr>
            <w:pPrChange w:id="488" w:author="mikle" w:date="2025-10-09T20:00:00Z" w16du:dateUtc="2025-10-10T03:00:00Z">
              <w:pPr>
                <w:pStyle w:val="11"/>
                <w:tabs>
                  <w:tab w:val="left" w:pos="480"/>
                  <w:tab w:val="right" w:leader="dot" w:pos="9345"/>
                </w:tabs>
                <w:spacing w:line="360" w:lineRule="auto"/>
                <w:ind w:firstLine="709"/>
                <w:jc w:val="both"/>
              </w:pPr>
            </w:pPrChange>
          </w:pPr>
          <w:del w:id="489" w:author="mikle" w:date="2025-10-09T19:56:00Z" w16du:dateUtc="2025-10-10T02:56:00Z">
            <w:r w:rsidRPr="005D13B9" w:rsidDel="005D13B9">
              <w:rPr>
                <w:rFonts w:ascii="Times New Roman" w:hAnsi="Times New Roman" w:cs="Times New Roman"/>
                <w:noProof/>
                <w:color w:val="000000" w:themeColor="text1"/>
                <w:sz w:val="28"/>
                <w:szCs w:val="28"/>
                <w:rPrChange w:id="490" w:author="mikle" w:date="2025-10-09T20:00:00Z" w16du:dateUtc="2025-10-10T03:00:00Z">
                  <w:rPr>
                    <w:rStyle w:val="a9"/>
                    <w:rFonts w:ascii="Times New Roman" w:hAnsi="Times New Roman" w:cs="Times New Roman"/>
                    <w:noProof/>
                    <w:color w:val="000000" w:themeColor="text1"/>
                    <w:sz w:val="28"/>
                    <w:szCs w:val="28"/>
                  </w:rPr>
                </w:rPrChange>
              </w:rPr>
              <w:delText>1.</w:delText>
            </w:r>
            <w:r w:rsidRPr="005D13B9" w:rsidDel="005D13B9">
              <w:rPr>
                <w:rFonts w:ascii="Times New Roman" w:eastAsiaTheme="minorEastAsia" w:hAnsi="Times New Roman" w:cs="Times New Roman"/>
                <w:b w:val="0"/>
                <w:bCs w:val="0"/>
                <w:i w:val="0"/>
                <w:iCs w:val="0"/>
                <w:noProof/>
                <w:color w:val="000000" w:themeColor="text1"/>
                <w:kern w:val="2"/>
                <w:sz w:val="28"/>
                <w:szCs w:val="28"/>
                <w14:ligatures w14:val="standardContextual"/>
              </w:rPr>
              <w:tab/>
            </w:r>
            <w:r w:rsidRPr="005D13B9" w:rsidDel="005D13B9">
              <w:rPr>
                <w:rFonts w:ascii="Times New Roman" w:hAnsi="Times New Roman" w:cs="Times New Roman"/>
                <w:noProof/>
                <w:color w:val="000000" w:themeColor="text1"/>
                <w:sz w:val="28"/>
                <w:szCs w:val="28"/>
                <w:rPrChange w:id="491" w:author="mikle" w:date="2025-10-09T20:00:00Z" w16du:dateUtc="2025-10-10T03:00:00Z">
                  <w:rPr>
                    <w:rStyle w:val="a9"/>
                    <w:rFonts w:ascii="Times New Roman" w:hAnsi="Times New Roman" w:cs="Times New Roman"/>
                    <w:noProof/>
                    <w:color w:val="000000" w:themeColor="text1"/>
                    <w:sz w:val="28"/>
                    <w:szCs w:val="28"/>
                  </w:rPr>
                </w:rPrChange>
              </w:rPr>
              <w:delText>Разработка контуров курса и марша</w:delText>
            </w:r>
            <w:r w:rsidRPr="005D13B9" w:rsidDel="005D13B9">
              <w:rPr>
                <w:rFonts w:ascii="Times New Roman" w:hAnsi="Times New Roman" w:cs="Times New Roman"/>
                <w:noProof/>
                <w:webHidden/>
                <w:color w:val="000000" w:themeColor="text1"/>
                <w:sz w:val="28"/>
                <w:szCs w:val="28"/>
              </w:rPr>
              <w:tab/>
              <w:delText>7</w:delText>
            </w:r>
          </w:del>
        </w:p>
        <w:p w14:paraId="763FAE97" w14:textId="5AD9C851" w:rsidR="00C3045B" w:rsidRPr="005D13B9" w:rsidDel="005D13B9" w:rsidRDefault="00C3045B" w:rsidP="005D13B9">
          <w:pPr>
            <w:pStyle w:val="21"/>
            <w:tabs>
              <w:tab w:val="right" w:leader="dot" w:pos="9345"/>
            </w:tabs>
            <w:spacing w:line="360" w:lineRule="auto"/>
            <w:ind w:firstLine="709"/>
            <w:jc w:val="both"/>
            <w:rPr>
              <w:del w:id="492" w:author="mikle" w:date="2025-10-09T19:56:00Z" w16du:dateUtc="2025-10-10T02:56:00Z"/>
              <w:rFonts w:ascii="Times New Roman" w:eastAsiaTheme="minorEastAsia" w:hAnsi="Times New Roman" w:cs="Times New Roman"/>
              <w:b w:val="0"/>
              <w:bCs w:val="0"/>
              <w:noProof/>
              <w:color w:val="000000" w:themeColor="text1"/>
              <w:kern w:val="2"/>
              <w:sz w:val="28"/>
              <w:szCs w:val="28"/>
              <w14:ligatures w14:val="standardContextual"/>
            </w:rPr>
            <w:pPrChange w:id="493" w:author="mikle" w:date="2025-10-09T20:00:00Z" w16du:dateUtc="2025-10-10T03:00:00Z">
              <w:pPr>
                <w:pStyle w:val="21"/>
                <w:tabs>
                  <w:tab w:val="right" w:leader="dot" w:pos="9345"/>
                </w:tabs>
                <w:spacing w:line="360" w:lineRule="auto"/>
                <w:ind w:firstLine="709"/>
                <w:jc w:val="both"/>
              </w:pPr>
            </w:pPrChange>
          </w:pPr>
          <w:del w:id="494" w:author="mikle" w:date="2025-10-09T19:56:00Z" w16du:dateUtc="2025-10-10T02:56:00Z">
            <w:r w:rsidRPr="005D13B9" w:rsidDel="005D13B9">
              <w:rPr>
                <w:rFonts w:ascii="Times New Roman" w:hAnsi="Times New Roman" w:cs="Times New Roman"/>
                <w:noProof/>
                <w:color w:val="000000" w:themeColor="text1"/>
                <w:sz w:val="28"/>
                <w:szCs w:val="28"/>
                <w:rPrChange w:id="495" w:author="mikle" w:date="2025-10-09T20:00:00Z" w16du:dateUtc="2025-10-10T03:00:00Z">
                  <w:rPr>
                    <w:rStyle w:val="a9"/>
                    <w:rFonts w:ascii="Times New Roman" w:hAnsi="Times New Roman" w:cs="Times New Roman"/>
                    <w:noProof/>
                    <w:color w:val="000000" w:themeColor="text1"/>
                    <w:sz w:val="28"/>
                    <w:szCs w:val="28"/>
                  </w:rPr>
                </w:rPrChange>
              </w:rPr>
              <w:delText>1.1 Разработка контура управления углом курса</w:delText>
            </w:r>
            <w:r w:rsidRPr="005D13B9" w:rsidDel="005D13B9">
              <w:rPr>
                <w:rFonts w:ascii="Times New Roman" w:hAnsi="Times New Roman" w:cs="Times New Roman"/>
                <w:noProof/>
                <w:webHidden/>
                <w:color w:val="000000" w:themeColor="text1"/>
                <w:sz w:val="28"/>
                <w:szCs w:val="28"/>
              </w:rPr>
              <w:tab/>
              <w:delText>7</w:delText>
            </w:r>
          </w:del>
        </w:p>
        <w:p w14:paraId="0419DDA8" w14:textId="30896BE4" w:rsidR="00C3045B" w:rsidRPr="005D13B9" w:rsidDel="005D13B9" w:rsidRDefault="00C3045B" w:rsidP="005D13B9">
          <w:pPr>
            <w:pStyle w:val="31"/>
            <w:tabs>
              <w:tab w:val="right" w:leader="dot" w:pos="9345"/>
            </w:tabs>
            <w:spacing w:line="360" w:lineRule="auto"/>
            <w:ind w:firstLine="709"/>
            <w:jc w:val="both"/>
            <w:rPr>
              <w:del w:id="496" w:author="mikle" w:date="2025-10-09T19:56:00Z" w16du:dateUtc="2025-10-10T02:56:00Z"/>
              <w:rFonts w:ascii="Times New Roman" w:eastAsiaTheme="minorEastAsia" w:hAnsi="Times New Roman" w:cs="Times New Roman"/>
              <w:noProof/>
              <w:color w:val="000000" w:themeColor="text1"/>
              <w:kern w:val="2"/>
              <w:sz w:val="28"/>
              <w:szCs w:val="28"/>
              <w14:ligatures w14:val="standardContextual"/>
            </w:rPr>
            <w:pPrChange w:id="497" w:author="mikle" w:date="2025-10-09T20:00:00Z" w16du:dateUtc="2025-10-10T03:00:00Z">
              <w:pPr>
                <w:pStyle w:val="31"/>
                <w:tabs>
                  <w:tab w:val="right" w:leader="dot" w:pos="9345"/>
                </w:tabs>
                <w:spacing w:line="360" w:lineRule="auto"/>
                <w:ind w:firstLine="709"/>
                <w:jc w:val="both"/>
              </w:pPr>
            </w:pPrChange>
          </w:pPr>
          <w:del w:id="498" w:author="mikle" w:date="2025-10-09T19:56:00Z" w16du:dateUtc="2025-10-10T02:56:00Z">
            <w:r w:rsidRPr="005D13B9" w:rsidDel="005D13B9">
              <w:rPr>
                <w:rFonts w:ascii="Times New Roman" w:hAnsi="Times New Roman" w:cs="Times New Roman"/>
                <w:b/>
                <w:bCs/>
                <w:noProof/>
                <w:color w:val="000000" w:themeColor="text1"/>
                <w:sz w:val="28"/>
                <w:szCs w:val="28"/>
                <w:rPrChange w:id="499" w:author="mikle" w:date="2025-10-09T20:00:00Z" w16du:dateUtc="2025-10-10T03:00:00Z">
                  <w:rPr>
                    <w:rStyle w:val="a9"/>
                    <w:rFonts w:ascii="Times New Roman" w:hAnsi="Times New Roman" w:cs="Times New Roman"/>
                    <w:b/>
                    <w:bCs/>
                    <w:noProof/>
                    <w:color w:val="000000" w:themeColor="text1"/>
                    <w:sz w:val="28"/>
                    <w:szCs w:val="28"/>
                  </w:rPr>
                </w:rPrChange>
              </w:rPr>
              <w:delText>1.1.1 Разработка динамической модели движения по углу курса ПА</w:delText>
            </w:r>
            <w:r w:rsidRPr="005D13B9" w:rsidDel="005D13B9">
              <w:rPr>
                <w:rFonts w:ascii="Times New Roman" w:hAnsi="Times New Roman" w:cs="Times New Roman"/>
                <w:noProof/>
                <w:webHidden/>
                <w:color w:val="000000" w:themeColor="text1"/>
                <w:sz w:val="28"/>
                <w:szCs w:val="28"/>
              </w:rPr>
              <w:tab/>
              <w:delText>7</w:delText>
            </w:r>
          </w:del>
        </w:p>
        <w:p w14:paraId="6F5920D0" w14:textId="7CE5D508" w:rsidR="00C3045B" w:rsidRPr="005D13B9" w:rsidDel="005D13B9" w:rsidRDefault="00C3045B" w:rsidP="005D13B9">
          <w:pPr>
            <w:pStyle w:val="31"/>
            <w:tabs>
              <w:tab w:val="right" w:leader="dot" w:pos="9345"/>
            </w:tabs>
            <w:spacing w:line="360" w:lineRule="auto"/>
            <w:ind w:firstLine="709"/>
            <w:jc w:val="both"/>
            <w:rPr>
              <w:del w:id="500" w:author="mikle" w:date="2025-10-09T19:56:00Z" w16du:dateUtc="2025-10-10T02:56:00Z"/>
              <w:rFonts w:ascii="Times New Roman" w:eastAsiaTheme="minorEastAsia" w:hAnsi="Times New Roman" w:cs="Times New Roman"/>
              <w:noProof/>
              <w:color w:val="000000" w:themeColor="text1"/>
              <w:kern w:val="2"/>
              <w:sz w:val="28"/>
              <w:szCs w:val="28"/>
              <w14:ligatures w14:val="standardContextual"/>
            </w:rPr>
            <w:pPrChange w:id="501" w:author="mikle" w:date="2025-10-09T20:00:00Z" w16du:dateUtc="2025-10-10T03:00:00Z">
              <w:pPr>
                <w:pStyle w:val="31"/>
                <w:tabs>
                  <w:tab w:val="right" w:leader="dot" w:pos="9345"/>
                </w:tabs>
                <w:spacing w:line="360" w:lineRule="auto"/>
                <w:ind w:firstLine="709"/>
                <w:jc w:val="both"/>
              </w:pPr>
            </w:pPrChange>
          </w:pPr>
          <w:del w:id="502" w:author="mikle" w:date="2025-10-09T19:56:00Z" w16du:dateUtc="2025-10-10T02:56:00Z">
            <w:r w:rsidRPr="005D13B9" w:rsidDel="005D13B9">
              <w:rPr>
                <w:rFonts w:ascii="Times New Roman" w:hAnsi="Times New Roman" w:cs="Times New Roman"/>
                <w:b/>
                <w:bCs/>
                <w:noProof/>
                <w:color w:val="000000" w:themeColor="text1"/>
                <w:sz w:val="28"/>
                <w:szCs w:val="28"/>
                <w:rPrChange w:id="503" w:author="mikle" w:date="2025-10-09T20:00:00Z" w16du:dateUtc="2025-10-10T03:00:00Z">
                  <w:rPr>
                    <w:rStyle w:val="a9"/>
                    <w:rFonts w:ascii="Times New Roman" w:hAnsi="Times New Roman" w:cs="Times New Roman"/>
                    <w:b/>
                    <w:bCs/>
                    <w:noProof/>
                    <w:color w:val="000000" w:themeColor="text1"/>
                    <w:sz w:val="28"/>
                    <w:szCs w:val="28"/>
                  </w:rPr>
                </w:rPrChange>
              </w:rPr>
              <w:delText>1.1.2 Движительно-рулевой комплекс подводного аппарата в контуре курса</w:delText>
            </w:r>
            <w:r w:rsidRPr="005D13B9" w:rsidDel="005D13B9">
              <w:rPr>
                <w:rFonts w:ascii="Times New Roman" w:hAnsi="Times New Roman" w:cs="Times New Roman"/>
                <w:noProof/>
                <w:webHidden/>
                <w:color w:val="000000" w:themeColor="text1"/>
                <w:sz w:val="28"/>
                <w:szCs w:val="28"/>
              </w:rPr>
              <w:tab/>
              <w:delText>10</w:delText>
            </w:r>
          </w:del>
        </w:p>
        <w:p w14:paraId="494CC0E6" w14:textId="2EB0FC78" w:rsidR="00C3045B" w:rsidRPr="005D13B9" w:rsidDel="005D13B9" w:rsidRDefault="00C3045B" w:rsidP="005D13B9">
          <w:pPr>
            <w:pStyle w:val="31"/>
            <w:tabs>
              <w:tab w:val="right" w:leader="dot" w:pos="9345"/>
            </w:tabs>
            <w:spacing w:line="360" w:lineRule="auto"/>
            <w:ind w:firstLine="709"/>
            <w:jc w:val="both"/>
            <w:rPr>
              <w:del w:id="504" w:author="mikle" w:date="2025-10-09T19:56:00Z" w16du:dateUtc="2025-10-10T02:56:00Z"/>
              <w:rFonts w:ascii="Times New Roman" w:eastAsiaTheme="minorEastAsia" w:hAnsi="Times New Roman" w:cs="Times New Roman"/>
              <w:noProof/>
              <w:color w:val="000000" w:themeColor="text1"/>
              <w:kern w:val="2"/>
              <w:sz w:val="28"/>
              <w:szCs w:val="28"/>
              <w14:ligatures w14:val="standardContextual"/>
            </w:rPr>
            <w:pPrChange w:id="505" w:author="mikle" w:date="2025-10-09T20:00:00Z" w16du:dateUtc="2025-10-10T03:00:00Z">
              <w:pPr>
                <w:pStyle w:val="31"/>
                <w:tabs>
                  <w:tab w:val="right" w:leader="dot" w:pos="9345"/>
                </w:tabs>
                <w:spacing w:line="360" w:lineRule="auto"/>
                <w:ind w:firstLine="709"/>
                <w:jc w:val="both"/>
              </w:pPr>
            </w:pPrChange>
          </w:pPr>
          <w:del w:id="506" w:author="mikle" w:date="2025-10-09T19:56:00Z" w16du:dateUtc="2025-10-10T02:56:00Z">
            <w:r w:rsidRPr="005D13B9" w:rsidDel="005D13B9">
              <w:rPr>
                <w:rFonts w:ascii="Times New Roman" w:hAnsi="Times New Roman" w:cs="Times New Roman"/>
                <w:b/>
                <w:bCs/>
                <w:noProof/>
                <w:color w:val="000000" w:themeColor="text1"/>
                <w:sz w:val="28"/>
                <w:szCs w:val="28"/>
                <w:rPrChange w:id="507" w:author="mikle" w:date="2025-10-09T20:00:00Z" w16du:dateUtc="2025-10-10T03:00:00Z">
                  <w:rPr>
                    <w:rStyle w:val="a9"/>
                    <w:rFonts w:ascii="Times New Roman" w:hAnsi="Times New Roman" w:cs="Times New Roman"/>
                    <w:b/>
                    <w:bCs/>
                    <w:noProof/>
                    <w:color w:val="000000" w:themeColor="text1"/>
                    <w:sz w:val="28"/>
                    <w:szCs w:val="28"/>
                  </w:rPr>
                </w:rPrChange>
              </w:rPr>
              <w:delText>1.1.3 Постр</w:delText>
            </w:r>
            <w:r w:rsidRPr="005D13B9" w:rsidDel="005D13B9">
              <w:rPr>
                <w:rFonts w:ascii="Times New Roman" w:hAnsi="Times New Roman" w:cs="Times New Roman"/>
                <w:b/>
                <w:bCs/>
                <w:noProof/>
                <w:color w:val="000000" w:themeColor="text1"/>
                <w:sz w:val="28"/>
                <w:szCs w:val="28"/>
                <w:rPrChange w:id="508" w:author="mikle" w:date="2025-10-09T20:00:00Z" w16du:dateUtc="2025-10-10T03:00:00Z">
                  <w:rPr>
                    <w:rStyle w:val="a9"/>
                    <w:rFonts w:ascii="Times New Roman" w:hAnsi="Times New Roman" w:cs="Times New Roman"/>
                    <w:b/>
                    <w:bCs/>
                    <w:noProof/>
                    <w:color w:val="000000" w:themeColor="text1"/>
                    <w:sz w:val="28"/>
                    <w:szCs w:val="28"/>
                  </w:rPr>
                </w:rPrChange>
              </w:rPr>
              <w:delText>о</w:delText>
            </w:r>
            <w:r w:rsidRPr="005D13B9" w:rsidDel="005D13B9">
              <w:rPr>
                <w:rFonts w:ascii="Times New Roman" w:hAnsi="Times New Roman" w:cs="Times New Roman"/>
                <w:b/>
                <w:bCs/>
                <w:noProof/>
                <w:color w:val="000000" w:themeColor="text1"/>
                <w:sz w:val="28"/>
                <w:szCs w:val="28"/>
                <w:rPrChange w:id="509" w:author="mikle" w:date="2025-10-09T20:00:00Z" w16du:dateUtc="2025-10-10T03:00:00Z">
                  <w:rPr>
                    <w:rStyle w:val="a9"/>
                    <w:rFonts w:ascii="Times New Roman" w:hAnsi="Times New Roman" w:cs="Times New Roman"/>
                    <w:b/>
                    <w:bCs/>
                    <w:noProof/>
                    <w:color w:val="000000" w:themeColor="text1"/>
                    <w:sz w:val="28"/>
                    <w:szCs w:val="28"/>
                  </w:rPr>
                </w:rPrChange>
              </w:rPr>
              <w:delText>ение уравнения и реализация модуля управления контура курса</w:delText>
            </w:r>
            <w:r w:rsidRPr="005D13B9" w:rsidDel="005D13B9">
              <w:rPr>
                <w:rFonts w:ascii="Times New Roman" w:hAnsi="Times New Roman" w:cs="Times New Roman"/>
                <w:noProof/>
                <w:webHidden/>
                <w:color w:val="000000" w:themeColor="text1"/>
                <w:sz w:val="28"/>
                <w:szCs w:val="28"/>
              </w:rPr>
              <w:tab/>
              <w:delText>12</w:delText>
            </w:r>
          </w:del>
        </w:p>
        <w:p w14:paraId="209122C8" w14:textId="78DF1304" w:rsidR="00C3045B" w:rsidRPr="005D13B9" w:rsidDel="005D13B9" w:rsidRDefault="00C3045B" w:rsidP="005D13B9">
          <w:pPr>
            <w:pStyle w:val="21"/>
            <w:tabs>
              <w:tab w:val="right" w:leader="dot" w:pos="9345"/>
            </w:tabs>
            <w:spacing w:line="360" w:lineRule="auto"/>
            <w:ind w:firstLine="709"/>
            <w:jc w:val="both"/>
            <w:rPr>
              <w:del w:id="510" w:author="mikle" w:date="2025-10-09T19:56:00Z" w16du:dateUtc="2025-10-10T02:56:00Z"/>
              <w:rFonts w:ascii="Times New Roman" w:eastAsiaTheme="minorEastAsia" w:hAnsi="Times New Roman" w:cs="Times New Roman"/>
              <w:b w:val="0"/>
              <w:bCs w:val="0"/>
              <w:noProof/>
              <w:color w:val="000000" w:themeColor="text1"/>
              <w:kern w:val="2"/>
              <w:sz w:val="28"/>
              <w:szCs w:val="28"/>
              <w14:ligatures w14:val="standardContextual"/>
            </w:rPr>
            <w:pPrChange w:id="511" w:author="mikle" w:date="2025-10-09T20:00:00Z" w16du:dateUtc="2025-10-10T03:00:00Z">
              <w:pPr>
                <w:pStyle w:val="21"/>
                <w:tabs>
                  <w:tab w:val="right" w:leader="dot" w:pos="9345"/>
                </w:tabs>
                <w:spacing w:line="360" w:lineRule="auto"/>
                <w:ind w:firstLine="709"/>
                <w:jc w:val="both"/>
              </w:pPr>
            </w:pPrChange>
          </w:pPr>
          <w:del w:id="512" w:author="mikle" w:date="2025-10-09T19:56:00Z" w16du:dateUtc="2025-10-10T02:56:00Z">
            <w:r w:rsidRPr="005D13B9" w:rsidDel="005D13B9">
              <w:rPr>
                <w:rFonts w:ascii="Times New Roman" w:hAnsi="Times New Roman" w:cs="Times New Roman"/>
                <w:noProof/>
                <w:color w:val="000000" w:themeColor="text1"/>
                <w:sz w:val="28"/>
                <w:szCs w:val="28"/>
                <w:rPrChange w:id="513" w:author="mikle" w:date="2025-10-09T20:00:00Z" w16du:dateUtc="2025-10-10T03:00:00Z">
                  <w:rPr>
                    <w:rStyle w:val="a9"/>
                    <w:rFonts w:ascii="Times New Roman" w:hAnsi="Times New Roman" w:cs="Times New Roman"/>
                    <w:noProof/>
                    <w:color w:val="000000" w:themeColor="text1"/>
                    <w:sz w:val="28"/>
                    <w:szCs w:val="28"/>
                  </w:rPr>
                </w:rPrChange>
              </w:rPr>
              <w:delText>1.2 Разработка контура управления маршевым движением</w:delText>
            </w:r>
            <w:r w:rsidRPr="005D13B9" w:rsidDel="005D13B9">
              <w:rPr>
                <w:rFonts w:ascii="Times New Roman" w:hAnsi="Times New Roman" w:cs="Times New Roman"/>
                <w:noProof/>
                <w:webHidden/>
                <w:color w:val="000000" w:themeColor="text1"/>
                <w:sz w:val="28"/>
                <w:szCs w:val="28"/>
              </w:rPr>
              <w:tab/>
              <w:delText>14</w:delText>
            </w:r>
          </w:del>
        </w:p>
        <w:p w14:paraId="7AF0035B" w14:textId="482327A8" w:rsidR="00C3045B" w:rsidRPr="005D13B9" w:rsidDel="005D13B9" w:rsidRDefault="00C3045B" w:rsidP="005D13B9">
          <w:pPr>
            <w:pStyle w:val="31"/>
            <w:tabs>
              <w:tab w:val="right" w:leader="dot" w:pos="9345"/>
            </w:tabs>
            <w:spacing w:line="360" w:lineRule="auto"/>
            <w:ind w:firstLine="709"/>
            <w:jc w:val="both"/>
            <w:rPr>
              <w:del w:id="514" w:author="mikle" w:date="2025-10-09T19:56:00Z" w16du:dateUtc="2025-10-10T02:56:00Z"/>
              <w:rFonts w:ascii="Times New Roman" w:eastAsiaTheme="minorEastAsia" w:hAnsi="Times New Roman" w:cs="Times New Roman"/>
              <w:noProof/>
              <w:color w:val="000000" w:themeColor="text1"/>
              <w:kern w:val="2"/>
              <w:sz w:val="28"/>
              <w:szCs w:val="28"/>
              <w14:ligatures w14:val="standardContextual"/>
            </w:rPr>
            <w:pPrChange w:id="515" w:author="mikle" w:date="2025-10-09T20:00:00Z" w16du:dateUtc="2025-10-10T03:00:00Z">
              <w:pPr>
                <w:pStyle w:val="31"/>
                <w:tabs>
                  <w:tab w:val="right" w:leader="dot" w:pos="9345"/>
                </w:tabs>
                <w:spacing w:line="360" w:lineRule="auto"/>
                <w:ind w:firstLine="709"/>
                <w:jc w:val="both"/>
              </w:pPr>
            </w:pPrChange>
          </w:pPr>
          <w:del w:id="516" w:author="mikle" w:date="2025-10-09T19:56:00Z" w16du:dateUtc="2025-10-10T02:56:00Z">
            <w:r w:rsidRPr="005D13B9" w:rsidDel="005D13B9">
              <w:rPr>
                <w:rFonts w:ascii="Times New Roman" w:hAnsi="Times New Roman" w:cs="Times New Roman"/>
                <w:b/>
                <w:bCs/>
                <w:noProof/>
                <w:color w:val="000000" w:themeColor="text1"/>
                <w:sz w:val="28"/>
                <w:szCs w:val="28"/>
                <w:rPrChange w:id="517" w:author="mikle" w:date="2025-10-09T20:00:00Z" w16du:dateUtc="2025-10-10T03:00:00Z">
                  <w:rPr>
                    <w:rStyle w:val="a9"/>
                    <w:rFonts w:ascii="Times New Roman" w:hAnsi="Times New Roman" w:cs="Times New Roman"/>
                    <w:b/>
                    <w:bCs/>
                    <w:noProof/>
                    <w:color w:val="000000" w:themeColor="text1"/>
                    <w:sz w:val="28"/>
                    <w:szCs w:val="28"/>
                  </w:rPr>
                </w:rPrChange>
              </w:rPr>
              <w:delText>1.2.1 Разработка динамической модели маршевого движения ПА</w:delText>
            </w:r>
            <w:r w:rsidRPr="005D13B9" w:rsidDel="005D13B9">
              <w:rPr>
                <w:rFonts w:ascii="Times New Roman" w:hAnsi="Times New Roman" w:cs="Times New Roman"/>
                <w:noProof/>
                <w:webHidden/>
                <w:color w:val="000000" w:themeColor="text1"/>
                <w:sz w:val="28"/>
                <w:szCs w:val="28"/>
              </w:rPr>
              <w:tab/>
              <w:delText>14</w:delText>
            </w:r>
          </w:del>
        </w:p>
        <w:p w14:paraId="64BDBCCE" w14:textId="3560ED76" w:rsidR="00C3045B" w:rsidRPr="005D13B9" w:rsidDel="005D13B9" w:rsidRDefault="00C3045B" w:rsidP="005D13B9">
          <w:pPr>
            <w:pStyle w:val="31"/>
            <w:tabs>
              <w:tab w:val="right" w:leader="dot" w:pos="9345"/>
            </w:tabs>
            <w:spacing w:line="360" w:lineRule="auto"/>
            <w:ind w:firstLine="709"/>
            <w:jc w:val="both"/>
            <w:rPr>
              <w:del w:id="518" w:author="mikle" w:date="2025-10-09T19:56:00Z" w16du:dateUtc="2025-10-10T02:56:00Z"/>
              <w:rFonts w:ascii="Times New Roman" w:eastAsiaTheme="minorEastAsia" w:hAnsi="Times New Roman" w:cs="Times New Roman"/>
              <w:noProof/>
              <w:color w:val="000000" w:themeColor="text1"/>
              <w:kern w:val="2"/>
              <w:sz w:val="28"/>
              <w:szCs w:val="28"/>
              <w14:ligatures w14:val="standardContextual"/>
            </w:rPr>
            <w:pPrChange w:id="519" w:author="mikle" w:date="2025-10-09T20:00:00Z" w16du:dateUtc="2025-10-10T03:00:00Z">
              <w:pPr>
                <w:pStyle w:val="31"/>
                <w:tabs>
                  <w:tab w:val="right" w:leader="dot" w:pos="9345"/>
                </w:tabs>
                <w:spacing w:line="360" w:lineRule="auto"/>
                <w:ind w:firstLine="709"/>
                <w:jc w:val="both"/>
              </w:pPr>
            </w:pPrChange>
          </w:pPr>
          <w:del w:id="520" w:author="mikle" w:date="2025-10-09T19:56:00Z" w16du:dateUtc="2025-10-10T02:56:00Z">
            <w:r w:rsidRPr="005D13B9" w:rsidDel="005D13B9">
              <w:rPr>
                <w:rFonts w:ascii="Times New Roman" w:hAnsi="Times New Roman" w:cs="Times New Roman"/>
                <w:b/>
                <w:bCs/>
                <w:noProof/>
                <w:color w:val="000000" w:themeColor="text1"/>
                <w:sz w:val="28"/>
                <w:szCs w:val="28"/>
                <w:rPrChange w:id="521" w:author="mikle" w:date="2025-10-09T20:00:00Z" w16du:dateUtc="2025-10-10T03:00:00Z">
                  <w:rPr>
                    <w:rStyle w:val="a9"/>
                    <w:rFonts w:ascii="Times New Roman" w:hAnsi="Times New Roman" w:cs="Times New Roman"/>
                    <w:b/>
                    <w:bCs/>
                    <w:noProof/>
                    <w:color w:val="000000" w:themeColor="text1"/>
                    <w:sz w:val="28"/>
                    <w:szCs w:val="28"/>
                  </w:rPr>
                </w:rPrChange>
              </w:rPr>
              <w:delText>1.2.2 Движительно-рулевой комплекс подводного аппарата в контуре марша</w:delText>
            </w:r>
            <w:r w:rsidRPr="005D13B9" w:rsidDel="005D13B9">
              <w:rPr>
                <w:rFonts w:ascii="Times New Roman" w:hAnsi="Times New Roman" w:cs="Times New Roman"/>
                <w:noProof/>
                <w:webHidden/>
                <w:color w:val="000000" w:themeColor="text1"/>
                <w:sz w:val="28"/>
                <w:szCs w:val="28"/>
              </w:rPr>
              <w:tab/>
              <w:delText>16</w:delText>
            </w:r>
          </w:del>
        </w:p>
        <w:p w14:paraId="5E0129B0" w14:textId="01C8DBF9" w:rsidR="00C3045B" w:rsidRPr="005D13B9" w:rsidDel="005D13B9" w:rsidRDefault="00C3045B" w:rsidP="005D13B9">
          <w:pPr>
            <w:pStyle w:val="31"/>
            <w:tabs>
              <w:tab w:val="right" w:leader="dot" w:pos="9345"/>
            </w:tabs>
            <w:spacing w:line="360" w:lineRule="auto"/>
            <w:ind w:firstLine="709"/>
            <w:jc w:val="both"/>
            <w:rPr>
              <w:del w:id="522" w:author="mikle" w:date="2025-10-09T19:56:00Z" w16du:dateUtc="2025-10-10T02:56:00Z"/>
              <w:rFonts w:ascii="Times New Roman" w:eastAsiaTheme="minorEastAsia" w:hAnsi="Times New Roman" w:cs="Times New Roman"/>
              <w:noProof/>
              <w:color w:val="000000" w:themeColor="text1"/>
              <w:kern w:val="2"/>
              <w:sz w:val="28"/>
              <w:szCs w:val="28"/>
              <w14:ligatures w14:val="standardContextual"/>
            </w:rPr>
            <w:pPrChange w:id="523" w:author="mikle" w:date="2025-10-09T20:00:00Z" w16du:dateUtc="2025-10-10T03:00:00Z">
              <w:pPr>
                <w:pStyle w:val="31"/>
                <w:tabs>
                  <w:tab w:val="right" w:leader="dot" w:pos="9345"/>
                </w:tabs>
                <w:spacing w:line="360" w:lineRule="auto"/>
                <w:ind w:firstLine="709"/>
                <w:jc w:val="both"/>
              </w:pPr>
            </w:pPrChange>
          </w:pPr>
          <w:del w:id="524" w:author="mikle" w:date="2025-10-09T19:56:00Z" w16du:dateUtc="2025-10-10T02:56:00Z">
            <w:r w:rsidRPr="005D13B9" w:rsidDel="005D13B9">
              <w:rPr>
                <w:rFonts w:ascii="Times New Roman" w:hAnsi="Times New Roman" w:cs="Times New Roman"/>
                <w:b/>
                <w:bCs/>
                <w:noProof/>
                <w:color w:val="000000" w:themeColor="text1"/>
                <w:sz w:val="28"/>
                <w:szCs w:val="28"/>
                <w:rPrChange w:id="525" w:author="mikle" w:date="2025-10-09T20:00:00Z" w16du:dateUtc="2025-10-10T03:00:00Z">
                  <w:rPr>
                    <w:rStyle w:val="a9"/>
                    <w:rFonts w:ascii="Times New Roman" w:hAnsi="Times New Roman" w:cs="Times New Roman"/>
                    <w:b/>
                    <w:bCs/>
                    <w:noProof/>
                    <w:color w:val="000000" w:themeColor="text1"/>
                    <w:sz w:val="28"/>
                    <w:szCs w:val="28"/>
                  </w:rPr>
                </w:rPrChange>
              </w:rPr>
              <w:delText>1.2.3 Построение уравнения и реализация модуля управления контура марша</w:delText>
            </w:r>
            <w:r w:rsidRPr="005D13B9" w:rsidDel="005D13B9">
              <w:rPr>
                <w:rFonts w:ascii="Times New Roman" w:hAnsi="Times New Roman" w:cs="Times New Roman"/>
                <w:noProof/>
                <w:webHidden/>
                <w:color w:val="000000" w:themeColor="text1"/>
                <w:sz w:val="28"/>
                <w:szCs w:val="28"/>
              </w:rPr>
              <w:tab/>
              <w:delText>17</w:delText>
            </w:r>
          </w:del>
        </w:p>
        <w:p w14:paraId="6DA932A1" w14:textId="510DA63C" w:rsidR="00C3045B" w:rsidRPr="005D13B9" w:rsidDel="005D13B9" w:rsidRDefault="00C3045B" w:rsidP="005D13B9">
          <w:pPr>
            <w:pStyle w:val="11"/>
            <w:tabs>
              <w:tab w:val="left" w:pos="480"/>
              <w:tab w:val="right" w:leader="dot" w:pos="9345"/>
            </w:tabs>
            <w:spacing w:line="360" w:lineRule="auto"/>
            <w:ind w:firstLine="709"/>
            <w:jc w:val="both"/>
            <w:rPr>
              <w:del w:id="526" w:author="mikle" w:date="2025-10-09T19:56:00Z" w16du:dateUtc="2025-10-10T02:56:00Z"/>
              <w:rFonts w:ascii="Times New Roman" w:eastAsiaTheme="minorEastAsia" w:hAnsi="Times New Roman" w:cs="Times New Roman"/>
              <w:b w:val="0"/>
              <w:bCs w:val="0"/>
              <w:i w:val="0"/>
              <w:iCs w:val="0"/>
              <w:noProof/>
              <w:color w:val="000000" w:themeColor="text1"/>
              <w:kern w:val="2"/>
              <w:sz w:val="28"/>
              <w:szCs w:val="28"/>
              <w14:ligatures w14:val="standardContextual"/>
            </w:rPr>
            <w:pPrChange w:id="527" w:author="mikle" w:date="2025-10-09T20:00:00Z" w16du:dateUtc="2025-10-10T03:00:00Z">
              <w:pPr>
                <w:pStyle w:val="11"/>
                <w:tabs>
                  <w:tab w:val="left" w:pos="480"/>
                  <w:tab w:val="right" w:leader="dot" w:pos="9345"/>
                </w:tabs>
                <w:spacing w:line="360" w:lineRule="auto"/>
                <w:ind w:firstLine="709"/>
                <w:jc w:val="both"/>
              </w:pPr>
            </w:pPrChange>
          </w:pPr>
          <w:del w:id="528" w:author="mikle" w:date="2025-10-09T19:56:00Z" w16du:dateUtc="2025-10-10T02:56:00Z">
            <w:r w:rsidRPr="005D13B9" w:rsidDel="005D13B9">
              <w:rPr>
                <w:rFonts w:ascii="Times New Roman" w:hAnsi="Times New Roman" w:cs="Times New Roman"/>
                <w:noProof/>
                <w:color w:val="000000" w:themeColor="text1"/>
                <w:sz w:val="28"/>
                <w:szCs w:val="28"/>
                <w:rPrChange w:id="529" w:author="mikle" w:date="2025-10-09T20:00:00Z" w16du:dateUtc="2025-10-10T03:00:00Z">
                  <w:rPr>
                    <w:rStyle w:val="a9"/>
                    <w:rFonts w:ascii="Times New Roman" w:hAnsi="Times New Roman" w:cs="Times New Roman"/>
                    <w:noProof/>
                    <w:color w:val="000000" w:themeColor="text1"/>
                    <w:sz w:val="28"/>
                    <w:szCs w:val="28"/>
                  </w:rPr>
                </w:rPrChange>
              </w:rPr>
              <w:delText>2.</w:delText>
            </w:r>
            <w:r w:rsidRPr="005D13B9" w:rsidDel="005D13B9">
              <w:rPr>
                <w:rFonts w:ascii="Times New Roman" w:eastAsiaTheme="minorEastAsia" w:hAnsi="Times New Roman" w:cs="Times New Roman"/>
                <w:b w:val="0"/>
                <w:bCs w:val="0"/>
                <w:i w:val="0"/>
                <w:iCs w:val="0"/>
                <w:noProof/>
                <w:color w:val="000000" w:themeColor="text1"/>
                <w:kern w:val="2"/>
                <w:sz w:val="28"/>
                <w:szCs w:val="28"/>
                <w14:ligatures w14:val="standardContextual"/>
              </w:rPr>
              <w:tab/>
            </w:r>
            <w:r w:rsidRPr="005D13B9" w:rsidDel="005D13B9">
              <w:rPr>
                <w:rFonts w:ascii="Times New Roman" w:hAnsi="Times New Roman" w:cs="Times New Roman"/>
                <w:noProof/>
                <w:color w:val="000000" w:themeColor="text1"/>
                <w:sz w:val="28"/>
                <w:szCs w:val="28"/>
                <w:rPrChange w:id="530" w:author="mikle" w:date="2025-10-09T20:00:00Z" w16du:dateUtc="2025-10-10T03:00:00Z">
                  <w:rPr>
                    <w:rStyle w:val="a9"/>
                    <w:rFonts w:ascii="Times New Roman" w:hAnsi="Times New Roman" w:cs="Times New Roman"/>
                    <w:noProof/>
                    <w:color w:val="000000" w:themeColor="text1"/>
                    <w:sz w:val="28"/>
                    <w:szCs w:val="28"/>
                  </w:rPr>
                </w:rPrChange>
              </w:rPr>
              <w:delText>Разработка метода движения ПА по траектории</w:delText>
            </w:r>
            <w:r w:rsidRPr="005D13B9" w:rsidDel="005D13B9">
              <w:rPr>
                <w:rFonts w:ascii="Times New Roman" w:hAnsi="Times New Roman" w:cs="Times New Roman"/>
                <w:noProof/>
                <w:webHidden/>
                <w:color w:val="000000" w:themeColor="text1"/>
                <w:sz w:val="28"/>
                <w:szCs w:val="28"/>
              </w:rPr>
              <w:tab/>
              <w:delText>19</w:delText>
            </w:r>
          </w:del>
        </w:p>
        <w:p w14:paraId="0F0847B2" w14:textId="5A6B3399" w:rsidR="00C3045B" w:rsidRPr="005D13B9" w:rsidDel="005D13B9" w:rsidRDefault="00C3045B" w:rsidP="005D13B9">
          <w:pPr>
            <w:pStyle w:val="21"/>
            <w:tabs>
              <w:tab w:val="left" w:pos="960"/>
              <w:tab w:val="right" w:leader="dot" w:pos="9345"/>
            </w:tabs>
            <w:spacing w:line="360" w:lineRule="auto"/>
            <w:ind w:firstLine="709"/>
            <w:jc w:val="both"/>
            <w:rPr>
              <w:del w:id="531" w:author="mikle" w:date="2025-10-09T19:56:00Z" w16du:dateUtc="2025-10-10T02:56:00Z"/>
              <w:rFonts w:ascii="Times New Roman" w:eastAsiaTheme="minorEastAsia" w:hAnsi="Times New Roman" w:cs="Times New Roman"/>
              <w:b w:val="0"/>
              <w:bCs w:val="0"/>
              <w:noProof/>
              <w:color w:val="000000" w:themeColor="text1"/>
              <w:kern w:val="2"/>
              <w:sz w:val="28"/>
              <w:szCs w:val="28"/>
              <w14:ligatures w14:val="standardContextual"/>
            </w:rPr>
            <w:pPrChange w:id="532" w:author="mikle" w:date="2025-10-09T20:00:00Z" w16du:dateUtc="2025-10-10T03:00:00Z">
              <w:pPr>
                <w:pStyle w:val="21"/>
                <w:tabs>
                  <w:tab w:val="left" w:pos="960"/>
                  <w:tab w:val="right" w:leader="dot" w:pos="9345"/>
                </w:tabs>
                <w:spacing w:line="360" w:lineRule="auto"/>
                <w:ind w:firstLine="709"/>
                <w:jc w:val="both"/>
              </w:pPr>
            </w:pPrChange>
          </w:pPr>
          <w:del w:id="533" w:author="mikle" w:date="2025-10-09T19:56:00Z" w16du:dateUtc="2025-10-10T02:56:00Z">
            <w:r w:rsidRPr="005D13B9" w:rsidDel="005D13B9">
              <w:rPr>
                <w:rFonts w:ascii="Times New Roman" w:hAnsi="Times New Roman" w:cs="Times New Roman"/>
                <w:noProof/>
                <w:color w:val="000000" w:themeColor="text1"/>
                <w:sz w:val="28"/>
                <w:szCs w:val="28"/>
                <w:rPrChange w:id="534" w:author="mikle" w:date="2025-10-09T20:00:00Z" w16du:dateUtc="2025-10-10T03:00:00Z">
                  <w:rPr>
                    <w:rStyle w:val="a9"/>
                    <w:rFonts w:ascii="Times New Roman" w:hAnsi="Times New Roman" w:cs="Times New Roman"/>
                    <w:noProof/>
                    <w:color w:val="000000" w:themeColor="text1"/>
                    <w:sz w:val="28"/>
                    <w:szCs w:val="28"/>
                  </w:rPr>
                </w:rPrChange>
              </w:rPr>
              <w:delText>2.1</w:delText>
            </w:r>
            <w:r w:rsidRPr="005D13B9" w:rsidDel="005D13B9">
              <w:rPr>
                <w:rFonts w:ascii="Times New Roman" w:eastAsiaTheme="minorEastAsia" w:hAnsi="Times New Roman" w:cs="Times New Roman"/>
                <w:b w:val="0"/>
                <w:bCs w:val="0"/>
                <w:noProof/>
                <w:color w:val="000000" w:themeColor="text1"/>
                <w:kern w:val="2"/>
                <w:sz w:val="28"/>
                <w:szCs w:val="28"/>
                <w14:ligatures w14:val="standardContextual"/>
              </w:rPr>
              <w:tab/>
            </w:r>
            <w:r w:rsidRPr="005D13B9" w:rsidDel="005D13B9">
              <w:rPr>
                <w:rFonts w:ascii="Times New Roman" w:hAnsi="Times New Roman" w:cs="Times New Roman"/>
                <w:noProof/>
                <w:color w:val="000000" w:themeColor="text1"/>
                <w:sz w:val="28"/>
                <w:szCs w:val="28"/>
                <w:rPrChange w:id="535" w:author="mikle" w:date="2025-10-09T20:00:00Z" w16du:dateUtc="2025-10-10T03:00:00Z">
                  <w:rPr>
                    <w:rStyle w:val="a9"/>
                    <w:rFonts w:ascii="Times New Roman" w:hAnsi="Times New Roman" w:cs="Times New Roman"/>
                    <w:noProof/>
                    <w:color w:val="000000" w:themeColor="text1"/>
                    <w:sz w:val="28"/>
                    <w:szCs w:val="28"/>
                  </w:rPr>
                </w:rPrChange>
              </w:rPr>
              <w:delText>Выбор метода вывода аппарата в точку траектории</w:delText>
            </w:r>
            <w:r w:rsidRPr="005D13B9" w:rsidDel="005D13B9">
              <w:rPr>
                <w:rFonts w:ascii="Times New Roman" w:hAnsi="Times New Roman" w:cs="Times New Roman"/>
                <w:noProof/>
                <w:webHidden/>
                <w:color w:val="000000" w:themeColor="text1"/>
                <w:sz w:val="28"/>
                <w:szCs w:val="28"/>
              </w:rPr>
              <w:tab/>
              <w:delText>19</w:delText>
            </w:r>
          </w:del>
        </w:p>
        <w:p w14:paraId="4BB33F38" w14:textId="00957892" w:rsidR="00C3045B" w:rsidRPr="005D13B9" w:rsidDel="005D13B9" w:rsidRDefault="00C3045B" w:rsidP="005D13B9">
          <w:pPr>
            <w:pStyle w:val="21"/>
            <w:tabs>
              <w:tab w:val="left" w:pos="960"/>
              <w:tab w:val="right" w:leader="dot" w:pos="9345"/>
            </w:tabs>
            <w:spacing w:line="360" w:lineRule="auto"/>
            <w:ind w:firstLine="709"/>
            <w:jc w:val="both"/>
            <w:rPr>
              <w:del w:id="536" w:author="mikle" w:date="2025-10-09T19:56:00Z" w16du:dateUtc="2025-10-10T02:56:00Z"/>
              <w:rFonts w:ascii="Times New Roman" w:eastAsiaTheme="minorEastAsia" w:hAnsi="Times New Roman" w:cs="Times New Roman"/>
              <w:b w:val="0"/>
              <w:bCs w:val="0"/>
              <w:noProof/>
              <w:color w:val="000000" w:themeColor="text1"/>
              <w:kern w:val="2"/>
              <w:sz w:val="28"/>
              <w:szCs w:val="28"/>
              <w14:ligatures w14:val="standardContextual"/>
            </w:rPr>
            <w:pPrChange w:id="537" w:author="mikle" w:date="2025-10-09T20:00:00Z" w16du:dateUtc="2025-10-10T03:00:00Z">
              <w:pPr>
                <w:pStyle w:val="21"/>
                <w:tabs>
                  <w:tab w:val="left" w:pos="960"/>
                  <w:tab w:val="right" w:leader="dot" w:pos="9345"/>
                </w:tabs>
                <w:spacing w:line="360" w:lineRule="auto"/>
                <w:ind w:firstLine="709"/>
                <w:jc w:val="both"/>
              </w:pPr>
            </w:pPrChange>
          </w:pPr>
          <w:del w:id="538" w:author="mikle" w:date="2025-10-09T19:56:00Z" w16du:dateUtc="2025-10-10T02:56:00Z">
            <w:r w:rsidRPr="005D13B9" w:rsidDel="005D13B9">
              <w:rPr>
                <w:rFonts w:ascii="Times New Roman" w:hAnsi="Times New Roman" w:cs="Times New Roman"/>
                <w:noProof/>
                <w:color w:val="000000" w:themeColor="text1"/>
                <w:sz w:val="28"/>
                <w:szCs w:val="28"/>
                <w:rPrChange w:id="539" w:author="mikle" w:date="2025-10-09T20:00:00Z" w16du:dateUtc="2025-10-10T03:00:00Z">
                  <w:rPr>
                    <w:rStyle w:val="a9"/>
                    <w:rFonts w:ascii="Times New Roman" w:hAnsi="Times New Roman" w:cs="Times New Roman"/>
                    <w:noProof/>
                    <w:color w:val="000000" w:themeColor="text1"/>
                    <w:sz w:val="28"/>
                    <w:szCs w:val="28"/>
                  </w:rPr>
                </w:rPrChange>
              </w:rPr>
              <w:delText>2.2</w:delText>
            </w:r>
            <w:r w:rsidRPr="005D13B9" w:rsidDel="005D13B9">
              <w:rPr>
                <w:rFonts w:ascii="Times New Roman" w:eastAsiaTheme="minorEastAsia" w:hAnsi="Times New Roman" w:cs="Times New Roman"/>
                <w:b w:val="0"/>
                <w:bCs w:val="0"/>
                <w:noProof/>
                <w:color w:val="000000" w:themeColor="text1"/>
                <w:kern w:val="2"/>
                <w:sz w:val="28"/>
                <w:szCs w:val="28"/>
                <w14:ligatures w14:val="standardContextual"/>
              </w:rPr>
              <w:tab/>
            </w:r>
            <w:r w:rsidRPr="005D13B9" w:rsidDel="005D13B9">
              <w:rPr>
                <w:rFonts w:ascii="Times New Roman" w:hAnsi="Times New Roman" w:cs="Times New Roman"/>
                <w:noProof/>
                <w:color w:val="000000" w:themeColor="text1"/>
                <w:sz w:val="28"/>
                <w:szCs w:val="28"/>
                <w:rPrChange w:id="540" w:author="mikle" w:date="2025-10-09T20:00:00Z" w16du:dateUtc="2025-10-10T03:00:00Z">
                  <w:rPr>
                    <w:rStyle w:val="a9"/>
                    <w:rFonts w:ascii="Times New Roman" w:hAnsi="Times New Roman" w:cs="Times New Roman"/>
                    <w:noProof/>
                    <w:color w:val="000000" w:themeColor="text1"/>
                    <w:sz w:val="28"/>
                    <w:szCs w:val="28"/>
                  </w:rPr>
                </w:rPrChange>
              </w:rPr>
              <w:delText>Описание выбранного метода вывода ПА в точку</w:delText>
            </w:r>
            <w:r w:rsidRPr="005D13B9" w:rsidDel="005D13B9">
              <w:rPr>
                <w:rFonts w:ascii="Times New Roman" w:hAnsi="Times New Roman" w:cs="Times New Roman"/>
                <w:noProof/>
                <w:webHidden/>
                <w:color w:val="000000" w:themeColor="text1"/>
                <w:sz w:val="28"/>
                <w:szCs w:val="28"/>
              </w:rPr>
              <w:tab/>
              <w:delText>20</w:delText>
            </w:r>
          </w:del>
        </w:p>
        <w:p w14:paraId="368D3317" w14:textId="3A129422" w:rsidR="00C3045B" w:rsidRPr="005D13B9" w:rsidDel="005D13B9" w:rsidRDefault="00C3045B" w:rsidP="005D13B9">
          <w:pPr>
            <w:pStyle w:val="21"/>
            <w:tabs>
              <w:tab w:val="right" w:leader="dot" w:pos="9345"/>
            </w:tabs>
            <w:spacing w:line="360" w:lineRule="auto"/>
            <w:ind w:firstLine="709"/>
            <w:jc w:val="both"/>
            <w:rPr>
              <w:del w:id="541" w:author="mikle" w:date="2025-10-09T19:56:00Z" w16du:dateUtc="2025-10-10T02:56:00Z"/>
              <w:rFonts w:ascii="Times New Roman" w:eastAsiaTheme="minorEastAsia" w:hAnsi="Times New Roman" w:cs="Times New Roman"/>
              <w:b w:val="0"/>
              <w:bCs w:val="0"/>
              <w:noProof/>
              <w:color w:val="000000" w:themeColor="text1"/>
              <w:kern w:val="2"/>
              <w:sz w:val="28"/>
              <w:szCs w:val="28"/>
              <w14:ligatures w14:val="standardContextual"/>
            </w:rPr>
            <w:pPrChange w:id="542" w:author="mikle" w:date="2025-10-09T20:00:00Z" w16du:dateUtc="2025-10-10T03:00:00Z">
              <w:pPr>
                <w:pStyle w:val="21"/>
                <w:tabs>
                  <w:tab w:val="right" w:leader="dot" w:pos="9345"/>
                </w:tabs>
                <w:spacing w:line="360" w:lineRule="auto"/>
                <w:ind w:firstLine="709"/>
                <w:jc w:val="both"/>
              </w:pPr>
            </w:pPrChange>
          </w:pPr>
          <w:del w:id="543" w:author="mikle" w:date="2025-10-09T19:56:00Z" w16du:dateUtc="2025-10-10T02:56:00Z">
            <w:r w:rsidRPr="005D13B9" w:rsidDel="005D13B9">
              <w:rPr>
                <w:rFonts w:ascii="Times New Roman" w:hAnsi="Times New Roman" w:cs="Times New Roman"/>
                <w:iCs/>
                <w:noProof/>
                <w:color w:val="000000" w:themeColor="text1"/>
                <w:sz w:val="28"/>
                <w:szCs w:val="28"/>
                <w:rPrChange w:id="544" w:author="mikle" w:date="2025-10-09T20:00:00Z" w16du:dateUtc="2025-10-10T03:00:00Z">
                  <w:rPr>
                    <w:rStyle w:val="a9"/>
                    <w:rFonts w:ascii="Times New Roman" w:hAnsi="Times New Roman" w:cs="Times New Roman"/>
                    <w:iCs/>
                    <w:noProof/>
                    <w:color w:val="000000" w:themeColor="text1"/>
                    <w:sz w:val="28"/>
                    <w:szCs w:val="28"/>
                  </w:rPr>
                </w:rPrChange>
              </w:rPr>
              <w:delText>2.3 Объединение контуров марша и курса с методом вывода ПА в точку для реализации движения по траектории</w:delText>
            </w:r>
            <w:r w:rsidRPr="005D13B9" w:rsidDel="005D13B9">
              <w:rPr>
                <w:rFonts w:ascii="Times New Roman" w:hAnsi="Times New Roman" w:cs="Times New Roman"/>
                <w:noProof/>
                <w:webHidden/>
                <w:color w:val="000000" w:themeColor="text1"/>
                <w:sz w:val="28"/>
                <w:szCs w:val="28"/>
              </w:rPr>
              <w:tab/>
              <w:delText>23</w:delText>
            </w:r>
          </w:del>
        </w:p>
        <w:p w14:paraId="61EDDAD6" w14:textId="11FD41BB" w:rsidR="00C3045B" w:rsidRPr="005D13B9" w:rsidDel="005D13B9" w:rsidRDefault="00C3045B" w:rsidP="005D13B9">
          <w:pPr>
            <w:pStyle w:val="31"/>
            <w:tabs>
              <w:tab w:val="right" w:leader="dot" w:pos="9345"/>
            </w:tabs>
            <w:spacing w:line="360" w:lineRule="auto"/>
            <w:ind w:firstLine="709"/>
            <w:jc w:val="both"/>
            <w:rPr>
              <w:del w:id="545" w:author="mikle" w:date="2025-10-09T19:56:00Z" w16du:dateUtc="2025-10-10T02:56:00Z"/>
              <w:rFonts w:ascii="Times New Roman" w:eastAsiaTheme="minorEastAsia" w:hAnsi="Times New Roman" w:cs="Times New Roman"/>
              <w:noProof/>
              <w:color w:val="000000" w:themeColor="text1"/>
              <w:kern w:val="2"/>
              <w:sz w:val="28"/>
              <w:szCs w:val="28"/>
              <w14:ligatures w14:val="standardContextual"/>
            </w:rPr>
            <w:pPrChange w:id="546" w:author="mikle" w:date="2025-10-09T20:00:00Z" w16du:dateUtc="2025-10-10T03:00:00Z">
              <w:pPr>
                <w:pStyle w:val="31"/>
                <w:tabs>
                  <w:tab w:val="right" w:leader="dot" w:pos="9345"/>
                </w:tabs>
                <w:spacing w:line="360" w:lineRule="auto"/>
                <w:ind w:firstLine="709"/>
                <w:jc w:val="both"/>
              </w:pPr>
            </w:pPrChange>
          </w:pPr>
          <w:del w:id="547" w:author="mikle" w:date="2025-10-09T19:56:00Z" w16du:dateUtc="2025-10-10T02:56:00Z">
            <w:r w:rsidRPr="005D13B9" w:rsidDel="005D13B9">
              <w:rPr>
                <w:rFonts w:ascii="Times New Roman" w:hAnsi="Times New Roman" w:cs="Times New Roman"/>
                <w:iCs/>
                <w:noProof/>
                <w:color w:val="000000" w:themeColor="text1"/>
                <w:sz w:val="28"/>
                <w:szCs w:val="28"/>
                <w:rPrChange w:id="548" w:author="mikle" w:date="2025-10-09T20:00:00Z" w16du:dateUtc="2025-10-10T03:00:00Z">
                  <w:rPr>
                    <w:rStyle w:val="a9"/>
                    <w:rFonts w:ascii="Times New Roman" w:hAnsi="Times New Roman" w:cs="Times New Roman"/>
                    <w:iCs/>
                    <w:noProof/>
                    <w:color w:val="000000" w:themeColor="text1"/>
                    <w:sz w:val="28"/>
                    <w:szCs w:val="28"/>
                  </w:rPr>
                </w:rPrChange>
              </w:rPr>
              <w:delText>2.3.1 Работа контура курса и модуля вывода ПА в точку для управления углом курса во время движения.</w:delText>
            </w:r>
            <w:r w:rsidRPr="005D13B9" w:rsidDel="005D13B9">
              <w:rPr>
                <w:rFonts w:ascii="Times New Roman" w:hAnsi="Times New Roman" w:cs="Times New Roman"/>
                <w:noProof/>
                <w:webHidden/>
                <w:color w:val="000000" w:themeColor="text1"/>
                <w:sz w:val="28"/>
                <w:szCs w:val="28"/>
              </w:rPr>
              <w:tab/>
              <w:delText>24</w:delText>
            </w:r>
          </w:del>
        </w:p>
        <w:p w14:paraId="7CF129A4" w14:textId="46CF7D9A" w:rsidR="00C3045B" w:rsidRPr="005D13B9" w:rsidDel="005D13B9" w:rsidRDefault="00C3045B" w:rsidP="005D13B9">
          <w:pPr>
            <w:pStyle w:val="31"/>
            <w:tabs>
              <w:tab w:val="right" w:leader="dot" w:pos="9345"/>
            </w:tabs>
            <w:spacing w:line="360" w:lineRule="auto"/>
            <w:ind w:firstLine="709"/>
            <w:jc w:val="both"/>
            <w:rPr>
              <w:del w:id="549" w:author="mikle" w:date="2025-10-09T19:56:00Z" w16du:dateUtc="2025-10-10T02:56:00Z"/>
              <w:rFonts w:ascii="Times New Roman" w:eastAsiaTheme="minorEastAsia" w:hAnsi="Times New Roman" w:cs="Times New Roman"/>
              <w:noProof/>
              <w:color w:val="000000" w:themeColor="text1"/>
              <w:kern w:val="2"/>
              <w:sz w:val="28"/>
              <w:szCs w:val="28"/>
              <w14:ligatures w14:val="standardContextual"/>
            </w:rPr>
            <w:pPrChange w:id="550" w:author="mikle" w:date="2025-10-09T20:00:00Z" w16du:dateUtc="2025-10-10T03:00:00Z">
              <w:pPr>
                <w:pStyle w:val="31"/>
                <w:tabs>
                  <w:tab w:val="right" w:leader="dot" w:pos="9345"/>
                </w:tabs>
                <w:spacing w:line="360" w:lineRule="auto"/>
                <w:ind w:firstLine="709"/>
                <w:jc w:val="both"/>
              </w:pPr>
            </w:pPrChange>
          </w:pPr>
          <w:del w:id="551" w:author="mikle" w:date="2025-10-09T19:56:00Z" w16du:dateUtc="2025-10-10T02:56:00Z">
            <w:r w:rsidRPr="005D13B9" w:rsidDel="005D13B9">
              <w:rPr>
                <w:rFonts w:ascii="Times New Roman" w:hAnsi="Times New Roman" w:cs="Times New Roman"/>
                <w:iCs/>
                <w:noProof/>
                <w:color w:val="000000" w:themeColor="text1"/>
                <w:sz w:val="28"/>
                <w:szCs w:val="28"/>
                <w:rPrChange w:id="552" w:author="mikle" w:date="2025-10-09T20:00:00Z" w16du:dateUtc="2025-10-10T03:00:00Z">
                  <w:rPr>
                    <w:rStyle w:val="a9"/>
                    <w:rFonts w:ascii="Times New Roman" w:hAnsi="Times New Roman" w:cs="Times New Roman"/>
                    <w:iCs/>
                    <w:noProof/>
                    <w:color w:val="000000" w:themeColor="text1"/>
                    <w:sz w:val="28"/>
                    <w:szCs w:val="28"/>
                  </w:rPr>
                </w:rPrChange>
              </w:rPr>
              <w:delText>2.3.2 Работа контура курса и модуля вывода ПА в точку для управления маршевым движением ПА</w:delText>
            </w:r>
            <w:r w:rsidRPr="005D13B9" w:rsidDel="005D13B9">
              <w:rPr>
                <w:rFonts w:ascii="Times New Roman" w:hAnsi="Times New Roman" w:cs="Times New Roman"/>
                <w:noProof/>
                <w:webHidden/>
                <w:color w:val="000000" w:themeColor="text1"/>
                <w:sz w:val="28"/>
                <w:szCs w:val="28"/>
              </w:rPr>
              <w:tab/>
              <w:delText>25</w:delText>
            </w:r>
          </w:del>
        </w:p>
        <w:p w14:paraId="4AD779FB" w14:textId="196C2DA0" w:rsidR="00C3045B" w:rsidRPr="005D13B9" w:rsidDel="005D13B9" w:rsidRDefault="00C3045B" w:rsidP="005D13B9">
          <w:pPr>
            <w:pStyle w:val="11"/>
            <w:tabs>
              <w:tab w:val="right" w:leader="dot" w:pos="9345"/>
            </w:tabs>
            <w:spacing w:line="360" w:lineRule="auto"/>
            <w:ind w:firstLine="709"/>
            <w:jc w:val="both"/>
            <w:rPr>
              <w:del w:id="553" w:author="mikle" w:date="2025-10-09T19:56:00Z" w16du:dateUtc="2025-10-10T02:56:00Z"/>
              <w:rFonts w:ascii="Times New Roman" w:eastAsiaTheme="minorEastAsia" w:hAnsi="Times New Roman" w:cs="Times New Roman"/>
              <w:b w:val="0"/>
              <w:bCs w:val="0"/>
              <w:i w:val="0"/>
              <w:iCs w:val="0"/>
              <w:noProof/>
              <w:color w:val="000000" w:themeColor="text1"/>
              <w:kern w:val="2"/>
              <w:sz w:val="28"/>
              <w:szCs w:val="28"/>
              <w14:ligatures w14:val="standardContextual"/>
            </w:rPr>
            <w:pPrChange w:id="554" w:author="mikle" w:date="2025-10-09T20:00:00Z" w16du:dateUtc="2025-10-10T03:00:00Z">
              <w:pPr>
                <w:pStyle w:val="11"/>
                <w:tabs>
                  <w:tab w:val="right" w:leader="dot" w:pos="9345"/>
                </w:tabs>
                <w:spacing w:line="360" w:lineRule="auto"/>
                <w:ind w:firstLine="709"/>
                <w:jc w:val="both"/>
              </w:pPr>
            </w:pPrChange>
          </w:pPr>
          <w:del w:id="555" w:author="mikle" w:date="2025-10-09T19:56:00Z" w16du:dateUtc="2025-10-10T02:56:00Z">
            <w:r w:rsidRPr="005D13B9" w:rsidDel="005D13B9">
              <w:rPr>
                <w:rFonts w:ascii="Times New Roman" w:hAnsi="Times New Roman" w:cs="Times New Roman"/>
                <w:noProof/>
                <w:color w:val="000000" w:themeColor="text1"/>
                <w:sz w:val="28"/>
                <w:szCs w:val="28"/>
                <w:rPrChange w:id="556" w:author="mikle" w:date="2025-10-09T20:00:00Z" w16du:dateUtc="2025-10-10T03:00:00Z">
                  <w:rPr>
                    <w:rStyle w:val="a9"/>
                    <w:rFonts w:ascii="Times New Roman" w:hAnsi="Times New Roman" w:cs="Times New Roman"/>
                    <w:noProof/>
                    <w:color w:val="000000" w:themeColor="text1"/>
                    <w:sz w:val="28"/>
                    <w:szCs w:val="28"/>
                  </w:rPr>
                </w:rPrChange>
              </w:rPr>
              <w:delText>3 Результаты работы системы управления</w:delText>
            </w:r>
            <w:r w:rsidRPr="005D13B9" w:rsidDel="005D13B9">
              <w:rPr>
                <w:rFonts w:ascii="Times New Roman" w:hAnsi="Times New Roman" w:cs="Times New Roman"/>
                <w:noProof/>
                <w:webHidden/>
                <w:color w:val="000000" w:themeColor="text1"/>
                <w:sz w:val="28"/>
                <w:szCs w:val="28"/>
              </w:rPr>
              <w:tab/>
              <w:delText>27</w:delText>
            </w:r>
          </w:del>
        </w:p>
        <w:p w14:paraId="5822C077" w14:textId="476F6055" w:rsidR="00C3045B" w:rsidRPr="005D13B9" w:rsidRDefault="00C3045B" w:rsidP="005D13B9">
          <w:pPr>
            <w:spacing w:line="360" w:lineRule="auto"/>
            <w:ind w:firstLine="709"/>
            <w:jc w:val="both"/>
            <w:rPr>
              <w:color w:val="000000" w:themeColor="text1"/>
              <w:sz w:val="28"/>
              <w:szCs w:val="28"/>
            </w:rPr>
          </w:pPr>
          <w:r w:rsidRPr="005D13B9">
            <w:rPr>
              <w:b/>
              <w:bCs/>
              <w:color w:val="000000" w:themeColor="text1"/>
              <w:sz w:val="28"/>
              <w:szCs w:val="28"/>
            </w:rPr>
            <w:fldChar w:fldCharType="end"/>
          </w:r>
        </w:p>
      </w:sdtContent>
    </w:sdt>
    <w:p w14:paraId="799A380D" w14:textId="77777777" w:rsidR="00C3045B" w:rsidRPr="005D13B9" w:rsidRDefault="00C3045B" w:rsidP="005D13B9">
      <w:pPr>
        <w:spacing w:line="360" w:lineRule="auto"/>
        <w:ind w:firstLine="709"/>
        <w:jc w:val="both"/>
        <w:rPr>
          <w:b/>
          <w:bCs/>
          <w:color w:val="000000" w:themeColor="text1"/>
          <w:sz w:val="28"/>
          <w:szCs w:val="28"/>
        </w:rPr>
      </w:pPr>
    </w:p>
    <w:p w14:paraId="410A251C" w14:textId="77777777" w:rsidR="00C3045B" w:rsidRPr="005D13B9" w:rsidRDefault="00C3045B" w:rsidP="005D13B9">
      <w:pPr>
        <w:spacing w:line="360" w:lineRule="auto"/>
        <w:ind w:firstLine="709"/>
        <w:jc w:val="both"/>
        <w:rPr>
          <w:b/>
          <w:bCs/>
          <w:color w:val="000000" w:themeColor="text1"/>
          <w:sz w:val="28"/>
          <w:szCs w:val="28"/>
        </w:rPr>
      </w:pPr>
    </w:p>
    <w:p w14:paraId="1FF89D27" w14:textId="77777777" w:rsidR="00C3045B" w:rsidRPr="005D13B9" w:rsidRDefault="00C3045B" w:rsidP="005D13B9">
      <w:pPr>
        <w:spacing w:line="360" w:lineRule="auto"/>
        <w:ind w:firstLine="709"/>
        <w:jc w:val="both"/>
        <w:rPr>
          <w:b/>
          <w:bCs/>
          <w:color w:val="000000" w:themeColor="text1"/>
          <w:sz w:val="28"/>
          <w:szCs w:val="28"/>
        </w:rPr>
      </w:pPr>
    </w:p>
    <w:p w14:paraId="7F0FBC87" w14:textId="77777777" w:rsidR="00C3045B" w:rsidRPr="005D13B9" w:rsidRDefault="00C3045B" w:rsidP="005D13B9">
      <w:pPr>
        <w:spacing w:line="360" w:lineRule="auto"/>
        <w:ind w:firstLine="709"/>
        <w:jc w:val="both"/>
        <w:rPr>
          <w:b/>
          <w:bCs/>
          <w:color w:val="000000" w:themeColor="text1"/>
          <w:sz w:val="28"/>
          <w:szCs w:val="28"/>
        </w:rPr>
      </w:pPr>
    </w:p>
    <w:p w14:paraId="0784CAEB" w14:textId="77777777" w:rsidR="00C3045B" w:rsidRPr="005D13B9" w:rsidRDefault="00C3045B" w:rsidP="005D13B9">
      <w:pPr>
        <w:spacing w:line="360" w:lineRule="auto"/>
        <w:ind w:firstLine="709"/>
        <w:jc w:val="both"/>
        <w:rPr>
          <w:b/>
          <w:bCs/>
          <w:color w:val="000000" w:themeColor="text1"/>
          <w:sz w:val="28"/>
          <w:szCs w:val="28"/>
        </w:rPr>
      </w:pPr>
    </w:p>
    <w:p w14:paraId="40DAF9CE" w14:textId="77777777" w:rsidR="00C3045B" w:rsidRPr="005D13B9" w:rsidRDefault="00C3045B" w:rsidP="005D13B9">
      <w:pPr>
        <w:spacing w:line="360" w:lineRule="auto"/>
        <w:ind w:firstLine="709"/>
        <w:jc w:val="both"/>
        <w:rPr>
          <w:b/>
          <w:bCs/>
          <w:color w:val="000000" w:themeColor="text1"/>
          <w:sz w:val="28"/>
          <w:szCs w:val="28"/>
        </w:rPr>
      </w:pPr>
    </w:p>
    <w:p w14:paraId="51101A91" w14:textId="77777777" w:rsidR="00C3045B" w:rsidRPr="005D13B9" w:rsidRDefault="00C3045B" w:rsidP="005D13B9">
      <w:pPr>
        <w:spacing w:line="360" w:lineRule="auto"/>
        <w:ind w:firstLine="709"/>
        <w:jc w:val="both"/>
        <w:rPr>
          <w:b/>
          <w:bCs/>
          <w:color w:val="000000" w:themeColor="text1"/>
          <w:sz w:val="28"/>
          <w:szCs w:val="28"/>
        </w:rPr>
      </w:pPr>
    </w:p>
    <w:p w14:paraId="08116108" w14:textId="77777777" w:rsidR="00C3045B" w:rsidRPr="005D13B9" w:rsidRDefault="00C3045B" w:rsidP="005D13B9">
      <w:pPr>
        <w:spacing w:line="360" w:lineRule="auto"/>
        <w:ind w:firstLine="709"/>
        <w:jc w:val="both"/>
        <w:rPr>
          <w:b/>
          <w:bCs/>
          <w:color w:val="000000" w:themeColor="text1"/>
          <w:sz w:val="28"/>
          <w:szCs w:val="28"/>
        </w:rPr>
      </w:pPr>
    </w:p>
    <w:p w14:paraId="0B7F5665" w14:textId="77777777" w:rsidR="00C3045B" w:rsidRPr="005D13B9" w:rsidRDefault="00C3045B" w:rsidP="005D13B9">
      <w:pPr>
        <w:spacing w:line="360" w:lineRule="auto"/>
        <w:ind w:firstLine="709"/>
        <w:jc w:val="both"/>
        <w:rPr>
          <w:b/>
          <w:bCs/>
          <w:color w:val="000000" w:themeColor="text1"/>
          <w:sz w:val="28"/>
          <w:szCs w:val="28"/>
        </w:rPr>
      </w:pPr>
    </w:p>
    <w:p w14:paraId="488691A4" w14:textId="77777777" w:rsidR="00C3045B" w:rsidRPr="005D13B9" w:rsidRDefault="00C3045B" w:rsidP="005D13B9">
      <w:pPr>
        <w:spacing w:line="360" w:lineRule="auto"/>
        <w:ind w:firstLine="709"/>
        <w:jc w:val="both"/>
        <w:rPr>
          <w:b/>
          <w:bCs/>
          <w:color w:val="000000" w:themeColor="text1"/>
          <w:sz w:val="28"/>
          <w:szCs w:val="28"/>
        </w:rPr>
      </w:pPr>
    </w:p>
    <w:p w14:paraId="7D312837" w14:textId="77777777" w:rsidR="00C3045B" w:rsidRPr="005D13B9" w:rsidRDefault="00C3045B" w:rsidP="005D13B9">
      <w:pPr>
        <w:spacing w:line="360" w:lineRule="auto"/>
        <w:ind w:firstLine="709"/>
        <w:jc w:val="both"/>
        <w:rPr>
          <w:b/>
          <w:bCs/>
          <w:color w:val="000000" w:themeColor="text1"/>
          <w:sz w:val="28"/>
          <w:szCs w:val="28"/>
        </w:rPr>
      </w:pPr>
    </w:p>
    <w:p w14:paraId="06FD4C60" w14:textId="77777777" w:rsidR="00C3045B" w:rsidRPr="005D13B9" w:rsidRDefault="00C3045B" w:rsidP="005D13B9">
      <w:pPr>
        <w:spacing w:line="360" w:lineRule="auto"/>
        <w:ind w:firstLine="709"/>
        <w:jc w:val="both"/>
        <w:rPr>
          <w:b/>
          <w:bCs/>
          <w:color w:val="000000" w:themeColor="text1"/>
          <w:sz w:val="28"/>
          <w:szCs w:val="28"/>
        </w:rPr>
      </w:pPr>
    </w:p>
    <w:p w14:paraId="2DD579FA" w14:textId="77777777" w:rsidR="00C3045B" w:rsidRPr="005D13B9" w:rsidRDefault="00C3045B" w:rsidP="005D13B9">
      <w:pPr>
        <w:spacing w:line="360" w:lineRule="auto"/>
        <w:ind w:firstLine="709"/>
        <w:jc w:val="both"/>
        <w:rPr>
          <w:b/>
          <w:bCs/>
          <w:color w:val="000000" w:themeColor="text1"/>
          <w:sz w:val="28"/>
          <w:szCs w:val="28"/>
        </w:rPr>
      </w:pPr>
    </w:p>
    <w:p w14:paraId="50C5A702" w14:textId="77777777" w:rsidR="00C3045B" w:rsidRPr="005D13B9" w:rsidRDefault="00C3045B" w:rsidP="005D13B9">
      <w:pPr>
        <w:spacing w:line="360" w:lineRule="auto"/>
        <w:ind w:firstLine="709"/>
        <w:jc w:val="both"/>
        <w:rPr>
          <w:b/>
          <w:bCs/>
          <w:color w:val="000000" w:themeColor="text1"/>
          <w:sz w:val="28"/>
          <w:szCs w:val="28"/>
        </w:rPr>
      </w:pPr>
    </w:p>
    <w:p w14:paraId="53647535" w14:textId="77777777" w:rsidR="00C3045B" w:rsidRPr="005D13B9" w:rsidRDefault="00C3045B" w:rsidP="005D13B9">
      <w:pPr>
        <w:spacing w:line="360" w:lineRule="auto"/>
        <w:ind w:firstLine="709"/>
        <w:jc w:val="both"/>
        <w:rPr>
          <w:b/>
          <w:bCs/>
          <w:color w:val="000000" w:themeColor="text1"/>
          <w:sz w:val="28"/>
          <w:szCs w:val="28"/>
        </w:rPr>
      </w:pPr>
    </w:p>
    <w:p w14:paraId="7A2BA1EB" w14:textId="77777777" w:rsidR="00C3045B" w:rsidRPr="005D13B9" w:rsidRDefault="00C3045B" w:rsidP="005D13B9">
      <w:pPr>
        <w:spacing w:line="360" w:lineRule="auto"/>
        <w:ind w:firstLine="709"/>
        <w:jc w:val="both"/>
        <w:rPr>
          <w:b/>
          <w:bCs/>
          <w:color w:val="000000" w:themeColor="text1"/>
          <w:sz w:val="28"/>
          <w:szCs w:val="28"/>
        </w:rPr>
      </w:pPr>
    </w:p>
    <w:p w14:paraId="632ED152" w14:textId="77777777" w:rsidR="00C3045B" w:rsidRPr="005D13B9" w:rsidRDefault="00C3045B" w:rsidP="005D13B9">
      <w:pPr>
        <w:spacing w:line="360" w:lineRule="auto"/>
        <w:ind w:firstLine="709"/>
        <w:jc w:val="both"/>
        <w:rPr>
          <w:b/>
          <w:bCs/>
          <w:color w:val="000000" w:themeColor="text1"/>
          <w:sz w:val="28"/>
          <w:szCs w:val="28"/>
        </w:rPr>
      </w:pPr>
    </w:p>
    <w:p w14:paraId="12E0049B" w14:textId="77777777" w:rsidR="00C3045B" w:rsidRPr="005D13B9" w:rsidDel="00DF467A" w:rsidRDefault="00C3045B" w:rsidP="005D13B9">
      <w:pPr>
        <w:spacing w:line="360" w:lineRule="auto"/>
        <w:ind w:firstLine="709"/>
        <w:jc w:val="both"/>
        <w:rPr>
          <w:del w:id="557" w:author="mikle" w:date="2025-10-09T20:05:00Z" w16du:dateUtc="2025-10-10T03:05:00Z"/>
          <w:b/>
          <w:bCs/>
          <w:color w:val="000000" w:themeColor="text1"/>
          <w:sz w:val="28"/>
          <w:szCs w:val="28"/>
        </w:rPr>
      </w:pPr>
    </w:p>
    <w:p w14:paraId="7C687742" w14:textId="77777777" w:rsidR="00C3045B" w:rsidRPr="005D13B9" w:rsidDel="00DF467A" w:rsidRDefault="00C3045B" w:rsidP="005D13B9">
      <w:pPr>
        <w:spacing w:line="360" w:lineRule="auto"/>
        <w:ind w:firstLine="709"/>
        <w:jc w:val="both"/>
        <w:rPr>
          <w:del w:id="558" w:author="mikle" w:date="2025-10-09T20:05:00Z" w16du:dateUtc="2025-10-10T03:05:00Z"/>
          <w:b/>
          <w:bCs/>
          <w:color w:val="000000" w:themeColor="text1"/>
          <w:sz w:val="28"/>
          <w:szCs w:val="28"/>
        </w:rPr>
      </w:pPr>
    </w:p>
    <w:p w14:paraId="6EC0FD98" w14:textId="77777777" w:rsidR="00C3045B" w:rsidRPr="005D13B9" w:rsidDel="00DF467A" w:rsidRDefault="00C3045B" w:rsidP="005D13B9">
      <w:pPr>
        <w:spacing w:line="360" w:lineRule="auto"/>
        <w:ind w:firstLine="709"/>
        <w:jc w:val="both"/>
        <w:rPr>
          <w:del w:id="559" w:author="mikle" w:date="2025-10-09T20:01:00Z" w16du:dateUtc="2025-10-10T03:01:00Z"/>
          <w:b/>
          <w:bCs/>
          <w:color w:val="000000" w:themeColor="text1"/>
          <w:sz w:val="28"/>
          <w:szCs w:val="28"/>
        </w:rPr>
      </w:pPr>
    </w:p>
    <w:p w14:paraId="77B42B0C" w14:textId="77777777" w:rsidR="00C3045B" w:rsidRPr="005D13B9" w:rsidDel="00DF467A" w:rsidRDefault="00C3045B" w:rsidP="005D13B9">
      <w:pPr>
        <w:spacing w:line="360" w:lineRule="auto"/>
        <w:ind w:firstLine="709"/>
        <w:jc w:val="both"/>
        <w:rPr>
          <w:del w:id="560" w:author="mikle" w:date="2025-10-09T20:01:00Z" w16du:dateUtc="2025-10-10T03:01:00Z"/>
          <w:b/>
          <w:bCs/>
          <w:color w:val="000000" w:themeColor="text1"/>
          <w:sz w:val="28"/>
          <w:szCs w:val="28"/>
        </w:rPr>
      </w:pPr>
    </w:p>
    <w:p w14:paraId="36AEC8AE" w14:textId="77777777" w:rsidR="00C3045B" w:rsidRPr="005D13B9" w:rsidDel="00DF467A" w:rsidRDefault="00C3045B" w:rsidP="005D13B9">
      <w:pPr>
        <w:spacing w:line="360" w:lineRule="auto"/>
        <w:ind w:firstLine="709"/>
        <w:jc w:val="both"/>
        <w:rPr>
          <w:del w:id="561" w:author="mikle" w:date="2025-10-09T20:01:00Z" w16du:dateUtc="2025-10-10T03:01:00Z"/>
          <w:b/>
          <w:bCs/>
          <w:color w:val="000000" w:themeColor="text1"/>
          <w:sz w:val="28"/>
          <w:szCs w:val="28"/>
        </w:rPr>
      </w:pPr>
    </w:p>
    <w:p w14:paraId="714979A0" w14:textId="77777777" w:rsidR="00C3045B" w:rsidRPr="005D13B9" w:rsidRDefault="00C3045B" w:rsidP="00DF467A">
      <w:pPr>
        <w:spacing w:line="360" w:lineRule="auto"/>
        <w:jc w:val="both"/>
        <w:rPr>
          <w:b/>
          <w:bCs/>
          <w:color w:val="000000" w:themeColor="text1"/>
          <w:sz w:val="28"/>
          <w:szCs w:val="28"/>
        </w:rPr>
        <w:pPrChange w:id="562" w:author="mikle" w:date="2025-10-09T20:01:00Z" w16du:dateUtc="2025-10-10T03:01:00Z">
          <w:pPr>
            <w:spacing w:line="360" w:lineRule="auto"/>
            <w:ind w:firstLine="709"/>
            <w:jc w:val="both"/>
          </w:pPr>
        </w:pPrChange>
      </w:pPr>
    </w:p>
    <w:p w14:paraId="6BDDD3F5" w14:textId="6A559BDE" w:rsidR="0098249E" w:rsidRPr="005D13B9" w:rsidRDefault="0098249E" w:rsidP="005D13B9">
      <w:pPr>
        <w:pStyle w:val="1"/>
        <w:spacing w:line="360" w:lineRule="auto"/>
        <w:ind w:firstLine="709"/>
        <w:jc w:val="center"/>
        <w:rPr>
          <w:rFonts w:ascii="Times New Roman" w:hAnsi="Times New Roman" w:cs="Times New Roman"/>
          <w:b/>
          <w:bCs/>
          <w:color w:val="000000" w:themeColor="text1"/>
          <w:sz w:val="28"/>
          <w:szCs w:val="28"/>
          <w:rPrChange w:id="563" w:author="mikle" w:date="2025-10-09T20:00:00Z" w16du:dateUtc="2025-10-10T03:00:00Z">
            <w:rPr>
              <w:rFonts w:ascii="Times New Roman" w:hAnsi="Times New Roman" w:cs="Times New Roman"/>
              <w:b/>
              <w:bCs/>
              <w:color w:val="000000" w:themeColor="text1"/>
              <w:sz w:val="36"/>
              <w:szCs w:val="36"/>
            </w:rPr>
          </w:rPrChange>
        </w:rPr>
      </w:pPr>
      <w:bookmarkStart w:id="564" w:name="_Toc210932331"/>
      <w:r w:rsidRPr="005D13B9">
        <w:rPr>
          <w:rFonts w:ascii="Times New Roman" w:hAnsi="Times New Roman" w:cs="Times New Roman"/>
          <w:b/>
          <w:bCs/>
          <w:color w:val="000000" w:themeColor="text1"/>
          <w:sz w:val="28"/>
          <w:szCs w:val="28"/>
          <w:rPrChange w:id="565" w:author="mikle" w:date="2025-10-09T20:00:00Z" w16du:dateUtc="2025-10-10T03:00:00Z">
            <w:rPr>
              <w:rFonts w:ascii="Times New Roman" w:hAnsi="Times New Roman" w:cs="Times New Roman"/>
              <w:b/>
              <w:bCs/>
              <w:color w:val="000000" w:themeColor="text1"/>
              <w:sz w:val="36"/>
              <w:szCs w:val="36"/>
            </w:rPr>
          </w:rPrChange>
        </w:rPr>
        <w:lastRenderedPageBreak/>
        <w:t>ВВЕДЕНИЕ</w:t>
      </w:r>
      <w:bookmarkEnd w:id="564"/>
    </w:p>
    <w:p w14:paraId="1D7FB979" w14:textId="5B6C06F5" w:rsidR="0098249E" w:rsidRPr="005D13B9" w:rsidDel="00DA4004" w:rsidRDefault="0098249E" w:rsidP="005D13B9">
      <w:pPr>
        <w:pStyle w:val="a8"/>
        <w:spacing w:before="120" w:beforeAutospacing="0" w:after="120" w:afterAutospacing="0" w:line="360" w:lineRule="auto"/>
        <w:ind w:firstLine="709"/>
        <w:jc w:val="both"/>
        <w:rPr>
          <w:del w:id="566" w:author="mikle" w:date="2025-10-04T11:46:00Z" w16du:dateUtc="2025-10-04T18:46:00Z"/>
          <w:color w:val="000000" w:themeColor="text1"/>
          <w:sz w:val="28"/>
          <w:szCs w:val="28"/>
        </w:rPr>
        <w:pPrChange w:id="567" w:author="mikle" w:date="2025-10-09T20:00:00Z" w16du:dateUtc="2025-10-10T03:00:00Z">
          <w:pPr>
            <w:pStyle w:val="a8"/>
            <w:spacing w:before="120" w:beforeAutospacing="0" w:after="120" w:afterAutospacing="0" w:line="360" w:lineRule="auto"/>
            <w:ind w:firstLine="709"/>
            <w:jc w:val="both"/>
          </w:pPr>
        </w:pPrChange>
      </w:pPr>
      <w:commentRangeStart w:id="568"/>
      <w:del w:id="569" w:author="mikle" w:date="2025-10-04T11:46:00Z" w16du:dateUtc="2025-10-04T18:46:00Z">
        <w:r w:rsidRPr="005D13B9" w:rsidDel="00DA4004">
          <w:rPr>
            <w:color w:val="000000" w:themeColor="text1"/>
            <w:sz w:val="28"/>
            <w:szCs w:val="28"/>
          </w:rPr>
          <w:delText>Автономный необитаемый подводный аппарат</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(АНПА)—</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плавучий объект, подводный</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робот, напоминающий</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торпеду</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или</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подводную лодку, перемещающийся под водой с целью сбора информации о рельефе дна, о строении верхнего слоя осадков, о наличии на дне предметов и препятствий. Питание аппарата осуществляется от аккумуляторов или другого типа батарей. Некоторые разновидности АНПА способны погружаться до глубины 6000 м. АНПА используются для площадных съёмок, для мониторинга подводных объектов, например трубопроводов, поиска и обезвреживания подводных мин.</w:delText>
        </w:r>
      </w:del>
    </w:p>
    <w:p w14:paraId="47FB0BC8" w14:textId="5BD85E9A" w:rsidR="0098249E" w:rsidRPr="005D13B9" w:rsidDel="00DA4004" w:rsidRDefault="0098249E" w:rsidP="005D13B9">
      <w:pPr>
        <w:pStyle w:val="a8"/>
        <w:spacing w:before="120" w:beforeAutospacing="0" w:after="120" w:afterAutospacing="0" w:line="360" w:lineRule="auto"/>
        <w:ind w:firstLine="709"/>
        <w:jc w:val="both"/>
        <w:rPr>
          <w:del w:id="570" w:author="mikle" w:date="2025-10-04T11:46:00Z" w16du:dateUtc="2025-10-04T18:46:00Z"/>
          <w:color w:val="000000" w:themeColor="text1"/>
          <w:sz w:val="28"/>
          <w:szCs w:val="28"/>
        </w:rPr>
        <w:pPrChange w:id="571" w:author="mikle" w:date="2025-10-09T20:00:00Z" w16du:dateUtc="2025-10-10T03:00:00Z">
          <w:pPr>
            <w:pStyle w:val="a8"/>
            <w:spacing w:before="120" w:beforeAutospacing="0" w:after="120" w:afterAutospacing="0" w:line="360" w:lineRule="auto"/>
            <w:ind w:firstLine="709"/>
            <w:jc w:val="both"/>
          </w:pPr>
        </w:pPrChange>
      </w:pPr>
      <w:del w:id="572" w:author="mikle" w:date="2025-10-04T11:46:00Z" w16du:dateUtc="2025-10-04T18:46:00Z">
        <w:r w:rsidRPr="005D13B9" w:rsidDel="00DA4004">
          <w:rPr>
            <w:color w:val="000000" w:themeColor="text1"/>
            <w:sz w:val="28"/>
            <w:szCs w:val="28"/>
          </w:rPr>
          <w:delText>АНПА представляют собой особый класс подводно-технических средств (ПТС) с присущими только им функциональными и конструктивными особенностями. Создание и разработка АНПА является сложно реализуемой задачей ввиду выдвигаемых противоречивых требований по использованию и эксплуатации аппаратов данного типа. Например, необходимо обеспечить длительную автономность аппарата за счет использования достаточного количества энергоносителей, но при этом соблюсти ограничение по весу.</w:delText>
        </w:r>
      </w:del>
    </w:p>
    <w:p w14:paraId="4FF94F9F" w14:textId="4B31BAB9" w:rsidR="0098249E" w:rsidRPr="005D13B9" w:rsidDel="00DA4004" w:rsidRDefault="0098249E" w:rsidP="005D13B9">
      <w:pPr>
        <w:pStyle w:val="a8"/>
        <w:spacing w:before="120" w:beforeAutospacing="0" w:after="120" w:afterAutospacing="0" w:line="360" w:lineRule="auto"/>
        <w:ind w:firstLine="709"/>
        <w:jc w:val="both"/>
        <w:rPr>
          <w:del w:id="573" w:author="mikle" w:date="2025-10-04T11:46:00Z" w16du:dateUtc="2025-10-04T18:46:00Z"/>
          <w:color w:val="000000" w:themeColor="text1"/>
          <w:sz w:val="28"/>
          <w:szCs w:val="28"/>
        </w:rPr>
        <w:pPrChange w:id="574" w:author="mikle" w:date="2025-10-09T20:00:00Z" w16du:dateUtc="2025-10-10T03:00:00Z">
          <w:pPr>
            <w:pStyle w:val="a8"/>
            <w:spacing w:before="120" w:beforeAutospacing="0" w:after="120" w:afterAutospacing="0" w:line="360" w:lineRule="auto"/>
            <w:ind w:firstLine="709"/>
            <w:jc w:val="both"/>
          </w:pPr>
        </w:pPrChange>
      </w:pPr>
      <w:del w:id="575" w:author="mikle" w:date="2025-10-04T11:46:00Z" w16du:dateUtc="2025-10-04T18:46:00Z">
        <w:r w:rsidRPr="005D13B9" w:rsidDel="00DA4004">
          <w:rPr>
            <w:color w:val="000000" w:themeColor="text1"/>
            <w:sz w:val="28"/>
            <w:szCs w:val="28"/>
          </w:rPr>
          <w:delText>Основные задачи, решаемые при помощи АНПА:</w:delText>
        </w:r>
      </w:del>
    </w:p>
    <w:p w14:paraId="2A70676C" w14:textId="7BD86D20" w:rsidR="0098249E" w:rsidRPr="005D13B9" w:rsidDel="00DA4004" w:rsidRDefault="0098249E" w:rsidP="005D13B9">
      <w:pPr>
        <w:numPr>
          <w:ilvl w:val="0"/>
          <w:numId w:val="1"/>
        </w:numPr>
        <w:spacing w:before="100" w:beforeAutospacing="1" w:after="24" w:line="360" w:lineRule="auto"/>
        <w:ind w:left="924" w:firstLine="709"/>
        <w:jc w:val="both"/>
        <w:rPr>
          <w:del w:id="576" w:author="mikle" w:date="2025-10-04T11:46:00Z" w16du:dateUtc="2025-10-04T18:46:00Z"/>
          <w:color w:val="000000" w:themeColor="text1"/>
          <w:sz w:val="28"/>
          <w:szCs w:val="28"/>
        </w:rPr>
        <w:pPrChange w:id="577" w:author="mikle" w:date="2025-10-09T20:00:00Z" w16du:dateUtc="2025-10-10T03:00:00Z">
          <w:pPr>
            <w:numPr>
              <w:numId w:val="1"/>
            </w:numPr>
            <w:tabs>
              <w:tab w:val="num" w:pos="720"/>
            </w:tabs>
            <w:spacing w:before="100" w:beforeAutospacing="1" w:after="24" w:line="360" w:lineRule="auto"/>
            <w:ind w:left="924" w:firstLine="709"/>
            <w:jc w:val="both"/>
          </w:pPr>
        </w:pPrChange>
      </w:pPr>
      <w:del w:id="578" w:author="mikle" w:date="2025-10-04T11:46:00Z" w16du:dateUtc="2025-10-04T18:46:00Z">
        <w:r w:rsidRPr="005D13B9" w:rsidDel="00DA4004">
          <w:rPr>
            <w:color w:val="000000" w:themeColor="text1"/>
            <w:sz w:val="28"/>
            <w:szCs w:val="28"/>
          </w:rPr>
          <w:delText>Обзорно-поисковые работы:</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инспекция подводных сооружений и коммуникаций, поиск и обследование затонувших объектов.</w:delText>
        </w:r>
      </w:del>
    </w:p>
    <w:p w14:paraId="353C59D9" w14:textId="3ECDAA34" w:rsidR="0098249E" w:rsidRPr="005D13B9" w:rsidDel="00DA4004" w:rsidRDefault="0098249E" w:rsidP="005D13B9">
      <w:pPr>
        <w:numPr>
          <w:ilvl w:val="0"/>
          <w:numId w:val="1"/>
        </w:numPr>
        <w:spacing w:before="100" w:beforeAutospacing="1" w:after="24" w:line="360" w:lineRule="auto"/>
        <w:ind w:left="924" w:firstLine="709"/>
        <w:jc w:val="both"/>
        <w:rPr>
          <w:del w:id="579" w:author="mikle" w:date="2025-10-04T11:46:00Z" w16du:dateUtc="2025-10-04T18:46:00Z"/>
          <w:color w:val="000000" w:themeColor="text1"/>
          <w:sz w:val="28"/>
          <w:szCs w:val="28"/>
        </w:rPr>
        <w:pPrChange w:id="580" w:author="mikle" w:date="2025-10-09T20:00:00Z" w16du:dateUtc="2025-10-10T03:00:00Z">
          <w:pPr>
            <w:numPr>
              <w:numId w:val="1"/>
            </w:numPr>
            <w:tabs>
              <w:tab w:val="num" w:pos="720"/>
            </w:tabs>
            <w:spacing w:before="100" w:beforeAutospacing="1" w:after="24" w:line="360" w:lineRule="auto"/>
            <w:ind w:left="924" w:firstLine="709"/>
            <w:jc w:val="both"/>
          </w:pPr>
        </w:pPrChange>
      </w:pPr>
      <w:del w:id="581" w:author="mikle" w:date="2025-10-04T11:46:00Z" w16du:dateUtc="2025-10-04T18:46:00Z">
        <w:r w:rsidRPr="005D13B9" w:rsidDel="00DA4004">
          <w:rPr>
            <w:color w:val="000000" w:themeColor="text1"/>
            <w:sz w:val="28"/>
            <w:szCs w:val="28"/>
          </w:rPr>
          <w:delText>Геологоразведочные работы:</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топографическая, фото- и видеосъемка морского дна, акустическое профилирование, картографирование рельефа.</w:delText>
        </w:r>
      </w:del>
    </w:p>
    <w:p w14:paraId="674FBBD6" w14:textId="7E8DD075" w:rsidR="0098249E" w:rsidRPr="005D13B9" w:rsidDel="00DA4004" w:rsidRDefault="0098249E" w:rsidP="005D13B9">
      <w:pPr>
        <w:numPr>
          <w:ilvl w:val="0"/>
          <w:numId w:val="1"/>
        </w:numPr>
        <w:spacing w:before="100" w:beforeAutospacing="1" w:after="24" w:line="360" w:lineRule="auto"/>
        <w:ind w:left="924" w:firstLine="709"/>
        <w:jc w:val="both"/>
        <w:rPr>
          <w:del w:id="582" w:author="mikle" w:date="2025-10-04T11:46:00Z" w16du:dateUtc="2025-10-04T18:46:00Z"/>
          <w:color w:val="000000" w:themeColor="text1"/>
          <w:sz w:val="28"/>
          <w:szCs w:val="28"/>
        </w:rPr>
        <w:pPrChange w:id="583" w:author="mikle" w:date="2025-10-09T20:00:00Z" w16du:dateUtc="2025-10-10T03:00:00Z">
          <w:pPr>
            <w:numPr>
              <w:numId w:val="1"/>
            </w:numPr>
            <w:tabs>
              <w:tab w:val="num" w:pos="720"/>
            </w:tabs>
            <w:spacing w:before="100" w:beforeAutospacing="1" w:after="24" w:line="360" w:lineRule="auto"/>
            <w:ind w:left="924" w:firstLine="709"/>
            <w:jc w:val="both"/>
          </w:pPr>
        </w:pPrChange>
      </w:pPr>
      <w:del w:id="584" w:author="mikle" w:date="2025-10-04T11:46:00Z" w16du:dateUtc="2025-10-04T18:46:00Z">
        <w:r w:rsidRPr="005D13B9" w:rsidDel="00DA4004">
          <w:rPr>
            <w:color w:val="000000" w:themeColor="text1"/>
            <w:sz w:val="28"/>
            <w:szCs w:val="28"/>
          </w:rPr>
          <w:delText>Подледные работы:</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обслуживание систем освещения, прокладка кабеля и трубопроводов.</w:delText>
        </w:r>
      </w:del>
    </w:p>
    <w:p w14:paraId="78E5F10E" w14:textId="3D718843" w:rsidR="0098249E" w:rsidRPr="005D13B9" w:rsidDel="00DA4004" w:rsidRDefault="0098249E" w:rsidP="005D13B9">
      <w:pPr>
        <w:numPr>
          <w:ilvl w:val="0"/>
          <w:numId w:val="1"/>
        </w:numPr>
        <w:spacing w:before="100" w:beforeAutospacing="1" w:after="24" w:line="360" w:lineRule="auto"/>
        <w:ind w:left="924" w:firstLine="709"/>
        <w:jc w:val="both"/>
        <w:rPr>
          <w:del w:id="585" w:author="mikle" w:date="2025-10-04T11:46:00Z" w16du:dateUtc="2025-10-04T18:46:00Z"/>
          <w:color w:val="000000" w:themeColor="text1"/>
          <w:sz w:val="28"/>
          <w:szCs w:val="28"/>
        </w:rPr>
        <w:pPrChange w:id="586" w:author="mikle" w:date="2025-10-09T20:00:00Z" w16du:dateUtc="2025-10-10T03:00:00Z">
          <w:pPr>
            <w:numPr>
              <w:numId w:val="1"/>
            </w:numPr>
            <w:tabs>
              <w:tab w:val="num" w:pos="720"/>
            </w:tabs>
            <w:spacing w:before="100" w:beforeAutospacing="1" w:after="24" w:line="360" w:lineRule="auto"/>
            <w:ind w:left="924" w:firstLine="709"/>
            <w:jc w:val="both"/>
          </w:pPr>
        </w:pPrChange>
      </w:pPr>
      <w:del w:id="587" w:author="mikle" w:date="2025-10-04T11:46:00Z" w16du:dateUtc="2025-10-04T18:46:00Z">
        <w:r w:rsidRPr="005D13B9" w:rsidDel="00DA4004">
          <w:rPr>
            <w:color w:val="000000" w:themeColor="text1"/>
            <w:sz w:val="28"/>
            <w:szCs w:val="28"/>
          </w:rPr>
          <w:delText>Океанографические исследования.</w:delText>
        </w:r>
      </w:del>
    </w:p>
    <w:p w14:paraId="285DB101" w14:textId="5FE7F0F5" w:rsidR="0098249E" w:rsidRPr="005D13B9" w:rsidDel="00DA4004" w:rsidRDefault="0098249E" w:rsidP="005D13B9">
      <w:pPr>
        <w:numPr>
          <w:ilvl w:val="0"/>
          <w:numId w:val="1"/>
        </w:numPr>
        <w:spacing w:before="100" w:beforeAutospacing="1" w:after="24" w:line="360" w:lineRule="auto"/>
        <w:ind w:left="924" w:firstLine="709"/>
        <w:jc w:val="both"/>
        <w:rPr>
          <w:del w:id="588" w:author="mikle" w:date="2025-10-04T11:46:00Z" w16du:dateUtc="2025-10-04T18:46:00Z"/>
          <w:color w:val="000000" w:themeColor="text1"/>
          <w:sz w:val="28"/>
          <w:szCs w:val="28"/>
        </w:rPr>
        <w:pPrChange w:id="589" w:author="mikle" w:date="2025-10-09T20:00:00Z" w16du:dateUtc="2025-10-10T03:00:00Z">
          <w:pPr>
            <w:numPr>
              <w:numId w:val="1"/>
            </w:numPr>
            <w:tabs>
              <w:tab w:val="num" w:pos="720"/>
            </w:tabs>
            <w:spacing w:before="100" w:beforeAutospacing="1" w:after="24" w:line="360" w:lineRule="auto"/>
            <w:ind w:left="924" w:firstLine="709"/>
            <w:jc w:val="both"/>
          </w:pPr>
        </w:pPrChange>
      </w:pPr>
      <w:del w:id="590" w:author="mikle" w:date="2025-10-04T11:46:00Z" w16du:dateUtc="2025-10-04T18:46:00Z">
        <w:r w:rsidRPr="005D13B9" w:rsidDel="00DA4004">
          <w:rPr>
            <w:color w:val="000000" w:themeColor="text1"/>
            <w:sz w:val="28"/>
            <w:szCs w:val="28"/>
          </w:rPr>
          <w:delText>Экологический мониторинг.</w:delText>
        </w:r>
      </w:del>
    </w:p>
    <w:p w14:paraId="2D5C4410" w14:textId="7FA2EC82" w:rsidR="0098249E" w:rsidRPr="005D13B9" w:rsidDel="00DA4004" w:rsidRDefault="0098249E" w:rsidP="005D13B9">
      <w:pPr>
        <w:numPr>
          <w:ilvl w:val="0"/>
          <w:numId w:val="1"/>
        </w:numPr>
        <w:spacing w:before="100" w:beforeAutospacing="1" w:after="24" w:line="360" w:lineRule="auto"/>
        <w:ind w:left="924" w:firstLine="709"/>
        <w:jc w:val="both"/>
        <w:rPr>
          <w:del w:id="591" w:author="mikle" w:date="2025-10-04T11:46:00Z" w16du:dateUtc="2025-10-04T18:46:00Z"/>
          <w:color w:val="000000" w:themeColor="text1"/>
          <w:sz w:val="28"/>
          <w:szCs w:val="28"/>
        </w:rPr>
        <w:pPrChange w:id="592" w:author="mikle" w:date="2025-10-09T20:00:00Z" w16du:dateUtc="2025-10-10T03:00:00Z">
          <w:pPr>
            <w:numPr>
              <w:numId w:val="1"/>
            </w:numPr>
            <w:tabs>
              <w:tab w:val="num" w:pos="720"/>
            </w:tabs>
            <w:spacing w:before="100" w:beforeAutospacing="1" w:after="24" w:line="360" w:lineRule="auto"/>
            <w:ind w:left="924" w:firstLine="709"/>
            <w:jc w:val="both"/>
          </w:pPr>
        </w:pPrChange>
      </w:pPr>
      <w:del w:id="593" w:author="mikle" w:date="2025-10-04T11:46:00Z" w16du:dateUtc="2025-10-04T18:46:00Z">
        <w:r w:rsidRPr="005D13B9" w:rsidDel="00DA4004">
          <w:rPr>
            <w:color w:val="000000" w:themeColor="text1"/>
            <w:sz w:val="28"/>
            <w:szCs w:val="28"/>
          </w:rPr>
          <w:delText>Работы военного назначения:</w:delText>
        </w:r>
        <w:r w:rsidRPr="005D13B9" w:rsidDel="00DA4004">
          <w:rPr>
            <w:rStyle w:val="apple-converted-space"/>
            <w:color w:val="000000" w:themeColor="text1"/>
            <w:sz w:val="28"/>
            <w:szCs w:val="28"/>
          </w:rPr>
          <w:delText> </w:delText>
        </w:r>
        <w:r w:rsidRPr="005D13B9" w:rsidDel="00DA4004">
          <w:rPr>
            <w:color w:val="000000" w:themeColor="text1"/>
            <w:sz w:val="28"/>
            <w:szCs w:val="28"/>
          </w:rPr>
          <w:delText xml:space="preserve">патрулирование, противоминная оборона, рекогносцировка (разведка) </w:delText>
        </w:r>
        <w:commentRangeEnd w:id="568"/>
        <w:r w:rsidR="001E1313" w:rsidRPr="005D13B9" w:rsidDel="00DA4004">
          <w:rPr>
            <w:rStyle w:val="ae"/>
            <w:rFonts w:eastAsiaTheme="minorHAnsi"/>
            <w:color w:val="000000" w:themeColor="text1"/>
            <w:kern w:val="2"/>
            <w:sz w:val="28"/>
            <w:szCs w:val="28"/>
            <w:lang w:eastAsia="en-US"/>
            <w14:ligatures w14:val="standardContextual"/>
            <w:rPrChange w:id="594" w:author="mikle" w:date="2025-10-09T20:00:00Z" w16du:dateUtc="2025-10-10T03:00:00Z">
              <w:rPr>
                <w:rStyle w:val="ae"/>
                <w:rFonts w:eastAsiaTheme="minorHAnsi" w:cstheme="minorBidi"/>
                <w:kern w:val="2"/>
                <w:lang w:eastAsia="en-US"/>
                <w14:ligatures w14:val="standardContextual"/>
              </w:rPr>
            </w:rPrChange>
          </w:rPr>
          <w:commentReference w:id="568"/>
        </w:r>
      </w:del>
    </w:p>
    <w:p w14:paraId="76B157DF" w14:textId="7C1BBF23" w:rsidR="0098249E" w:rsidRPr="005D13B9" w:rsidRDefault="0098249E" w:rsidP="005D13B9">
      <w:pPr>
        <w:spacing w:before="100" w:beforeAutospacing="1" w:after="24" w:line="360" w:lineRule="auto"/>
        <w:ind w:firstLine="709"/>
        <w:jc w:val="both"/>
        <w:rPr>
          <w:ins w:id="595" w:author="mikle" w:date="2025-10-04T11:47:00Z" w16du:dateUtc="2025-10-04T18:47:00Z"/>
          <w:color w:val="000000" w:themeColor="text1"/>
          <w:sz w:val="28"/>
          <w:szCs w:val="28"/>
          <w:rPrChange w:id="596" w:author="mikle" w:date="2025-10-09T20:00:00Z" w16du:dateUtc="2025-10-10T03:00:00Z">
            <w:rPr>
              <w:ins w:id="597" w:author="mikle" w:date="2025-10-04T11:47:00Z" w16du:dateUtc="2025-10-04T18:47:00Z"/>
              <w:color w:val="000000" w:themeColor="text1"/>
              <w:sz w:val="28"/>
              <w:szCs w:val="28"/>
              <w:lang w:val="en-US"/>
            </w:rPr>
          </w:rPrChange>
        </w:rPr>
      </w:pPr>
      <w:commentRangeStart w:id="598"/>
      <w:commentRangeStart w:id="599"/>
      <w:commentRangeStart w:id="600"/>
      <w:r w:rsidRPr="005D13B9">
        <w:rPr>
          <w:color w:val="000000" w:themeColor="text1"/>
          <w:sz w:val="28"/>
          <w:szCs w:val="28"/>
        </w:rPr>
        <w:t>В данном курсовом проекте мы рассмотрим АНПА, выполняющий задачу съемку поверхности дна для выявления особенностей рельефа дна и формирования информации, необходимой для будущих технических работ, связанных с донной поверхностью акваторий. Особое внимание уделим параметрам контуров управления курсом и маршем для создания благоприятных динамических условий, необходимых для проведения</w:t>
      </w:r>
      <w:r w:rsidR="001167E2" w:rsidRPr="005D13B9">
        <w:rPr>
          <w:color w:val="000000" w:themeColor="text1"/>
          <w:sz w:val="28"/>
          <w:szCs w:val="28"/>
        </w:rPr>
        <w:t xml:space="preserve"> подводной съемки с использованием высокочастотных гидролокаторов бокового обзора, а также построению траектории, позволяющей покрыть всю заданную для исследования акваторию.</w:t>
      </w:r>
      <w:commentRangeEnd w:id="598"/>
      <w:r w:rsidR="001E1313" w:rsidRPr="005D13B9">
        <w:rPr>
          <w:rStyle w:val="ae"/>
          <w:rFonts w:eastAsiaTheme="minorHAnsi"/>
          <w:color w:val="000000" w:themeColor="text1"/>
          <w:kern w:val="2"/>
          <w:sz w:val="28"/>
          <w:szCs w:val="28"/>
          <w:lang w:eastAsia="en-US"/>
          <w14:ligatures w14:val="standardContextual"/>
          <w:rPrChange w:id="601" w:author="mikle" w:date="2025-10-09T20:00:00Z" w16du:dateUtc="2025-10-10T03:00:00Z">
            <w:rPr>
              <w:rStyle w:val="ae"/>
              <w:rFonts w:eastAsiaTheme="minorHAnsi" w:cstheme="minorBidi"/>
              <w:kern w:val="2"/>
              <w:lang w:eastAsia="en-US"/>
              <w14:ligatures w14:val="standardContextual"/>
            </w:rPr>
          </w:rPrChange>
        </w:rPr>
        <w:commentReference w:id="598"/>
      </w:r>
      <w:commentRangeEnd w:id="599"/>
      <w:r w:rsidR="00DA4004" w:rsidRPr="005D13B9">
        <w:rPr>
          <w:rStyle w:val="ae"/>
          <w:rFonts w:eastAsiaTheme="minorHAnsi"/>
          <w:color w:val="000000" w:themeColor="text1"/>
          <w:kern w:val="2"/>
          <w:sz w:val="28"/>
          <w:szCs w:val="28"/>
          <w:lang w:eastAsia="en-US"/>
          <w14:ligatures w14:val="standardContextual"/>
          <w:rPrChange w:id="602" w:author="mikle" w:date="2025-10-09T20:00:00Z" w16du:dateUtc="2025-10-10T03:00:00Z">
            <w:rPr>
              <w:rStyle w:val="ae"/>
              <w:rFonts w:eastAsiaTheme="minorHAnsi" w:cstheme="minorBidi"/>
              <w:kern w:val="2"/>
              <w:lang w:eastAsia="en-US"/>
              <w14:ligatures w14:val="standardContextual"/>
            </w:rPr>
          </w:rPrChange>
        </w:rPr>
        <w:commentReference w:id="599"/>
      </w:r>
      <w:commentRangeEnd w:id="600"/>
      <w:r w:rsidR="00DD2CDB" w:rsidRPr="005D13B9">
        <w:rPr>
          <w:rStyle w:val="ae"/>
          <w:rFonts w:eastAsiaTheme="minorHAnsi"/>
          <w:color w:val="000000" w:themeColor="text1"/>
          <w:kern w:val="2"/>
          <w:sz w:val="28"/>
          <w:szCs w:val="28"/>
          <w:lang w:eastAsia="en-US"/>
          <w14:ligatures w14:val="standardContextual"/>
          <w:rPrChange w:id="603" w:author="mikle" w:date="2025-10-09T20:00:00Z" w16du:dateUtc="2025-10-10T03:00:00Z">
            <w:rPr>
              <w:rStyle w:val="ae"/>
              <w:rFonts w:eastAsiaTheme="minorHAnsi" w:cstheme="minorBidi"/>
              <w:kern w:val="2"/>
              <w:lang w:eastAsia="en-US"/>
              <w14:ligatures w14:val="standardContextual"/>
            </w:rPr>
          </w:rPrChange>
        </w:rPr>
        <w:commentReference w:id="600"/>
      </w:r>
    </w:p>
    <w:p w14:paraId="7D60A257" w14:textId="199707A5" w:rsidR="00DA4004" w:rsidRPr="005D13B9" w:rsidRDefault="00DA4004" w:rsidP="005D13B9">
      <w:pPr>
        <w:spacing w:before="100" w:beforeAutospacing="1" w:after="24" w:line="360" w:lineRule="auto"/>
        <w:ind w:firstLine="709"/>
        <w:jc w:val="both"/>
        <w:rPr>
          <w:ins w:id="604" w:author="mikle" w:date="2025-10-04T11:48:00Z" w16du:dateUtc="2025-10-04T18:48:00Z"/>
          <w:color w:val="000000" w:themeColor="text1"/>
          <w:sz w:val="28"/>
          <w:szCs w:val="28"/>
        </w:rPr>
      </w:pPr>
      <w:ins w:id="605" w:author="mikle" w:date="2025-10-04T11:47:00Z" w16du:dateUtc="2025-10-04T18:47:00Z">
        <w:r w:rsidRPr="005D13B9">
          <w:rPr>
            <w:color w:val="000000" w:themeColor="text1"/>
            <w:sz w:val="28"/>
            <w:szCs w:val="28"/>
          </w:rPr>
          <w:t xml:space="preserve">Цель работы </w:t>
        </w:r>
      </w:ins>
      <w:ins w:id="606" w:author="mikle" w:date="2025-10-04T11:48:00Z" w16du:dateUtc="2025-10-04T18:48:00Z">
        <w:r w:rsidRPr="005D13B9">
          <w:rPr>
            <w:color w:val="000000" w:themeColor="text1"/>
            <w:sz w:val="28"/>
            <w:szCs w:val="28"/>
          </w:rPr>
          <w:t>–</w:t>
        </w:r>
      </w:ins>
      <w:ins w:id="607" w:author="mikle" w:date="2025-10-04T11:47:00Z" w16du:dateUtc="2025-10-04T18:47:00Z">
        <w:r w:rsidRPr="005D13B9">
          <w:rPr>
            <w:color w:val="000000" w:themeColor="text1"/>
            <w:sz w:val="28"/>
            <w:szCs w:val="28"/>
          </w:rPr>
          <w:t xml:space="preserve"> </w:t>
        </w:r>
      </w:ins>
      <w:ins w:id="608" w:author="mikle" w:date="2025-10-04T11:48:00Z" w16du:dateUtc="2025-10-04T18:48:00Z">
        <w:r w:rsidRPr="005D13B9">
          <w:rPr>
            <w:color w:val="000000" w:themeColor="text1"/>
            <w:sz w:val="28"/>
            <w:szCs w:val="28"/>
          </w:rPr>
          <w:t>разработать систему управления траекторным движением ПА в плоскости горизонта для прохождения заданной траектории с проведением съемки дна с использованием гидролокатора бокового обзора.</w:t>
        </w:r>
      </w:ins>
    </w:p>
    <w:p w14:paraId="37E03626" w14:textId="0E044E7A" w:rsidR="00DA4004" w:rsidRPr="005D13B9" w:rsidRDefault="00DA4004" w:rsidP="005D13B9">
      <w:pPr>
        <w:spacing w:before="100" w:beforeAutospacing="1" w:after="24" w:line="360" w:lineRule="auto"/>
        <w:ind w:firstLine="709"/>
        <w:jc w:val="both"/>
        <w:rPr>
          <w:ins w:id="609" w:author="mikle" w:date="2025-10-04T11:49:00Z" w16du:dateUtc="2025-10-04T18:49:00Z"/>
          <w:color w:val="000000" w:themeColor="text1"/>
          <w:sz w:val="28"/>
          <w:szCs w:val="28"/>
        </w:rPr>
      </w:pPr>
      <w:ins w:id="610" w:author="mikle" w:date="2025-10-04T11:48:00Z" w16du:dateUtc="2025-10-04T18:48:00Z">
        <w:r w:rsidRPr="005D13B9">
          <w:rPr>
            <w:color w:val="000000" w:themeColor="text1"/>
            <w:sz w:val="28"/>
            <w:szCs w:val="28"/>
          </w:rPr>
          <w:t xml:space="preserve">Для </w:t>
        </w:r>
      </w:ins>
      <w:ins w:id="611" w:author="mikle" w:date="2025-10-04T11:49:00Z" w16du:dateUtc="2025-10-04T18:49:00Z">
        <w:r w:rsidRPr="005D13B9">
          <w:rPr>
            <w:color w:val="000000" w:themeColor="text1"/>
            <w:sz w:val="28"/>
            <w:szCs w:val="28"/>
          </w:rPr>
          <w:t>достижения поставленной цели будут выполнены несколько основных задач:</w:t>
        </w:r>
      </w:ins>
    </w:p>
    <w:p w14:paraId="7E25E53E" w14:textId="22A17A0B" w:rsidR="00DA4004" w:rsidRPr="005D13B9" w:rsidRDefault="00EE5A11" w:rsidP="00DF467A">
      <w:pPr>
        <w:pStyle w:val="aa"/>
        <w:numPr>
          <w:ilvl w:val="0"/>
          <w:numId w:val="14"/>
        </w:numPr>
        <w:spacing w:before="100" w:beforeAutospacing="1" w:after="24" w:line="360" w:lineRule="auto"/>
        <w:ind w:left="0" w:firstLine="709"/>
        <w:jc w:val="both"/>
        <w:rPr>
          <w:ins w:id="612" w:author="mikle" w:date="2025-10-04T11:50:00Z" w16du:dateUtc="2025-10-04T18:50:00Z"/>
          <w:color w:val="000000" w:themeColor="text1"/>
          <w:sz w:val="28"/>
          <w:szCs w:val="28"/>
        </w:rPr>
        <w:pPrChange w:id="613" w:author="mikle" w:date="2025-10-09T20:05:00Z" w16du:dateUtc="2025-10-10T03:05:00Z">
          <w:pPr>
            <w:pStyle w:val="aa"/>
            <w:numPr>
              <w:numId w:val="14"/>
            </w:numPr>
            <w:spacing w:before="100" w:beforeAutospacing="1" w:after="24" w:line="360" w:lineRule="auto"/>
            <w:ind w:left="1429" w:hanging="360"/>
            <w:jc w:val="both"/>
          </w:pPr>
        </w:pPrChange>
      </w:pPr>
      <w:ins w:id="614" w:author="mikle" w:date="2025-10-05T22:28:00Z" w16du:dateUtc="2025-10-06T05:28:00Z">
        <w:r w:rsidRPr="005D13B9">
          <w:rPr>
            <w:color w:val="000000" w:themeColor="text1"/>
            <w:sz w:val="28"/>
            <w:szCs w:val="28"/>
          </w:rPr>
          <w:t>Синтез</w:t>
        </w:r>
      </w:ins>
      <w:ins w:id="615" w:author="mikle" w:date="2025-10-04T11:50:00Z" w16du:dateUtc="2025-10-04T18:50:00Z">
        <w:r w:rsidR="00DA4004" w:rsidRPr="005D13B9">
          <w:rPr>
            <w:color w:val="000000" w:themeColor="text1"/>
            <w:sz w:val="28"/>
            <w:szCs w:val="28"/>
          </w:rPr>
          <w:t xml:space="preserve"> система управления движения по углу курса, состоящая из нескольких основных модулей.</w:t>
        </w:r>
      </w:ins>
    </w:p>
    <w:p w14:paraId="11802E51" w14:textId="3DE16AB4" w:rsidR="00DA4004" w:rsidRPr="005D13B9" w:rsidRDefault="00EE5A11" w:rsidP="00DF467A">
      <w:pPr>
        <w:pStyle w:val="aa"/>
        <w:numPr>
          <w:ilvl w:val="0"/>
          <w:numId w:val="14"/>
        </w:numPr>
        <w:spacing w:before="100" w:beforeAutospacing="1" w:after="24" w:line="360" w:lineRule="auto"/>
        <w:ind w:left="0" w:firstLine="709"/>
        <w:jc w:val="both"/>
        <w:rPr>
          <w:ins w:id="616" w:author="mikle" w:date="2025-10-04T11:51:00Z" w16du:dateUtc="2025-10-04T18:51:00Z"/>
          <w:color w:val="000000" w:themeColor="text1"/>
          <w:sz w:val="28"/>
          <w:szCs w:val="28"/>
        </w:rPr>
        <w:pPrChange w:id="617" w:author="mikle" w:date="2025-10-09T20:05:00Z" w16du:dateUtc="2025-10-10T03:05:00Z">
          <w:pPr>
            <w:pStyle w:val="aa"/>
            <w:numPr>
              <w:numId w:val="14"/>
            </w:numPr>
            <w:spacing w:before="100" w:beforeAutospacing="1" w:after="24" w:line="360" w:lineRule="auto"/>
            <w:ind w:left="1429" w:hanging="360"/>
            <w:jc w:val="both"/>
          </w:pPr>
        </w:pPrChange>
      </w:pPr>
      <w:ins w:id="618" w:author="mikle" w:date="2025-10-05T22:28:00Z" w16du:dateUtc="2025-10-06T05:28:00Z">
        <w:r w:rsidRPr="005D13B9">
          <w:rPr>
            <w:color w:val="000000" w:themeColor="text1"/>
            <w:sz w:val="28"/>
            <w:szCs w:val="28"/>
          </w:rPr>
          <w:t>Синтез</w:t>
        </w:r>
      </w:ins>
      <w:ins w:id="619" w:author="mikle" w:date="2025-10-04T11:50:00Z" w16du:dateUtc="2025-10-04T18:50:00Z">
        <w:r w:rsidR="00DA4004" w:rsidRPr="005D13B9">
          <w:rPr>
            <w:color w:val="000000" w:themeColor="text1"/>
            <w:sz w:val="28"/>
            <w:szCs w:val="28"/>
          </w:rPr>
          <w:t xml:space="preserve"> система </w:t>
        </w:r>
      </w:ins>
      <w:ins w:id="620" w:author="mikle" w:date="2025-10-04T11:51:00Z" w16du:dateUtc="2025-10-04T18:51:00Z">
        <w:r w:rsidR="00DA4004" w:rsidRPr="005D13B9">
          <w:rPr>
            <w:color w:val="000000" w:themeColor="text1"/>
            <w:sz w:val="28"/>
            <w:szCs w:val="28"/>
          </w:rPr>
          <w:t>управления маршевым движением ПА.</w:t>
        </w:r>
      </w:ins>
    </w:p>
    <w:p w14:paraId="5E7C38C9" w14:textId="18F98FE6" w:rsidR="00DA4004" w:rsidRPr="005D13B9" w:rsidRDefault="00DA4004" w:rsidP="00DF467A">
      <w:pPr>
        <w:pStyle w:val="aa"/>
        <w:numPr>
          <w:ilvl w:val="0"/>
          <w:numId w:val="14"/>
        </w:numPr>
        <w:spacing w:before="100" w:beforeAutospacing="1" w:after="24" w:line="360" w:lineRule="auto"/>
        <w:ind w:left="0" w:firstLine="709"/>
        <w:jc w:val="both"/>
        <w:rPr>
          <w:ins w:id="621" w:author="mikle" w:date="2025-10-04T11:51:00Z" w16du:dateUtc="2025-10-04T18:51:00Z"/>
          <w:color w:val="000000" w:themeColor="text1"/>
          <w:sz w:val="28"/>
          <w:szCs w:val="28"/>
        </w:rPr>
        <w:pPrChange w:id="622" w:author="mikle" w:date="2025-10-09T20:05:00Z" w16du:dateUtc="2025-10-10T03:05:00Z">
          <w:pPr>
            <w:pStyle w:val="aa"/>
            <w:numPr>
              <w:numId w:val="14"/>
            </w:numPr>
            <w:spacing w:before="100" w:beforeAutospacing="1" w:after="24" w:line="360" w:lineRule="auto"/>
            <w:ind w:left="1429" w:hanging="360"/>
            <w:jc w:val="both"/>
          </w:pPr>
        </w:pPrChange>
      </w:pPr>
      <w:ins w:id="623" w:author="mikle" w:date="2025-10-04T11:52:00Z" w16du:dateUtc="2025-10-04T18:52:00Z">
        <w:r w:rsidRPr="005D13B9">
          <w:rPr>
            <w:color w:val="000000" w:themeColor="text1"/>
            <w:sz w:val="28"/>
            <w:szCs w:val="28"/>
          </w:rPr>
          <w:t>Выбор</w:t>
        </w:r>
      </w:ins>
      <w:ins w:id="624" w:author="mikle" w:date="2025-10-04T11:51:00Z" w16du:dateUtc="2025-10-04T18:51:00Z">
        <w:r w:rsidRPr="005D13B9">
          <w:rPr>
            <w:color w:val="000000" w:themeColor="text1"/>
            <w:sz w:val="28"/>
            <w:szCs w:val="28"/>
          </w:rPr>
          <w:t xml:space="preserve"> метода вывода ПА в точку и разработан модуль вывода ПА в точку.</w:t>
        </w:r>
      </w:ins>
    </w:p>
    <w:p w14:paraId="32880F74" w14:textId="205E087F" w:rsidR="00DA4004" w:rsidRPr="005D13B9" w:rsidRDefault="00DA4004" w:rsidP="00DF467A">
      <w:pPr>
        <w:pStyle w:val="aa"/>
        <w:numPr>
          <w:ilvl w:val="0"/>
          <w:numId w:val="14"/>
        </w:numPr>
        <w:spacing w:before="100" w:beforeAutospacing="1" w:after="24" w:line="360" w:lineRule="auto"/>
        <w:ind w:left="0" w:firstLine="709"/>
        <w:jc w:val="both"/>
        <w:rPr>
          <w:ins w:id="625" w:author="mikle" w:date="2025-10-04T11:53:00Z" w16du:dateUtc="2025-10-04T18:53:00Z"/>
          <w:color w:val="000000" w:themeColor="text1"/>
          <w:sz w:val="28"/>
          <w:szCs w:val="28"/>
        </w:rPr>
        <w:pPrChange w:id="626" w:author="mikle" w:date="2025-10-09T20:05:00Z" w16du:dateUtc="2025-10-10T03:05:00Z">
          <w:pPr>
            <w:pStyle w:val="aa"/>
            <w:numPr>
              <w:numId w:val="14"/>
            </w:numPr>
            <w:spacing w:before="100" w:beforeAutospacing="1" w:after="24" w:line="360" w:lineRule="auto"/>
            <w:ind w:left="1429" w:hanging="360"/>
            <w:jc w:val="both"/>
          </w:pPr>
        </w:pPrChange>
      </w:pPr>
      <w:ins w:id="627" w:author="mikle" w:date="2025-10-04T11:52:00Z" w16du:dateUtc="2025-10-04T18:52:00Z">
        <w:r w:rsidRPr="005D13B9">
          <w:rPr>
            <w:color w:val="000000" w:themeColor="text1"/>
            <w:sz w:val="28"/>
            <w:szCs w:val="28"/>
          </w:rPr>
          <w:t xml:space="preserve">Объединение компонентов в единую систему </w:t>
        </w:r>
      </w:ins>
      <w:ins w:id="628" w:author="mikle" w:date="2025-10-04T11:53:00Z" w16du:dateUtc="2025-10-04T18:53:00Z">
        <w:r w:rsidRPr="005D13B9">
          <w:rPr>
            <w:color w:val="000000" w:themeColor="text1"/>
            <w:sz w:val="28"/>
            <w:szCs w:val="28"/>
          </w:rPr>
          <w:t>управления траекторным движением ПА</w:t>
        </w:r>
      </w:ins>
    </w:p>
    <w:p w14:paraId="5DEA2ED0" w14:textId="18E3112A" w:rsidR="00DA4004" w:rsidRPr="005D13B9" w:rsidRDefault="00DA4004" w:rsidP="00DF467A">
      <w:pPr>
        <w:pStyle w:val="aa"/>
        <w:numPr>
          <w:ilvl w:val="0"/>
          <w:numId w:val="14"/>
        </w:numPr>
        <w:spacing w:before="100" w:beforeAutospacing="1" w:after="24" w:line="360" w:lineRule="auto"/>
        <w:ind w:left="0" w:firstLine="709"/>
        <w:jc w:val="both"/>
        <w:rPr>
          <w:color w:val="000000" w:themeColor="text1"/>
          <w:sz w:val="28"/>
          <w:szCs w:val="28"/>
          <w:rPrChange w:id="629" w:author="mikle" w:date="2025-10-09T20:00:00Z" w16du:dateUtc="2025-10-10T03:00:00Z">
            <w:rPr/>
          </w:rPrChange>
        </w:rPr>
        <w:pPrChange w:id="630" w:author="mikle" w:date="2025-10-09T20:05:00Z" w16du:dateUtc="2025-10-10T03:05:00Z">
          <w:pPr>
            <w:spacing w:before="100" w:beforeAutospacing="1" w:after="24" w:line="360" w:lineRule="auto"/>
            <w:ind w:firstLine="709"/>
            <w:jc w:val="both"/>
          </w:pPr>
        </w:pPrChange>
      </w:pPr>
      <w:ins w:id="631" w:author="mikle" w:date="2025-10-04T11:53:00Z" w16du:dateUtc="2025-10-04T18:53:00Z">
        <w:r w:rsidRPr="005D13B9">
          <w:rPr>
            <w:color w:val="000000" w:themeColor="text1"/>
            <w:sz w:val="28"/>
            <w:szCs w:val="28"/>
          </w:rPr>
          <w:t xml:space="preserve">Создание </w:t>
        </w:r>
      </w:ins>
      <w:ins w:id="632" w:author="mikle" w:date="2025-10-09T17:30:00Z" w16du:dateUtc="2025-10-10T00:30:00Z">
        <w:r w:rsidR="00486E1E" w:rsidRPr="005D13B9">
          <w:rPr>
            <w:color w:val="000000" w:themeColor="text1"/>
            <w:sz w:val="28"/>
            <w:szCs w:val="28"/>
          </w:rPr>
          <w:t xml:space="preserve">интерфейса </w:t>
        </w:r>
      </w:ins>
      <w:ins w:id="633" w:author="mikle" w:date="2025-10-04T11:53:00Z" w16du:dateUtc="2025-10-04T18:53:00Z">
        <w:r w:rsidRPr="005D13B9">
          <w:rPr>
            <w:color w:val="000000" w:themeColor="text1"/>
            <w:sz w:val="28"/>
            <w:szCs w:val="28"/>
          </w:rPr>
          <w:t>для управления параметрами траектории и гр</w:t>
        </w:r>
      </w:ins>
      <w:ins w:id="634" w:author="mikle" w:date="2025-10-04T11:54:00Z" w16du:dateUtc="2025-10-04T18:54:00Z">
        <w:r w:rsidRPr="005D13B9">
          <w:rPr>
            <w:color w:val="000000" w:themeColor="text1"/>
            <w:sz w:val="28"/>
            <w:szCs w:val="28"/>
          </w:rPr>
          <w:t>афического отображения результатов работы системы.</w:t>
        </w:r>
      </w:ins>
    </w:p>
    <w:p w14:paraId="12D3BCF0" w14:textId="77777777" w:rsidR="001167E2" w:rsidRPr="005D13B9" w:rsidDel="00DA4004" w:rsidRDefault="001167E2" w:rsidP="005D13B9">
      <w:pPr>
        <w:spacing w:before="100" w:beforeAutospacing="1" w:after="24" w:line="360" w:lineRule="auto"/>
        <w:ind w:firstLine="709"/>
        <w:jc w:val="both"/>
        <w:rPr>
          <w:del w:id="635" w:author="mikle" w:date="2025-10-04T11:54:00Z" w16du:dateUtc="2025-10-04T18:54:00Z"/>
          <w:color w:val="000000" w:themeColor="text1"/>
          <w:sz w:val="28"/>
          <w:szCs w:val="28"/>
        </w:rPr>
        <w:pPrChange w:id="636" w:author="mikle" w:date="2025-10-09T20:00:00Z" w16du:dateUtc="2025-10-10T03:00:00Z">
          <w:pPr>
            <w:spacing w:before="100" w:beforeAutospacing="1" w:after="24" w:line="360" w:lineRule="auto"/>
            <w:ind w:firstLine="709"/>
            <w:jc w:val="both"/>
          </w:pPr>
        </w:pPrChange>
      </w:pPr>
    </w:p>
    <w:p w14:paraId="131D894E" w14:textId="15AB6A9C" w:rsidR="001167E2" w:rsidRPr="005D13B9" w:rsidDel="00DA4004" w:rsidRDefault="001167E2" w:rsidP="005D13B9">
      <w:pPr>
        <w:spacing w:before="100" w:beforeAutospacing="1" w:after="24" w:line="360" w:lineRule="auto"/>
        <w:ind w:firstLine="709"/>
        <w:jc w:val="both"/>
        <w:rPr>
          <w:del w:id="637" w:author="mikle" w:date="2025-10-04T11:54:00Z" w16du:dateUtc="2025-10-04T18:54:00Z"/>
          <w:color w:val="000000" w:themeColor="text1"/>
          <w:sz w:val="28"/>
          <w:szCs w:val="28"/>
        </w:rPr>
        <w:pPrChange w:id="638" w:author="mikle" w:date="2025-10-09T20:00:00Z" w16du:dateUtc="2025-10-10T03:00:00Z">
          <w:pPr>
            <w:spacing w:before="100" w:beforeAutospacing="1" w:after="24" w:line="360" w:lineRule="auto"/>
            <w:ind w:firstLine="709"/>
            <w:jc w:val="both"/>
          </w:pPr>
        </w:pPrChange>
      </w:pPr>
    </w:p>
    <w:p w14:paraId="18602D20" w14:textId="6C2590C0" w:rsidR="001167E2" w:rsidRPr="005D13B9" w:rsidDel="00DA4004" w:rsidRDefault="001167E2" w:rsidP="005D13B9">
      <w:pPr>
        <w:spacing w:before="100" w:beforeAutospacing="1" w:after="24" w:line="360" w:lineRule="auto"/>
        <w:ind w:firstLine="709"/>
        <w:jc w:val="both"/>
        <w:rPr>
          <w:del w:id="639" w:author="mikle" w:date="2025-10-04T11:54:00Z" w16du:dateUtc="2025-10-04T18:54:00Z"/>
          <w:color w:val="000000" w:themeColor="text1"/>
          <w:sz w:val="28"/>
          <w:szCs w:val="28"/>
        </w:rPr>
        <w:pPrChange w:id="640" w:author="mikle" w:date="2025-10-09T20:00:00Z" w16du:dateUtc="2025-10-10T03:00:00Z">
          <w:pPr>
            <w:spacing w:before="100" w:beforeAutospacing="1" w:after="24" w:line="360" w:lineRule="auto"/>
            <w:ind w:firstLine="709"/>
            <w:jc w:val="both"/>
          </w:pPr>
        </w:pPrChange>
      </w:pPr>
    </w:p>
    <w:p w14:paraId="44214B2A" w14:textId="782F0AC9" w:rsidR="001167E2" w:rsidRPr="005D13B9" w:rsidDel="00DA4004" w:rsidRDefault="001167E2" w:rsidP="005D13B9">
      <w:pPr>
        <w:spacing w:before="100" w:beforeAutospacing="1" w:after="24" w:line="360" w:lineRule="auto"/>
        <w:ind w:firstLine="709"/>
        <w:jc w:val="both"/>
        <w:rPr>
          <w:del w:id="641" w:author="mikle" w:date="2025-10-04T11:54:00Z" w16du:dateUtc="2025-10-04T18:54:00Z"/>
          <w:color w:val="000000" w:themeColor="text1"/>
          <w:sz w:val="28"/>
          <w:szCs w:val="28"/>
        </w:rPr>
        <w:pPrChange w:id="642" w:author="mikle" w:date="2025-10-09T20:00:00Z" w16du:dateUtc="2025-10-10T03:00:00Z">
          <w:pPr>
            <w:spacing w:before="100" w:beforeAutospacing="1" w:after="24" w:line="360" w:lineRule="auto"/>
            <w:ind w:firstLine="709"/>
            <w:jc w:val="both"/>
          </w:pPr>
        </w:pPrChange>
      </w:pPr>
    </w:p>
    <w:p w14:paraId="50BDDC7A" w14:textId="3FBDB695" w:rsidR="001167E2" w:rsidRPr="005D13B9" w:rsidDel="00DA4004" w:rsidRDefault="001167E2" w:rsidP="005D13B9">
      <w:pPr>
        <w:spacing w:before="100" w:beforeAutospacing="1" w:after="24" w:line="360" w:lineRule="auto"/>
        <w:ind w:firstLine="709"/>
        <w:jc w:val="both"/>
        <w:rPr>
          <w:del w:id="643" w:author="mikle" w:date="2025-10-04T11:54:00Z" w16du:dateUtc="2025-10-04T18:54:00Z"/>
          <w:color w:val="000000" w:themeColor="text1"/>
          <w:sz w:val="28"/>
          <w:szCs w:val="28"/>
        </w:rPr>
        <w:pPrChange w:id="644" w:author="mikle" w:date="2025-10-09T20:00:00Z" w16du:dateUtc="2025-10-10T03:00:00Z">
          <w:pPr>
            <w:spacing w:before="100" w:beforeAutospacing="1" w:after="24" w:line="360" w:lineRule="auto"/>
            <w:ind w:firstLine="709"/>
            <w:jc w:val="both"/>
          </w:pPr>
        </w:pPrChange>
      </w:pPr>
    </w:p>
    <w:p w14:paraId="4992C511" w14:textId="6C124BD1" w:rsidR="001167E2" w:rsidRPr="005D13B9" w:rsidDel="00DA4004" w:rsidRDefault="001167E2" w:rsidP="005D13B9">
      <w:pPr>
        <w:spacing w:before="100" w:beforeAutospacing="1" w:after="24" w:line="360" w:lineRule="auto"/>
        <w:ind w:firstLine="709"/>
        <w:jc w:val="both"/>
        <w:rPr>
          <w:del w:id="645" w:author="mikle" w:date="2025-10-04T11:54:00Z" w16du:dateUtc="2025-10-04T18:54:00Z"/>
          <w:color w:val="000000" w:themeColor="text1"/>
          <w:sz w:val="28"/>
          <w:szCs w:val="28"/>
        </w:rPr>
        <w:pPrChange w:id="646" w:author="mikle" w:date="2025-10-09T20:00:00Z" w16du:dateUtc="2025-10-10T03:00:00Z">
          <w:pPr>
            <w:spacing w:before="100" w:beforeAutospacing="1" w:after="24" w:line="360" w:lineRule="auto"/>
            <w:ind w:firstLine="709"/>
            <w:jc w:val="both"/>
          </w:pPr>
        </w:pPrChange>
      </w:pPr>
    </w:p>
    <w:p w14:paraId="5212B629" w14:textId="14F37B07" w:rsidR="001167E2" w:rsidRPr="005D13B9" w:rsidDel="00DA4004" w:rsidRDefault="001167E2" w:rsidP="005D13B9">
      <w:pPr>
        <w:spacing w:before="100" w:beforeAutospacing="1" w:after="24" w:line="360" w:lineRule="auto"/>
        <w:ind w:firstLine="709"/>
        <w:jc w:val="both"/>
        <w:rPr>
          <w:del w:id="647" w:author="mikle" w:date="2025-10-04T11:54:00Z" w16du:dateUtc="2025-10-04T18:54:00Z"/>
          <w:color w:val="000000" w:themeColor="text1"/>
          <w:sz w:val="28"/>
          <w:szCs w:val="28"/>
        </w:rPr>
        <w:pPrChange w:id="648" w:author="mikle" w:date="2025-10-09T20:00:00Z" w16du:dateUtc="2025-10-10T03:00:00Z">
          <w:pPr>
            <w:spacing w:before="100" w:beforeAutospacing="1" w:after="24" w:line="360" w:lineRule="auto"/>
            <w:ind w:firstLine="709"/>
            <w:jc w:val="both"/>
          </w:pPr>
        </w:pPrChange>
      </w:pPr>
    </w:p>
    <w:p w14:paraId="4F985589" w14:textId="5BC376CF" w:rsidR="001167E2" w:rsidRPr="005D13B9" w:rsidDel="00DA4004" w:rsidRDefault="001167E2" w:rsidP="005D13B9">
      <w:pPr>
        <w:spacing w:before="100" w:beforeAutospacing="1" w:after="24" w:line="360" w:lineRule="auto"/>
        <w:ind w:firstLine="709"/>
        <w:jc w:val="both"/>
        <w:rPr>
          <w:del w:id="649" w:author="mikle" w:date="2025-10-04T11:54:00Z" w16du:dateUtc="2025-10-04T18:54:00Z"/>
          <w:color w:val="000000" w:themeColor="text1"/>
          <w:sz w:val="28"/>
          <w:szCs w:val="28"/>
        </w:rPr>
        <w:pPrChange w:id="650" w:author="mikle" w:date="2025-10-09T20:00:00Z" w16du:dateUtc="2025-10-10T03:00:00Z">
          <w:pPr>
            <w:spacing w:before="100" w:beforeAutospacing="1" w:after="24" w:line="360" w:lineRule="auto"/>
            <w:ind w:firstLine="709"/>
            <w:jc w:val="both"/>
          </w:pPr>
        </w:pPrChange>
      </w:pPr>
    </w:p>
    <w:p w14:paraId="4B1D2B4F" w14:textId="74B1D709" w:rsidR="001167E2" w:rsidRPr="005D13B9" w:rsidDel="00DA4004" w:rsidRDefault="001167E2" w:rsidP="005D13B9">
      <w:pPr>
        <w:spacing w:before="100" w:beforeAutospacing="1" w:after="24" w:line="360" w:lineRule="auto"/>
        <w:ind w:firstLine="709"/>
        <w:jc w:val="both"/>
        <w:rPr>
          <w:del w:id="651" w:author="mikle" w:date="2025-10-04T11:54:00Z" w16du:dateUtc="2025-10-04T18:54:00Z"/>
          <w:color w:val="000000" w:themeColor="text1"/>
          <w:sz w:val="28"/>
          <w:szCs w:val="28"/>
        </w:rPr>
        <w:pPrChange w:id="652" w:author="mikle" w:date="2025-10-09T20:00:00Z" w16du:dateUtc="2025-10-10T03:00:00Z">
          <w:pPr>
            <w:spacing w:before="100" w:beforeAutospacing="1" w:after="24" w:line="360" w:lineRule="auto"/>
            <w:ind w:firstLine="709"/>
            <w:jc w:val="both"/>
          </w:pPr>
        </w:pPrChange>
      </w:pPr>
    </w:p>
    <w:p w14:paraId="359CEA45" w14:textId="65936D6D" w:rsidR="001167E2" w:rsidRPr="005D13B9" w:rsidDel="00DA4004" w:rsidRDefault="001167E2" w:rsidP="005D13B9">
      <w:pPr>
        <w:spacing w:before="100" w:beforeAutospacing="1" w:after="24" w:line="360" w:lineRule="auto"/>
        <w:ind w:firstLine="709"/>
        <w:jc w:val="both"/>
        <w:rPr>
          <w:del w:id="653" w:author="mikle" w:date="2025-10-04T11:54:00Z" w16du:dateUtc="2025-10-04T18:54:00Z"/>
          <w:color w:val="000000" w:themeColor="text1"/>
          <w:sz w:val="28"/>
          <w:szCs w:val="28"/>
        </w:rPr>
        <w:pPrChange w:id="654" w:author="mikle" w:date="2025-10-09T20:00:00Z" w16du:dateUtc="2025-10-10T03:00:00Z">
          <w:pPr>
            <w:spacing w:before="100" w:beforeAutospacing="1" w:after="24" w:line="360" w:lineRule="auto"/>
            <w:ind w:firstLine="709"/>
            <w:jc w:val="both"/>
          </w:pPr>
        </w:pPrChange>
      </w:pPr>
    </w:p>
    <w:p w14:paraId="6A1C46AD" w14:textId="77777777" w:rsidR="001167E2" w:rsidRPr="005D13B9" w:rsidRDefault="001167E2" w:rsidP="005D13B9">
      <w:pPr>
        <w:spacing w:before="100" w:beforeAutospacing="1" w:after="24" w:line="360" w:lineRule="auto"/>
        <w:ind w:firstLine="709"/>
        <w:jc w:val="both"/>
        <w:rPr>
          <w:color w:val="000000" w:themeColor="text1"/>
          <w:sz w:val="28"/>
          <w:szCs w:val="28"/>
        </w:rPr>
      </w:pPr>
    </w:p>
    <w:p w14:paraId="371BDEA7" w14:textId="74D85B65" w:rsidR="001167E2" w:rsidRPr="005D13B9" w:rsidRDefault="001167E2" w:rsidP="005D13B9">
      <w:pPr>
        <w:pStyle w:val="1"/>
        <w:spacing w:line="360" w:lineRule="auto"/>
        <w:ind w:firstLine="709"/>
        <w:jc w:val="center"/>
        <w:rPr>
          <w:rFonts w:ascii="Times New Roman" w:hAnsi="Times New Roman" w:cs="Times New Roman"/>
          <w:b/>
          <w:bCs/>
          <w:color w:val="000000" w:themeColor="text1"/>
          <w:sz w:val="28"/>
          <w:szCs w:val="28"/>
        </w:rPr>
      </w:pPr>
      <w:bookmarkStart w:id="655" w:name="_Toc210932332"/>
      <w:r w:rsidRPr="005D13B9">
        <w:rPr>
          <w:rFonts w:ascii="Times New Roman" w:hAnsi="Times New Roman" w:cs="Times New Roman"/>
          <w:b/>
          <w:bCs/>
          <w:color w:val="000000" w:themeColor="text1"/>
          <w:sz w:val="28"/>
          <w:szCs w:val="28"/>
        </w:rPr>
        <w:lastRenderedPageBreak/>
        <w:t>Т</w:t>
      </w:r>
      <w:r w:rsidR="00C3045B" w:rsidRPr="005D13B9">
        <w:rPr>
          <w:rFonts w:ascii="Times New Roman" w:hAnsi="Times New Roman" w:cs="Times New Roman"/>
          <w:b/>
          <w:bCs/>
          <w:color w:val="000000" w:themeColor="text1"/>
          <w:sz w:val="28"/>
          <w:szCs w:val="28"/>
        </w:rPr>
        <w:t>ЕХНИЧЕСКОЕ ЗАДАНИЕ</w:t>
      </w:r>
      <w:bookmarkEnd w:id="655"/>
    </w:p>
    <w:p w14:paraId="0B8F0245" w14:textId="6941E9AC" w:rsidR="001167E2" w:rsidRPr="005D13B9" w:rsidRDefault="001167E2" w:rsidP="005D13B9">
      <w:pPr>
        <w:spacing w:before="100" w:beforeAutospacing="1" w:after="24" w:line="360" w:lineRule="auto"/>
        <w:ind w:firstLine="709"/>
        <w:jc w:val="both"/>
        <w:rPr>
          <w:color w:val="000000" w:themeColor="text1"/>
          <w:sz w:val="28"/>
          <w:szCs w:val="28"/>
        </w:rPr>
      </w:pPr>
      <w:del w:id="656" w:author="mikle" w:date="2025-10-05T22:29:00Z" w16du:dateUtc="2025-10-06T05:29:00Z">
        <w:r w:rsidRPr="005D13B9" w:rsidDel="00EE5A11">
          <w:rPr>
            <w:color w:val="000000" w:themeColor="text1"/>
            <w:sz w:val="28"/>
            <w:szCs w:val="28"/>
          </w:rPr>
          <w:delText xml:space="preserve">Разработка </w:delText>
        </w:r>
      </w:del>
      <w:ins w:id="657" w:author="mikle" w:date="2025-10-05T22:29:00Z" w16du:dateUtc="2025-10-06T05:29:00Z">
        <w:r w:rsidR="00EE5A11" w:rsidRPr="005D13B9">
          <w:rPr>
            <w:color w:val="000000" w:themeColor="text1"/>
            <w:sz w:val="28"/>
            <w:szCs w:val="28"/>
          </w:rPr>
          <w:t xml:space="preserve">Разработка </w:t>
        </w:r>
      </w:ins>
      <w:r w:rsidRPr="005D13B9">
        <w:rPr>
          <w:color w:val="000000" w:themeColor="text1"/>
          <w:sz w:val="28"/>
          <w:szCs w:val="28"/>
        </w:rPr>
        <w:t xml:space="preserve">системы управления движением подводного аппарата в плоскости горизонта по траектории </w:t>
      </w:r>
      <w:del w:id="658" w:author="Анна Ромашко" w:date="2025-09-25T08:13:00Z">
        <w:r w:rsidRPr="005D13B9" w:rsidDel="001E1313">
          <w:rPr>
            <w:color w:val="000000" w:themeColor="text1"/>
            <w:sz w:val="28"/>
            <w:szCs w:val="28"/>
          </w:rPr>
          <w:delText>ГАЛС</w:delText>
        </w:r>
      </w:del>
      <w:ins w:id="659" w:author="Анна Ромашко" w:date="2025-09-25T08:13:00Z">
        <w:r w:rsidR="001E1313" w:rsidRPr="005D13B9">
          <w:rPr>
            <w:color w:val="000000" w:themeColor="text1"/>
            <w:sz w:val="28"/>
            <w:szCs w:val="28"/>
          </w:rPr>
          <w:t>вида галсы</w:t>
        </w:r>
      </w:ins>
      <w:r w:rsidRPr="005D13B9">
        <w:rPr>
          <w:color w:val="000000" w:themeColor="text1"/>
          <w:sz w:val="28"/>
          <w:szCs w:val="28"/>
        </w:rPr>
        <w:t xml:space="preserve">, включающая в себя </w:t>
      </w:r>
      <w:del w:id="660" w:author="mikle" w:date="2025-10-05T22:29:00Z" w16du:dateUtc="2025-10-06T05:29:00Z">
        <w:r w:rsidRPr="005D13B9" w:rsidDel="00EE5A11">
          <w:rPr>
            <w:color w:val="000000" w:themeColor="text1"/>
            <w:sz w:val="28"/>
            <w:szCs w:val="28"/>
          </w:rPr>
          <w:delText xml:space="preserve">разработку </w:delText>
        </w:r>
      </w:del>
      <w:ins w:id="661" w:author="mikle" w:date="2025-10-05T22:29:00Z" w16du:dateUtc="2025-10-06T05:29:00Z">
        <w:r w:rsidR="00EE5A11" w:rsidRPr="005D13B9">
          <w:rPr>
            <w:color w:val="000000" w:themeColor="text1"/>
            <w:sz w:val="28"/>
            <w:szCs w:val="28"/>
          </w:rPr>
          <w:t xml:space="preserve">синтез </w:t>
        </w:r>
      </w:ins>
      <w:r w:rsidRPr="005D13B9">
        <w:rPr>
          <w:color w:val="000000" w:themeColor="text1"/>
          <w:sz w:val="28"/>
          <w:szCs w:val="28"/>
        </w:rPr>
        <w:t>контуров управления углом курса и маршевым движением, а также методов выхода в точку для следования заданной траектории.</w:t>
      </w:r>
    </w:p>
    <w:p w14:paraId="60FD941D" w14:textId="648C6520" w:rsidR="001167E2" w:rsidRPr="005D13B9" w:rsidRDefault="001167E2" w:rsidP="005D13B9">
      <w:pPr>
        <w:spacing w:before="100" w:beforeAutospacing="1" w:after="24" w:line="360" w:lineRule="auto"/>
        <w:ind w:firstLine="709"/>
        <w:jc w:val="both"/>
        <w:rPr>
          <w:color w:val="000000" w:themeColor="text1"/>
          <w:sz w:val="28"/>
          <w:szCs w:val="28"/>
        </w:rPr>
      </w:pPr>
      <w:del w:id="662" w:author="Анна Ромашко" w:date="2025-09-25T08:14:00Z">
        <w:r w:rsidRPr="005D13B9" w:rsidDel="001E1313">
          <w:rPr>
            <w:color w:val="000000" w:themeColor="text1"/>
            <w:sz w:val="28"/>
            <w:szCs w:val="28"/>
          </w:rPr>
          <w:delText xml:space="preserve">Представлены </w:delText>
        </w:r>
      </w:del>
      <w:ins w:id="663" w:author="Анна Ромашко" w:date="2025-09-25T08:14:00Z">
        <w:r w:rsidR="001E1313" w:rsidRPr="005D13B9">
          <w:rPr>
            <w:color w:val="000000" w:themeColor="text1"/>
            <w:sz w:val="28"/>
            <w:szCs w:val="28"/>
          </w:rPr>
          <w:t xml:space="preserve">Заданы </w:t>
        </w:r>
      </w:ins>
      <w:r w:rsidRPr="005D13B9">
        <w:rPr>
          <w:color w:val="000000" w:themeColor="text1"/>
          <w:sz w:val="28"/>
          <w:szCs w:val="28"/>
        </w:rPr>
        <w:t>следующие характеристики подводного аппарата:</w:t>
      </w:r>
    </w:p>
    <w:p w14:paraId="0F501B92" w14:textId="092F0486" w:rsidR="001167E2" w:rsidRPr="005D13B9" w:rsidRDefault="001167E2" w:rsidP="00FA2782">
      <w:pPr>
        <w:pStyle w:val="aa"/>
        <w:numPr>
          <w:ilvl w:val="0"/>
          <w:numId w:val="2"/>
        </w:numPr>
        <w:spacing w:before="100" w:beforeAutospacing="1" w:after="24" w:line="360" w:lineRule="auto"/>
        <w:ind w:left="0" w:firstLine="709"/>
        <w:jc w:val="both"/>
        <w:rPr>
          <w:color w:val="000000" w:themeColor="text1"/>
          <w:sz w:val="28"/>
          <w:szCs w:val="28"/>
        </w:rPr>
        <w:pPrChange w:id="664" w:author="mikle" w:date="2025-10-09T20:08:00Z" w16du:dateUtc="2025-10-10T03:08:00Z">
          <w:pPr>
            <w:pStyle w:val="aa"/>
            <w:numPr>
              <w:numId w:val="2"/>
            </w:numPr>
            <w:spacing w:before="100" w:beforeAutospacing="1" w:after="24" w:line="360" w:lineRule="auto"/>
            <w:ind w:left="1429" w:firstLine="709"/>
            <w:jc w:val="both"/>
          </w:pPr>
        </w:pPrChange>
      </w:pPr>
      <w:commentRangeStart w:id="665"/>
      <w:r w:rsidRPr="005D13B9">
        <w:rPr>
          <w:color w:val="000000" w:themeColor="text1"/>
          <w:sz w:val="28"/>
          <w:szCs w:val="28"/>
        </w:rPr>
        <w:t xml:space="preserve">Масса </w:t>
      </w:r>
      <w:r w:rsidRPr="005D13B9">
        <w:rPr>
          <w:color w:val="000000" w:themeColor="text1"/>
          <w:sz w:val="28"/>
          <w:szCs w:val="28"/>
          <w:lang w:val="en-US"/>
        </w:rPr>
        <w:t>m</w:t>
      </w:r>
      <w:r w:rsidRPr="005D13B9">
        <w:rPr>
          <w:color w:val="000000" w:themeColor="text1"/>
          <w:sz w:val="28"/>
          <w:szCs w:val="28"/>
        </w:rPr>
        <w:t xml:space="preserve"> – 90 кг</w:t>
      </w:r>
    </w:p>
    <w:p w14:paraId="49C71425" w14:textId="3AC76A0C" w:rsidR="001167E2" w:rsidRPr="005D13B9" w:rsidRDefault="001167E2" w:rsidP="00FA2782">
      <w:pPr>
        <w:pStyle w:val="aa"/>
        <w:numPr>
          <w:ilvl w:val="0"/>
          <w:numId w:val="2"/>
        </w:numPr>
        <w:spacing w:before="100" w:beforeAutospacing="1" w:after="24" w:line="360" w:lineRule="auto"/>
        <w:ind w:left="0" w:firstLine="709"/>
        <w:jc w:val="both"/>
        <w:rPr>
          <w:color w:val="000000" w:themeColor="text1"/>
          <w:sz w:val="28"/>
          <w:szCs w:val="28"/>
        </w:rPr>
        <w:pPrChange w:id="666"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Присоединенная масса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λ</m:t>
            </m:r>
          </m:e>
          <m:sub>
            <m:r>
              <w:rPr>
                <w:rFonts w:ascii="Cambria Math" w:hAnsi="Cambria Math"/>
                <w:color w:val="000000" w:themeColor="text1"/>
                <w:sz w:val="28"/>
                <w:szCs w:val="28"/>
              </w:rPr>
              <m:t>11</m:t>
            </m:r>
          </m:sub>
        </m:sSub>
        <m:r>
          <w:rPr>
            <w:rFonts w:ascii="Cambria Math" w:hAnsi="Cambria Math"/>
            <w:color w:val="000000" w:themeColor="text1"/>
            <w:sz w:val="28"/>
            <w:szCs w:val="28"/>
          </w:rPr>
          <m:t>-78 кг</m:t>
        </m:r>
      </m:oMath>
    </w:p>
    <w:p w14:paraId="49824E8C" w14:textId="172C59DF" w:rsidR="001167E2" w:rsidRPr="005D13B9" w:rsidRDefault="001167E2" w:rsidP="00FA2782">
      <w:pPr>
        <w:pStyle w:val="aa"/>
        <w:numPr>
          <w:ilvl w:val="0"/>
          <w:numId w:val="2"/>
        </w:numPr>
        <w:spacing w:before="100" w:beforeAutospacing="1" w:after="24" w:line="360" w:lineRule="auto"/>
        <w:ind w:left="0" w:firstLine="709"/>
        <w:jc w:val="both"/>
        <w:rPr>
          <w:color w:val="000000" w:themeColor="text1"/>
          <w:sz w:val="28"/>
          <w:szCs w:val="28"/>
        </w:rPr>
        <w:pPrChange w:id="667"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Первый гидродинамический коэффициент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C</m:t>
            </m:r>
          </m:e>
          <m:sub>
            <m:r>
              <w:rPr>
                <w:rFonts w:ascii="Cambria Math" w:hAnsi="Cambria Math"/>
                <w:color w:val="000000" w:themeColor="text1"/>
                <w:sz w:val="28"/>
                <w:szCs w:val="28"/>
              </w:rPr>
              <m:t>v</m:t>
            </m:r>
            <m:r>
              <w:rPr>
                <w:rFonts w:ascii="Cambria Math" w:hAnsi="Cambria Math"/>
                <w:color w:val="000000" w:themeColor="text1"/>
                <w:sz w:val="28"/>
                <w:szCs w:val="28"/>
                <w:lang w:val="en-US"/>
              </w:rPr>
              <m:t>x</m:t>
            </m:r>
            <m:r>
              <w:rPr>
                <w:rFonts w:ascii="Cambria Math" w:hAnsi="Cambria Math"/>
                <w:color w:val="000000" w:themeColor="text1"/>
                <w:sz w:val="28"/>
                <w:szCs w:val="28"/>
              </w:rPr>
              <m:t>1</m:t>
            </m:r>
          </m:sub>
        </m:sSub>
        <m:r>
          <w:rPr>
            <w:rFonts w:ascii="Cambria Math" w:hAnsi="Cambria Math"/>
            <w:color w:val="000000" w:themeColor="text1"/>
            <w:sz w:val="28"/>
            <w:szCs w:val="28"/>
          </w:rPr>
          <m:t>-37 кг/м</m:t>
        </m:r>
      </m:oMath>
    </w:p>
    <w:p w14:paraId="685B5F2E" w14:textId="6A10E2B7"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668"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Второй гидродинамический коэффициент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C</m:t>
            </m:r>
          </m:e>
          <m:sub>
            <m:r>
              <w:rPr>
                <w:rFonts w:ascii="Cambria Math" w:hAnsi="Cambria Math"/>
                <w:color w:val="000000" w:themeColor="text1"/>
                <w:sz w:val="28"/>
                <w:szCs w:val="28"/>
              </w:rPr>
              <m:t>v</m:t>
            </m:r>
            <m:r>
              <w:rPr>
                <w:rFonts w:ascii="Cambria Math" w:hAnsi="Cambria Math"/>
                <w:color w:val="000000" w:themeColor="text1"/>
                <w:sz w:val="28"/>
                <w:szCs w:val="28"/>
                <w:lang w:val="en-US"/>
              </w:rPr>
              <m:t>x</m:t>
            </m:r>
            <m:r>
              <w:rPr>
                <w:rFonts w:ascii="Cambria Math" w:hAnsi="Cambria Math"/>
                <w:color w:val="000000" w:themeColor="text1"/>
                <w:sz w:val="28"/>
                <w:szCs w:val="28"/>
              </w:rPr>
              <m:t>2</m:t>
            </m:r>
          </m:sub>
        </m:sSub>
        <m:r>
          <w:rPr>
            <w:rFonts w:ascii="Cambria Math" w:hAnsi="Cambria Math"/>
            <w:color w:val="000000" w:themeColor="text1"/>
            <w:sz w:val="28"/>
            <w:szCs w:val="28"/>
          </w:rPr>
          <m:t>-3.7 кг/</m:t>
        </m:r>
        <m:r>
          <w:ins w:id="669" w:author="mikle" w:date="2025-10-04T11:55:00Z" w16du:dateUtc="2025-10-04T18:55:00Z">
            <w:rPr>
              <w:rFonts w:ascii="Cambria Math" w:hAnsi="Cambria Math"/>
              <w:color w:val="000000" w:themeColor="text1"/>
              <w:sz w:val="28"/>
              <w:szCs w:val="28"/>
            </w:rPr>
            <m:t>с</m:t>
          </w:ins>
        </m:r>
        <m:r>
          <w:del w:id="670" w:author="mikle" w:date="2025-10-04T11:55:00Z" w16du:dateUtc="2025-10-04T18:55:00Z">
            <w:rPr>
              <w:rFonts w:ascii="Cambria Math" w:hAnsi="Cambria Math"/>
              <w:color w:val="000000" w:themeColor="text1"/>
              <w:sz w:val="28"/>
              <w:szCs w:val="28"/>
            </w:rPr>
            <m:t>м</m:t>
          </w:del>
        </m:r>
      </m:oMath>
    </w:p>
    <w:p w14:paraId="36D6C549" w14:textId="6837DF15"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671"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Постоянная времени движителей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T</m:t>
            </m:r>
          </m:e>
          <m:sub>
            <m:r>
              <w:rPr>
                <w:rFonts w:ascii="Cambria Math" w:hAnsi="Cambria Math"/>
                <w:color w:val="000000" w:themeColor="text1"/>
                <w:sz w:val="28"/>
                <w:szCs w:val="28"/>
              </w:rPr>
              <m:t>∂в</m:t>
            </m:r>
          </m:sub>
        </m:sSub>
        <m:r>
          <w:rPr>
            <w:rFonts w:ascii="Cambria Math" w:hAnsi="Cambria Math"/>
            <w:color w:val="000000" w:themeColor="text1"/>
            <w:sz w:val="28"/>
            <w:szCs w:val="28"/>
          </w:rPr>
          <m:t>-0.15</m:t>
        </m:r>
      </m:oMath>
      <w:r w:rsidRPr="005D13B9">
        <w:rPr>
          <w:color w:val="000000" w:themeColor="text1"/>
          <w:sz w:val="28"/>
          <w:szCs w:val="28"/>
        </w:rPr>
        <w:t xml:space="preserve"> </w:t>
      </w:r>
      <w:r w:rsidRPr="005D13B9">
        <w:rPr>
          <w:color w:val="000000" w:themeColor="text1"/>
          <w:sz w:val="28"/>
          <w:szCs w:val="28"/>
          <w:lang w:val="en-US"/>
        </w:rPr>
        <w:t>c</w:t>
      </w:r>
    </w:p>
    <w:p w14:paraId="5D7B6513" w14:textId="47BBFF90"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672"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Коэффициент усиления движителей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rPr>
              <m:t>∂в</m:t>
            </m:r>
          </m:sub>
        </m:sSub>
        <m:r>
          <w:rPr>
            <w:rFonts w:ascii="Cambria Math" w:hAnsi="Cambria Math"/>
            <w:color w:val="000000" w:themeColor="text1"/>
            <w:sz w:val="28"/>
            <w:szCs w:val="28"/>
          </w:rPr>
          <m:t>-20</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H</m:t>
            </m:r>
          </m:num>
          <m:den>
            <m:r>
              <w:rPr>
                <w:rFonts w:ascii="Cambria Math" w:hAnsi="Cambria Math"/>
                <w:color w:val="000000" w:themeColor="text1"/>
                <w:sz w:val="28"/>
                <w:szCs w:val="28"/>
                <w:lang w:val="en-US"/>
              </w:rPr>
              <m:t>B</m:t>
            </m:r>
          </m:den>
        </m:f>
      </m:oMath>
    </w:p>
    <w:p w14:paraId="701E8258" w14:textId="10AA83D7"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673"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Максимальное управляющее напряжение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m</m:t>
            </m:r>
            <m:r>
              <w:rPr>
                <w:rFonts w:ascii="Cambria Math" w:hAnsi="Cambria Math"/>
                <w:color w:val="000000" w:themeColor="text1"/>
                <w:sz w:val="28"/>
                <w:szCs w:val="28"/>
                <w:lang w:val="en-US"/>
              </w:rPr>
              <m:t>ax</m:t>
            </m:r>
          </m:sub>
        </m:sSub>
        <m:r>
          <w:rPr>
            <w:rFonts w:ascii="Cambria Math" w:hAnsi="Cambria Math"/>
            <w:color w:val="000000" w:themeColor="text1"/>
            <w:sz w:val="28"/>
            <w:szCs w:val="28"/>
          </w:rPr>
          <m:t>-10 В</m:t>
        </m:r>
      </m:oMath>
    </w:p>
    <w:p w14:paraId="7EC8B43C" w14:textId="43A98BBA"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674"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Момент инерции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J</m:t>
            </m:r>
          </m:e>
          <m:sub>
            <m:r>
              <w:rPr>
                <w:rFonts w:ascii="Cambria Math" w:hAnsi="Cambria Math"/>
                <w:color w:val="000000" w:themeColor="text1"/>
                <w:sz w:val="28"/>
                <w:szCs w:val="28"/>
              </w:rPr>
              <m:t>y</m:t>
            </m:r>
          </m:sub>
        </m:sSub>
        <m:r>
          <w:rPr>
            <w:rFonts w:ascii="Cambria Math" w:hAnsi="Cambria Math"/>
            <w:color w:val="000000" w:themeColor="text1"/>
            <w:sz w:val="28"/>
            <w:szCs w:val="28"/>
          </w:rPr>
          <m:t>-90 кг*</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м</m:t>
            </m:r>
          </m:e>
          <m:sup>
            <m:r>
              <w:rPr>
                <w:rFonts w:ascii="Cambria Math" w:hAnsi="Cambria Math"/>
                <w:color w:val="000000" w:themeColor="text1"/>
                <w:sz w:val="28"/>
                <w:szCs w:val="28"/>
              </w:rPr>
              <m:t>2</m:t>
            </m:r>
          </m:sup>
        </m:sSup>
      </m:oMath>
    </w:p>
    <w:p w14:paraId="0BE71005" w14:textId="1EB2ED56"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675" w:author="mikle" w:date="2025-10-09T20:08:00Z" w16du:dateUtc="2025-10-10T03:08:00Z">
          <w:pPr>
            <w:pStyle w:val="aa"/>
            <w:numPr>
              <w:numId w:val="2"/>
            </w:numPr>
            <w:spacing w:before="100" w:beforeAutospacing="1" w:after="24" w:line="360" w:lineRule="auto"/>
            <w:ind w:left="1429" w:firstLine="709"/>
            <w:jc w:val="both"/>
          </w:pPr>
        </w:pPrChange>
      </w:pPr>
      <w:del w:id="676" w:author="Анна Ромашко" w:date="2025-09-25T08:14:00Z">
        <w:r w:rsidRPr="005D13B9" w:rsidDel="001E1313">
          <w:rPr>
            <w:color w:val="000000" w:themeColor="text1"/>
            <w:sz w:val="28"/>
            <w:szCs w:val="28"/>
          </w:rPr>
          <w:delText>Присоединенная масса</w:delText>
        </w:r>
      </w:del>
      <w:ins w:id="677" w:author="Анна Ромашко" w:date="2025-09-25T08:14:00Z">
        <w:r w:rsidR="001E1313" w:rsidRPr="005D13B9">
          <w:rPr>
            <w:color w:val="000000" w:themeColor="text1"/>
            <w:sz w:val="28"/>
            <w:szCs w:val="28"/>
          </w:rPr>
          <w:t>Присоединенный момент инерции</w:t>
        </w:r>
      </w:ins>
      <w:r w:rsidRPr="005D13B9">
        <w:rPr>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λ</m:t>
            </m:r>
          </m:e>
          <m:sub>
            <m:r>
              <w:rPr>
                <w:rFonts w:ascii="Cambria Math" w:hAnsi="Cambria Math"/>
                <w:color w:val="000000" w:themeColor="text1"/>
                <w:sz w:val="28"/>
                <w:szCs w:val="28"/>
              </w:rPr>
              <m:t>55</m:t>
            </m:r>
          </m:sub>
        </m:sSub>
        <m:r>
          <w:rPr>
            <w:rFonts w:ascii="Cambria Math" w:hAnsi="Cambria Math"/>
            <w:color w:val="000000" w:themeColor="text1"/>
            <w:sz w:val="28"/>
            <w:szCs w:val="28"/>
          </w:rPr>
          <m:t>-87 кг</m:t>
        </m:r>
        <m:r>
          <w:ins w:id="678" w:author="Анна Ромашко" w:date="2025-09-25T08:14:00Z">
            <w:rPr>
              <w:rFonts w:ascii="Cambria Math" w:hAnsi="Cambria Math"/>
              <w:color w:val="000000" w:themeColor="text1"/>
              <w:sz w:val="28"/>
              <w:szCs w:val="28"/>
            </w:rPr>
            <m:t>*</m:t>
          </w:ins>
        </m:r>
        <m:sSup>
          <m:sSupPr>
            <m:ctrlPr>
              <w:ins w:id="679" w:author="Анна Ромашко" w:date="2025-09-25T08:14:00Z">
                <w:rPr>
                  <w:rFonts w:ascii="Cambria Math" w:hAnsi="Cambria Math"/>
                  <w:i/>
                  <w:color w:val="000000" w:themeColor="text1"/>
                  <w:sz w:val="28"/>
                  <w:szCs w:val="28"/>
                  <w:lang w:val="en-US"/>
                </w:rPr>
              </w:ins>
            </m:ctrlPr>
          </m:sSupPr>
          <m:e>
            <m:r>
              <w:ins w:id="680" w:author="Анна Ромашко" w:date="2025-09-25T08:14:00Z">
                <w:rPr>
                  <w:rFonts w:ascii="Cambria Math" w:hAnsi="Cambria Math"/>
                  <w:color w:val="000000" w:themeColor="text1"/>
                  <w:sz w:val="28"/>
                  <w:szCs w:val="28"/>
                </w:rPr>
                <m:t>м</m:t>
              </w:ins>
            </m:r>
          </m:e>
          <m:sup>
            <m:r>
              <w:ins w:id="681" w:author="Анна Ромашко" w:date="2025-09-25T08:14:00Z">
                <w:rPr>
                  <w:rFonts w:ascii="Cambria Math" w:hAnsi="Cambria Math"/>
                  <w:color w:val="000000" w:themeColor="text1"/>
                  <w:sz w:val="28"/>
                  <w:szCs w:val="28"/>
                </w:rPr>
                <m:t>2</m:t>
              </w:ins>
            </m:r>
          </m:sup>
        </m:sSup>
      </m:oMath>
    </w:p>
    <w:p w14:paraId="7279375D" w14:textId="13773169"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682"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Первый гидродинамический коэффициент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C</m:t>
            </m:r>
          </m:e>
          <m:sub>
            <m:r>
              <w:rPr>
                <w:rFonts w:ascii="Cambria Math" w:hAnsi="Cambria Math"/>
                <w:color w:val="000000" w:themeColor="text1"/>
                <w:sz w:val="28"/>
                <w:szCs w:val="28"/>
              </w:rPr>
              <m:t>ω</m:t>
            </m:r>
            <m:r>
              <w:rPr>
                <w:rFonts w:ascii="Cambria Math" w:hAnsi="Cambria Math"/>
                <w:color w:val="000000" w:themeColor="text1"/>
                <w:sz w:val="28"/>
                <w:szCs w:val="28"/>
                <w:lang w:val="en-US"/>
              </w:rPr>
              <m:t>y</m:t>
            </m:r>
            <m:r>
              <w:rPr>
                <w:rFonts w:ascii="Cambria Math" w:hAnsi="Cambria Math"/>
                <w:color w:val="000000" w:themeColor="text1"/>
                <w:sz w:val="28"/>
                <w:szCs w:val="28"/>
              </w:rPr>
              <m:t>1</m:t>
            </m:r>
          </m:sub>
        </m:sSub>
        <m:r>
          <w:rPr>
            <w:rFonts w:ascii="Cambria Math" w:hAnsi="Cambria Math"/>
            <w:color w:val="000000" w:themeColor="text1"/>
            <w:sz w:val="28"/>
            <w:szCs w:val="28"/>
          </w:rPr>
          <m:t>-75 кг/</m:t>
        </m:r>
        <m:sSup>
          <m:sSupPr>
            <m:ctrlPr>
              <w:ins w:id="683" w:author="mikle" w:date="2025-10-04T11:55:00Z" w16du:dateUtc="2025-10-04T18:55:00Z">
                <w:rPr>
                  <w:rFonts w:ascii="Cambria Math" w:hAnsi="Cambria Math"/>
                  <w:i/>
                  <w:color w:val="000000" w:themeColor="text1"/>
                  <w:sz w:val="28"/>
                  <w:szCs w:val="28"/>
                  <w:lang w:val="en-US"/>
                </w:rPr>
              </w:ins>
            </m:ctrlPr>
          </m:sSupPr>
          <m:e>
            <m:r>
              <w:rPr>
                <w:rFonts w:ascii="Cambria Math" w:hAnsi="Cambria Math"/>
                <w:color w:val="000000" w:themeColor="text1"/>
                <w:sz w:val="28"/>
                <w:szCs w:val="28"/>
              </w:rPr>
              <m:t>м</m:t>
            </m:r>
            <m:ctrlPr>
              <w:ins w:id="684" w:author="mikle" w:date="2025-10-04T11:55:00Z" w16du:dateUtc="2025-10-04T18:55:00Z">
                <w:rPr>
                  <w:rFonts w:ascii="Cambria Math" w:hAnsi="Cambria Math"/>
                  <w:i/>
                  <w:color w:val="000000" w:themeColor="text1"/>
                  <w:sz w:val="28"/>
                  <w:szCs w:val="28"/>
                </w:rPr>
              </w:ins>
            </m:ctrlPr>
          </m:e>
          <m:sup>
            <m:r>
              <w:ins w:id="685" w:author="mikle" w:date="2025-10-04T11:55:00Z" w16du:dateUtc="2025-10-04T18:55:00Z">
                <w:rPr>
                  <w:rFonts w:ascii="Cambria Math" w:hAnsi="Cambria Math"/>
                  <w:color w:val="000000" w:themeColor="text1"/>
                  <w:sz w:val="28"/>
                  <w:szCs w:val="28"/>
                  <w:rPrChange w:id="686" w:author="mikle" w:date="2025-10-09T20:00:00Z" w16du:dateUtc="2025-10-10T03:00:00Z">
                    <w:rPr>
                      <w:rFonts w:ascii="Cambria Math" w:hAnsi="Cambria Math"/>
                      <w:color w:val="000000" w:themeColor="text1"/>
                      <w:sz w:val="28"/>
                      <w:szCs w:val="28"/>
                      <w:lang w:val="en-US"/>
                    </w:rPr>
                  </w:rPrChange>
                </w:rPr>
                <m:t>2</m:t>
              </w:ins>
            </m:r>
          </m:sup>
        </m:sSup>
      </m:oMath>
      <w:ins w:id="687" w:author="mikle" w:date="2025-10-04T11:56:00Z" w16du:dateUtc="2025-10-04T18:56:00Z">
        <w:r w:rsidR="00AA0750" w:rsidRPr="005D13B9">
          <w:rPr>
            <w:color w:val="000000" w:themeColor="text1"/>
            <w:sz w:val="28"/>
            <w:szCs w:val="28"/>
            <w:rPrChange w:id="688" w:author="mikle" w:date="2025-10-09T20:00:00Z" w16du:dateUtc="2025-10-10T03:00:00Z">
              <w:rPr>
                <w:color w:val="000000" w:themeColor="text1"/>
                <w:sz w:val="28"/>
                <w:szCs w:val="28"/>
                <w:lang w:val="en-US"/>
              </w:rPr>
            </w:rPrChange>
          </w:rPr>
          <w:t xml:space="preserve"> </w:t>
        </w:r>
      </w:ins>
    </w:p>
    <w:p w14:paraId="2F4DE991" w14:textId="4843C986"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689"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Второй гидродинамический коэффициент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C</m:t>
            </m:r>
          </m:e>
          <m:sub>
            <m:r>
              <w:rPr>
                <w:rFonts w:ascii="Cambria Math" w:hAnsi="Cambria Math"/>
                <w:color w:val="000000" w:themeColor="text1"/>
                <w:sz w:val="28"/>
                <w:szCs w:val="28"/>
              </w:rPr>
              <m:t>ω</m:t>
            </m:r>
            <m:r>
              <w:rPr>
                <w:rFonts w:ascii="Cambria Math" w:hAnsi="Cambria Math"/>
                <w:color w:val="000000" w:themeColor="text1"/>
                <w:sz w:val="28"/>
                <w:szCs w:val="28"/>
                <w:lang w:val="en-US"/>
              </w:rPr>
              <m:t>y</m:t>
            </m:r>
            <m:r>
              <w:rPr>
                <w:rFonts w:ascii="Cambria Math" w:hAnsi="Cambria Math"/>
                <w:color w:val="000000" w:themeColor="text1"/>
                <w:sz w:val="28"/>
                <w:szCs w:val="28"/>
              </w:rPr>
              <m:t>2</m:t>
            </m:r>
          </m:sub>
        </m:sSub>
        <m:r>
          <w:rPr>
            <w:rFonts w:ascii="Cambria Math" w:hAnsi="Cambria Math"/>
            <w:color w:val="000000" w:themeColor="text1"/>
            <w:sz w:val="28"/>
            <w:szCs w:val="28"/>
          </w:rPr>
          <m:t>-7.4</m:t>
        </m:r>
        <m:r>
          <w:ins w:id="690" w:author="mikle" w:date="2025-10-04T11:56:00Z" w16du:dateUtc="2025-10-04T18:56:00Z">
            <w:rPr>
              <w:rFonts w:ascii="Cambria Math" w:hAnsi="Cambria Math"/>
              <w:color w:val="000000" w:themeColor="text1"/>
              <w:sz w:val="28"/>
              <w:szCs w:val="28"/>
            </w:rPr>
            <m:t xml:space="preserve"> кг</m:t>
          </w:ins>
        </m:r>
        <m:r>
          <w:ins w:id="691" w:author="mikle" w:date="2025-10-04T11:56:00Z" w16du:dateUtc="2025-10-04T18:56:00Z">
            <w:rPr>
              <w:rFonts w:ascii="Cambria Math" w:hAnsi="Cambria Math"/>
              <w:color w:val="000000" w:themeColor="text1"/>
              <w:sz w:val="28"/>
              <w:szCs w:val="28"/>
              <w:rPrChange w:id="692" w:author="mikle" w:date="2025-10-09T20:00:00Z" w16du:dateUtc="2025-10-10T03:00:00Z">
                <w:rPr>
                  <w:rFonts w:ascii="Cambria Math" w:hAnsi="Cambria Math"/>
                  <w:color w:val="000000" w:themeColor="text1"/>
                  <w:sz w:val="28"/>
                  <w:szCs w:val="28"/>
                  <w:lang w:val="en-US"/>
                </w:rPr>
              </w:rPrChange>
            </w:rPr>
            <m:t>*</m:t>
          </w:ins>
        </m:r>
        <m:f>
          <m:fPr>
            <m:ctrlPr>
              <w:ins w:id="693" w:author="mikle" w:date="2025-10-04T11:56:00Z" w16du:dateUtc="2025-10-04T18:56:00Z">
                <w:rPr>
                  <w:rFonts w:ascii="Cambria Math" w:hAnsi="Cambria Math"/>
                  <w:i/>
                  <w:color w:val="000000" w:themeColor="text1"/>
                  <w:sz w:val="28"/>
                  <w:szCs w:val="28"/>
                  <w:lang w:val="en-US"/>
                </w:rPr>
              </w:ins>
            </m:ctrlPr>
          </m:fPr>
          <m:num>
            <m:sSup>
              <m:sSupPr>
                <m:ctrlPr>
                  <w:ins w:id="694" w:author="mikle" w:date="2025-10-04T11:56:00Z" w16du:dateUtc="2025-10-04T18:56:00Z">
                    <w:rPr>
                      <w:rFonts w:ascii="Cambria Math" w:hAnsi="Cambria Math"/>
                      <w:i/>
                      <w:color w:val="000000" w:themeColor="text1"/>
                      <w:sz w:val="28"/>
                      <w:szCs w:val="28"/>
                      <w:lang w:val="en-US"/>
                    </w:rPr>
                  </w:ins>
                </m:ctrlPr>
              </m:sSupPr>
              <m:e>
                <m:r>
                  <w:ins w:id="695" w:author="mikle" w:date="2025-10-04T11:56:00Z" w16du:dateUtc="2025-10-04T18:56:00Z">
                    <w:rPr>
                      <w:rFonts w:ascii="Cambria Math" w:hAnsi="Cambria Math"/>
                      <w:color w:val="000000" w:themeColor="text1"/>
                      <w:sz w:val="28"/>
                      <w:szCs w:val="28"/>
                    </w:rPr>
                    <m:t>м</m:t>
                  </w:ins>
                </m:r>
              </m:e>
              <m:sup>
                <m:r>
                  <w:ins w:id="696" w:author="mikle" w:date="2025-10-04T11:56:00Z" w16du:dateUtc="2025-10-04T18:56:00Z">
                    <w:rPr>
                      <w:rFonts w:ascii="Cambria Math" w:hAnsi="Cambria Math"/>
                      <w:color w:val="000000" w:themeColor="text1"/>
                      <w:sz w:val="28"/>
                      <w:szCs w:val="28"/>
                      <w:rPrChange w:id="697" w:author="mikle" w:date="2025-10-09T20:00:00Z" w16du:dateUtc="2025-10-10T03:00:00Z">
                        <w:rPr>
                          <w:rFonts w:ascii="Cambria Math" w:hAnsi="Cambria Math"/>
                          <w:color w:val="000000" w:themeColor="text1"/>
                          <w:sz w:val="28"/>
                          <w:szCs w:val="28"/>
                          <w:lang w:val="en-US"/>
                        </w:rPr>
                      </w:rPrChange>
                    </w:rPr>
                    <m:t>2</m:t>
                  </w:ins>
                </m:r>
              </m:sup>
            </m:sSup>
          </m:num>
          <m:den>
            <m:r>
              <w:ins w:id="698" w:author="mikle" w:date="2025-10-04T11:56:00Z" w16du:dateUtc="2025-10-04T18:56:00Z">
                <w:rPr>
                  <w:rFonts w:ascii="Cambria Math" w:hAnsi="Cambria Math"/>
                  <w:color w:val="000000" w:themeColor="text1"/>
                  <w:sz w:val="28"/>
                  <w:szCs w:val="28"/>
                  <w:lang w:val="en-US"/>
                </w:rPr>
                <m:t>c</m:t>
              </w:ins>
            </m:r>
          </m:den>
        </m:f>
        <m:f>
          <m:fPr>
            <m:ctrlPr>
              <w:del w:id="699" w:author="mikle" w:date="2025-10-04T11:55:00Z" w16du:dateUtc="2025-10-04T18:55:00Z">
                <w:rPr>
                  <w:rFonts w:ascii="Cambria Math" w:hAnsi="Cambria Math"/>
                  <w:i/>
                  <w:color w:val="000000" w:themeColor="text1"/>
                  <w:sz w:val="28"/>
                  <w:szCs w:val="28"/>
                </w:rPr>
              </w:del>
            </m:ctrlPr>
          </m:fPr>
          <m:num>
            <m:r>
              <w:del w:id="700" w:author="mikle" w:date="2025-10-04T11:56:00Z" w16du:dateUtc="2025-10-04T18:56:00Z">
                <w:rPr>
                  <w:rFonts w:ascii="Cambria Math" w:hAnsi="Cambria Math"/>
                  <w:color w:val="000000" w:themeColor="text1"/>
                  <w:sz w:val="28"/>
                  <w:szCs w:val="28"/>
                </w:rPr>
                <m:t>кг</m:t>
              </w:del>
            </m:r>
          </m:num>
          <m:den/>
        </m:f>
        <m:r>
          <w:ins w:id="701" w:author="mikle" w:date="2025-10-04T11:56:00Z" w16du:dateUtc="2025-10-04T18:56:00Z">
            <w:rPr>
              <w:rFonts w:ascii="Cambria Math" w:hAnsi="Cambria Math"/>
              <w:color w:val="000000" w:themeColor="text1"/>
              <w:sz w:val="28"/>
              <w:szCs w:val="28"/>
              <w:rPrChange w:id="702" w:author="mikle" w:date="2025-10-09T20:00:00Z" w16du:dateUtc="2025-10-10T03:00:00Z">
                <w:rPr>
                  <w:rFonts w:ascii="Cambria Math" w:hAnsi="Cambria Math"/>
                  <w:color w:val="000000" w:themeColor="text1"/>
                  <w:sz w:val="28"/>
                  <w:szCs w:val="28"/>
                  <w:lang w:val="en-US"/>
                </w:rPr>
              </w:rPrChange>
            </w:rPr>
            <m:t xml:space="preserve"> </m:t>
          </w:ins>
        </m:r>
      </m:oMath>
    </w:p>
    <w:p w14:paraId="0EDE791B" w14:textId="7DD1C7CD"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703"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 Плечо пары движителей </w:t>
      </w:r>
      <w:r w:rsidRPr="005D13B9">
        <w:rPr>
          <w:color w:val="000000" w:themeColor="text1"/>
          <w:sz w:val="28"/>
          <w:szCs w:val="28"/>
          <w:lang w:val="en-US"/>
        </w:rPr>
        <w:t>b</w:t>
      </w:r>
      <w:r w:rsidRPr="005D13B9">
        <w:rPr>
          <w:color w:val="000000" w:themeColor="text1"/>
          <w:sz w:val="28"/>
          <w:szCs w:val="28"/>
        </w:rPr>
        <w:t xml:space="preserve"> – 0.3 м</w:t>
      </w:r>
    </w:p>
    <w:p w14:paraId="6C526BE4" w14:textId="6C148EB0" w:rsidR="00D15388" w:rsidRPr="005D13B9" w:rsidRDefault="00D15388" w:rsidP="00FA2782">
      <w:pPr>
        <w:pStyle w:val="aa"/>
        <w:numPr>
          <w:ilvl w:val="0"/>
          <w:numId w:val="2"/>
        </w:numPr>
        <w:spacing w:before="100" w:beforeAutospacing="1" w:after="24" w:line="360" w:lineRule="auto"/>
        <w:ind w:left="0" w:firstLine="709"/>
        <w:jc w:val="both"/>
        <w:rPr>
          <w:color w:val="000000" w:themeColor="text1"/>
          <w:sz w:val="28"/>
          <w:szCs w:val="28"/>
        </w:rPr>
        <w:pPrChange w:id="704" w:author="mikle" w:date="2025-10-09T20:08:00Z" w16du:dateUtc="2025-10-10T03:08:00Z">
          <w:pPr>
            <w:pStyle w:val="aa"/>
            <w:numPr>
              <w:numId w:val="2"/>
            </w:numPr>
            <w:spacing w:before="100" w:beforeAutospacing="1" w:after="24" w:line="360" w:lineRule="auto"/>
            <w:ind w:left="1429" w:firstLine="709"/>
            <w:jc w:val="both"/>
          </w:pPr>
        </w:pPrChange>
      </w:pPr>
      <w:r w:rsidRPr="005D13B9">
        <w:rPr>
          <w:color w:val="000000" w:themeColor="text1"/>
          <w:sz w:val="28"/>
          <w:szCs w:val="28"/>
        </w:rPr>
        <w:t xml:space="preserve"> Скорость аппарата на участках съемки </w:t>
      </w:r>
      <w:r w:rsidRPr="005D13B9">
        <w:rPr>
          <w:color w:val="000000" w:themeColor="text1"/>
          <w:sz w:val="28"/>
          <w:szCs w:val="28"/>
          <w:lang w:val="en-US"/>
        </w:rPr>
        <w:t>V</w:t>
      </w:r>
      <w:r w:rsidRPr="005D13B9">
        <w:rPr>
          <w:color w:val="000000" w:themeColor="text1"/>
          <w:sz w:val="28"/>
          <w:szCs w:val="28"/>
        </w:rPr>
        <w:t xml:space="preserve"> = 0.7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м</m:t>
            </m:r>
          </m:num>
          <m:den>
            <m:r>
              <w:rPr>
                <w:rFonts w:ascii="Cambria Math" w:hAnsi="Cambria Math"/>
                <w:color w:val="000000" w:themeColor="text1"/>
                <w:sz w:val="28"/>
                <w:szCs w:val="28"/>
              </w:rPr>
              <m:t>с</m:t>
            </m:r>
          </m:den>
        </m:f>
        <w:commentRangeEnd w:id="665"/>
        <m:r>
          <m:rPr>
            <m:sty m:val="p"/>
          </m:rPr>
          <w:rPr>
            <w:rStyle w:val="ae"/>
            <w:rFonts w:ascii="Cambria Math" w:eastAsiaTheme="minorHAnsi" w:hAnsi="Cambria Math"/>
            <w:color w:val="000000" w:themeColor="text1"/>
            <w:kern w:val="2"/>
            <w:sz w:val="28"/>
            <w:szCs w:val="28"/>
            <w:lang w:eastAsia="en-US"/>
            <w14:ligatures w14:val="standardContextual"/>
            <w:rPrChange w:id="705" w:author="mikle" w:date="2025-10-09T20:00:00Z" w16du:dateUtc="2025-10-10T03:00:00Z">
              <w:rPr>
                <w:rStyle w:val="ae"/>
                <w:rFonts w:eastAsiaTheme="minorHAnsi" w:cstheme="minorBidi"/>
                <w:kern w:val="2"/>
                <w:lang w:eastAsia="en-US"/>
                <w14:ligatures w14:val="standardContextual"/>
              </w:rPr>
            </w:rPrChange>
          </w:rPr>
          <w:commentReference w:id="665"/>
        </m:r>
      </m:oMath>
    </w:p>
    <w:p w14:paraId="46A8CDBA" w14:textId="77777777" w:rsidR="00D15388" w:rsidRDefault="00D15388" w:rsidP="005D13B9">
      <w:pPr>
        <w:spacing w:before="100" w:beforeAutospacing="1" w:after="24" w:line="360" w:lineRule="auto"/>
        <w:ind w:firstLine="709"/>
        <w:jc w:val="both"/>
        <w:rPr>
          <w:ins w:id="706" w:author="mikle" w:date="2025-10-09T20:08:00Z" w16du:dateUtc="2025-10-10T03:08:00Z"/>
          <w:color w:val="000000" w:themeColor="text1"/>
          <w:sz w:val="28"/>
          <w:szCs w:val="28"/>
        </w:rPr>
      </w:pPr>
    </w:p>
    <w:p w14:paraId="254EBFB2" w14:textId="77777777" w:rsidR="00FA2782" w:rsidRPr="005D13B9" w:rsidRDefault="00FA2782" w:rsidP="005D13B9">
      <w:pPr>
        <w:spacing w:before="100" w:beforeAutospacing="1" w:after="24" w:line="360" w:lineRule="auto"/>
        <w:ind w:firstLine="709"/>
        <w:jc w:val="both"/>
        <w:rPr>
          <w:color w:val="000000" w:themeColor="text1"/>
          <w:sz w:val="28"/>
          <w:szCs w:val="28"/>
        </w:rPr>
      </w:pPr>
    </w:p>
    <w:p w14:paraId="0D2A0F6B" w14:textId="77777777" w:rsidR="00D15388" w:rsidRPr="005D13B9" w:rsidRDefault="00D15388" w:rsidP="005D13B9">
      <w:pPr>
        <w:spacing w:before="100" w:beforeAutospacing="1" w:after="24" w:line="360" w:lineRule="auto"/>
        <w:ind w:firstLine="709"/>
        <w:jc w:val="both"/>
        <w:rPr>
          <w:ins w:id="707" w:author="mikle" w:date="2025-10-04T17:50:00Z" w16du:dateUtc="2025-10-05T00:50:00Z"/>
          <w:color w:val="000000" w:themeColor="text1"/>
          <w:sz w:val="28"/>
          <w:szCs w:val="28"/>
        </w:rPr>
        <w:pPrChange w:id="708" w:author="mikle" w:date="2025-10-09T20:00:00Z" w16du:dateUtc="2025-10-10T03:00:00Z">
          <w:pPr>
            <w:spacing w:before="100" w:beforeAutospacing="1" w:after="24" w:line="360" w:lineRule="auto"/>
            <w:jc w:val="both"/>
          </w:pPr>
        </w:pPrChange>
      </w:pPr>
    </w:p>
    <w:p w14:paraId="5681C8CA" w14:textId="7AEF7F83" w:rsidR="00DD2CDB" w:rsidRPr="005D13B9" w:rsidRDefault="00DD2CDB" w:rsidP="005D13B9">
      <w:pPr>
        <w:pStyle w:val="1"/>
        <w:spacing w:line="360" w:lineRule="auto"/>
        <w:ind w:firstLine="709"/>
        <w:jc w:val="center"/>
        <w:rPr>
          <w:ins w:id="709" w:author="mikle" w:date="2025-10-04T17:50:00Z" w16du:dateUtc="2025-10-05T00:50:00Z"/>
          <w:rFonts w:ascii="Times New Roman" w:hAnsi="Times New Roman" w:cs="Times New Roman"/>
          <w:color w:val="000000" w:themeColor="text1"/>
          <w:sz w:val="28"/>
          <w:szCs w:val="28"/>
          <w:rPrChange w:id="710" w:author="mikle" w:date="2025-10-09T20:00:00Z" w16du:dateUtc="2025-10-10T03:00:00Z">
            <w:rPr>
              <w:ins w:id="711" w:author="mikle" w:date="2025-10-04T17:50:00Z" w16du:dateUtc="2025-10-05T00:50:00Z"/>
              <w:color w:val="000000" w:themeColor="text1"/>
              <w:sz w:val="28"/>
              <w:szCs w:val="28"/>
            </w:rPr>
          </w:rPrChange>
        </w:rPr>
        <w:pPrChange w:id="712" w:author="mikle" w:date="2025-10-09T20:00:00Z" w16du:dateUtc="2025-10-10T03:00:00Z">
          <w:pPr>
            <w:spacing w:before="100" w:beforeAutospacing="1" w:after="24" w:line="360" w:lineRule="auto"/>
            <w:jc w:val="center"/>
          </w:pPr>
        </w:pPrChange>
      </w:pPr>
      <w:bookmarkStart w:id="713" w:name="_Toc210932333"/>
      <w:ins w:id="714" w:author="mikle" w:date="2025-10-04T17:50:00Z" w16du:dateUtc="2025-10-05T00:50:00Z">
        <w:r w:rsidRPr="005D13B9">
          <w:rPr>
            <w:rFonts w:ascii="Times New Roman" w:hAnsi="Times New Roman" w:cs="Times New Roman"/>
            <w:color w:val="000000" w:themeColor="text1"/>
            <w:sz w:val="28"/>
            <w:szCs w:val="28"/>
            <w:rPrChange w:id="715" w:author="mikle" w:date="2025-10-09T20:00:00Z" w16du:dateUtc="2025-10-10T03:00:00Z">
              <w:rPr>
                <w:color w:val="000000" w:themeColor="text1"/>
                <w:sz w:val="28"/>
                <w:szCs w:val="28"/>
              </w:rPr>
            </w:rPrChange>
          </w:rPr>
          <w:lastRenderedPageBreak/>
          <w:t>ОСНОВНАЯ ЧАСТЬ</w:t>
        </w:r>
        <w:bookmarkEnd w:id="713"/>
      </w:ins>
    </w:p>
    <w:p w14:paraId="1DA5E932" w14:textId="682E9DA8" w:rsidR="00DD2CDB" w:rsidRPr="005D13B9" w:rsidRDefault="00DD2CDB" w:rsidP="005D13B9">
      <w:pPr>
        <w:spacing w:before="100" w:beforeAutospacing="1" w:after="24" w:line="360" w:lineRule="auto"/>
        <w:ind w:firstLine="709"/>
        <w:jc w:val="both"/>
        <w:rPr>
          <w:ins w:id="716" w:author="mikle" w:date="2025-10-04T17:51:00Z" w16du:dateUtc="2025-10-05T00:51:00Z"/>
          <w:color w:val="000000" w:themeColor="text1"/>
          <w:sz w:val="28"/>
          <w:szCs w:val="28"/>
        </w:rPr>
      </w:pPr>
      <w:ins w:id="717" w:author="mikle" w:date="2025-10-04T17:51:00Z" w16du:dateUtc="2025-10-05T00:51:00Z">
        <w:r w:rsidRPr="005D13B9">
          <w:rPr>
            <w:color w:val="000000" w:themeColor="text1"/>
            <w:sz w:val="28"/>
            <w:szCs w:val="28"/>
          </w:rPr>
          <w:t>В соответствие с целью курсовой работы буд</w:t>
        </w:r>
      </w:ins>
      <w:ins w:id="718" w:author="mikle" w:date="2025-10-04T17:58:00Z" w16du:dateUtc="2025-10-05T00:58:00Z">
        <w:r w:rsidRPr="005D13B9">
          <w:rPr>
            <w:color w:val="000000" w:themeColor="text1"/>
            <w:sz w:val="28"/>
            <w:szCs w:val="28"/>
          </w:rPr>
          <w:t xml:space="preserve">ут </w:t>
        </w:r>
      </w:ins>
      <w:ins w:id="719" w:author="mikle" w:date="2025-10-04T17:51:00Z" w16du:dateUtc="2025-10-05T00:51:00Z">
        <w:r w:rsidRPr="005D13B9">
          <w:rPr>
            <w:color w:val="000000" w:themeColor="text1"/>
            <w:sz w:val="28"/>
            <w:szCs w:val="28"/>
          </w:rPr>
          <w:t>разработан</w:t>
        </w:r>
      </w:ins>
      <w:ins w:id="720" w:author="mikle" w:date="2025-10-04T17:58:00Z" w16du:dateUtc="2025-10-05T00:58:00Z">
        <w:r w:rsidRPr="005D13B9">
          <w:rPr>
            <w:color w:val="000000" w:themeColor="text1"/>
            <w:sz w:val="28"/>
            <w:szCs w:val="28"/>
          </w:rPr>
          <w:t>ы</w:t>
        </w:r>
      </w:ins>
      <w:ins w:id="721" w:author="mikle" w:date="2025-10-04T17:51:00Z" w16du:dateUtc="2025-10-05T00:51:00Z">
        <w:r w:rsidRPr="005D13B9">
          <w:rPr>
            <w:color w:val="000000" w:themeColor="text1"/>
            <w:sz w:val="28"/>
            <w:szCs w:val="28"/>
          </w:rPr>
          <w:t xml:space="preserve"> система</w:t>
        </w:r>
      </w:ins>
      <w:ins w:id="722" w:author="mikle" w:date="2025-10-04T17:56:00Z" w16du:dateUtc="2025-10-05T00:56:00Z">
        <w:r w:rsidRPr="005D13B9">
          <w:rPr>
            <w:color w:val="000000" w:themeColor="text1"/>
            <w:sz w:val="28"/>
            <w:szCs w:val="28"/>
          </w:rPr>
          <w:t xml:space="preserve"> управления траекторного движения ПА</w:t>
        </w:r>
      </w:ins>
      <w:ins w:id="723" w:author="mikle" w:date="2025-10-04T17:58:00Z" w16du:dateUtc="2025-10-05T00:58:00Z">
        <w:r w:rsidRPr="005D13B9">
          <w:rPr>
            <w:color w:val="000000" w:themeColor="text1"/>
            <w:sz w:val="28"/>
            <w:szCs w:val="28"/>
          </w:rPr>
          <w:t xml:space="preserve"> и модуль отображения траектории</w:t>
        </w:r>
      </w:ins>
      <w:ins w:id="724" w:author="mikle" w:date="2025-10-04T17:56:00Z" w16du:dateUtc="2025-10-05T00:56:00Z">
        <w:r w:rsidRPr="005D13B9">
          <w:rPr>
            <w:color w:val="000000" w:themeColor="text1"/>
            <w:sz w:val="28"/>
            <w:szCs w:val="28"/>
          </w:rPr>
          <w:t xml:space="preserve">, входящая в состав </w:t>
        </w:r>
      </w:ins>
      <w:ins w:id="725" w:author="mikle" w:date="2025-10-04T17:58:00Z" w16du:dateUtc="2025-10-05T00:58:00Z">
        <w:r w:rsidRPr="005D13B9">
          <w:rPr>
            <w:color w:val="000000" w:themeColor="text1"/>
            <w:sz w:val="28"/>
            <w:szCs w:val="28"/>
          </w:rPr>
          <w:t>системы управления аппарата для подводной съемки</w:t>
        </w:r>
      </w:ins>
      <w:ins w:id="726" w:author="mikle" w:date="2025-10-04T17:51:00Z" w16du:dateUtc="2025-10-05T00:51:00Z">
        <w:r w:rsidRPr="005D13B9">
          <w:rPr>
            <w:color w:val="000000" w:themeColor="text1"/>
            <w:sz w:val="28"/>
            <w:szCs w:val="28"/>
          </w:rPr>
          <w:t>, представленн</w:t>
        </w:r>
      </w:ins>
      <w:ins w:id="727" w:author="mikle" w:date="2025-10-04T17:58:00Z" w16du:dateUtc="2025-10-05T00:58:00Z">
        <w:r w:rsidRPr="005D13B9">
          <w:rPr>
            <w:color w:val="000000" w:themeColor="text1"/>
            <w:sz w:val="28"/>
            <w:szCs w:val="28"/>
          </w:rPr>
          <w:t xml:space="preserve">ой </w:t>
        </w:r>
      </w:ins>
      <w:ins w:id="728" w:author="mikle" w:date="2025-10-04T17:51:00Z" w16du:dateUtc="2025-10-05T00:51:00Z">
        <w:r w:rsidRPr="005D13B9">
          <w:rPr>
            <w:color w:val="000000" w:themeColor="text1"/>
            <w:sz w:val="28"/>
            <w:szCs w:val="28"/>
          </w:rPr>
          <w:t>на рисунке 1.</w:t>
        </w:r>
      </w:ins>
    </w:p>
    <w:p w14:paraId="328F736E" w14:textId="4A5D7936" w:rsidR="00DD2CDB" w:rsidRPr="005D13B9" w:rsidRDefault="00DD2CDB" w:rsidP="005D13B9">
      <w:pPr>
        <w:spacing w:before="100" w:beforeAutospacing="1" w:after="24" w:line="360" w:lineRule="auto"/>
        <w:ind w:firstLine="709"/>
        <w:jc w:val="center"/>
        <w:rPr>
          <w:ins w:id="729" w:author="mikle" w:date="2025-10-04T17:52:00Z" w16du:dateUtc="2025-10-05T00:52:00Z"/>
          <w:color w:val="000000" w:themeColor="text1"/>
          <w:sz w:val="28"/>
          <w:szCs w:val="28"/>
        </w:rPr>
      </w:pPr>
      <w:ins w:id="730" w:author="mikle" w:date="2025-10-04T17:52:00Z" w16du:dateUtc="2025-10-05T00:52:00Z">
        <w:r w:rsidRPr="005D13B9">
          <w:rPr>
            <w:noProof/>
            <w:color w:val="000000" w:themeColor="text1"/>
            <w:sz w:val="28"/>
            <w:szCs w:val="28"/>
            <w14:ligatures w14:val="standardContextual"/>
          </w:rPr>
          <w:drawing>
            <wp:inline distT="0" distB="0" distL="0" distR="0" wp14:anchorId="7EFFE58E" wp14:editId="768E6EC9">
              <wp:extent cx="5940425" cy="3310890"/>
              <wp:effectExtent l="0" t="0" r="3175" b="3810"/>
              <wp:docPr id="20893147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14780" name="Рисунок 2089314780"/>
                      <pic:cNvPicPr/>
                    </pic:nvPicPr>
                    <pic:blipFill>
                      <a:blip r:embed="rId13">
                        <a:extLst>
                          <a:ext uri="{28A0092B-C50C-407E-A947-70E740481C1C}">
                            <a14:useLocalDpi xmlns:a14="http://schemas.microsoft.com/office/drawing/2010/main" val="0"/>
                          </a:ext>
                        </a:extLst>
                      </a:blip>
                      <a:stretch>
                        <a:fillRect/>
                      </a:stretch>
                    </pic:blipFill>
                    <pic:spPr>
                      <a:xfrm>
                        <a:off x="0" y="0"/>
                        <a:ext cx="5940425" cy="3310890"/>
                      </a:xfrm>
                      <a:prstGeom prst="rect">
                        <a:avLst/>
                      </a:prstGeom>
                    </pic:spPr>
                  </pic:pic>
                </a:graphicData>
              </a:graphic>
            </wp:inline>
          </w:drawing>
        </w:r>
      </w:ins>
    </w:p>
    <w:p w14:paraId="607BB3DA" w14:textId="70F99254" w:rsidR="00DD2CDB" w:rsidRPr="005D13B9" w:rsidRDefault="00DD2CDB" w:rsidP="005D13B9">
      <w:pPr>
        <w:spacing w:before="100" w:beforeAutospacing="1" w:after="24" w:line="360" w:lineRule="auto"/>
        <w:ind w:firstLine="709"/>
        <w:jc w:val="center"/>
        <w:rPr>
          <w:ins w:id="731" w:author="mikle" w:date="2025-10-04T17:52:00Z" w16du:dateUtc="2025-10-05T00:52:00Z"/>
          <w:color w:val="000000" w:themeColor="text1"/>
          <w:sz w:val="28"/>
          <w:szCs w:val="28"/>
        </w:rPr>
      </w:pPr>
      <w:ins w:id="732" w:author="mikle" w:date="2025-10-04T17:52:00Z" w16du:dateUtc="2025-10-05T00:52:00Z">
        <w:r w:rsidRPr="005D13B9">
          <w:rPr>
            <w:color w:val="000000" w:themeColor="text1"/>
            <w:sz w:val="28"/>
            <w:szCs w:val="28"/>
          </w:rPr>
          <w:t>Рисунок 1 – система управления аппарата для подводной съемки</w:t>
        </w:r>
      </w:ins>
      <w:ins w:id="733" w:author="mikle" w:date="2025-10-04T18:07:00Z" w16du:dateUtc="2025-10-05T01:07:00Z">
        <w:r w:rsidR="00142586" w:rsidRPr="005D13B9">
          <w:rPr>
            <w:color w:val="000000" w:themeColor="text1"/>
            <w:sz w:val="28"/>
            <w:szCs w:val="28"/>
          </w:rPr>
          <w:t>.</w:t>
        </w:r>
      </w:ins>
    </w:p>
    <w:p w14:paraId="1FFF2C54" w14:textId="77777777" w:rsidR="00142586" w:rsidRPr="005D13B9" w:rsidRDefault="00DD2CDB" w:rsidP="005D13B9">
      <w:pPr>
        <w:spacing w:before="100" w:beforeAutospacing="1" w:after="24" w:line="360" w:lineRule="auto"/>
        <w:ind w:firstLine="709"/>
        <w:jc w:val="both"/>
        <w:rPr>
          <w:ins w:id="734" w:author="mikle" w:date="2025-10-04T18:06:00Z" w16du:dateUtc="2025-10-05T01:06:00Z"/>
          <w:color w:val="000000" w:themeColor="text1"/>
          <w:sz w:val="28"/>
          <w:szCs w:val="28"/>
        </w:rPr>
      </w:pPr>
      <w:ins w:id="735" w:author="mikle" w:date="2025-10-04T17:59:00Z" w16du:dateUtc="2025-10-05T00:59:00Z">
        <w:r w:rsidRPr="005D13B9">
          <w:rPr>
            <w:color w:val="000000" w:themeColor="text1"/>
            <w:sz w:val="28"/>
            <w:szCs w:val="28"/>
          </w:rPr>
          <w:t>В состав системы управления траекторным движением</w:t>
        </w:r>
      </w:ins>
      <w:ins w:id="736" w:author="mikle" w:date="2025-10-04T18:06:00Z" w16du:dateUtc="2025-10-05T01:06:00Z">
        <w:r w:rsidR="00142586" w:rsidRPr="005D13B9">
          <w:rPr>
            <w:color w:val="000000" w:themeColor="text1"/>
            <w:sz w:val="28"/>
            <w:szCs w:val="28"/>
          </w:rPr>
          <w:t xml:space="preserve"> ПА, представленной на рисунке 2,</w:t>
        </w:r>
      </w:ins>
      <w:ins w:id="737" w:author="mikle" w:date="2025-10-04T17:59:00Z" w16du:dateUtc="2025-10-05T00:59:00Z">
        <w:r w:rsidRPr="005D13B9">
          <w:rPr>
            <w:color w:val="000000" w:themeColor="text1"/>
            <w:sz w:val="28"/>
            <w:szCs w:val="28"/>
          </w:rPr>
          <w:t xml:space="preserve"> </w:t>
        </w:r>
        <w:r w:rsidR="00142586" w:rsidRPr="005D13B9">
          <w:rPr>
            <w:color w:val="000000" w:themeColor="text1"/>
            <w:sz w:val="28"/>
            <w:szCs w:val="28"/>
          </w:rPr>
          <w:t>входят контуры марша и курса, а также модуль вывода ПА в точку</w:t>
        </w:r>
      </w:ins>
      <w:ins w:id="738" w:author="mikle" w:date="2025-10-04T17:54:00Z" w16du:dateUtc="2025-10-05T00:54:00Z">
        <w:r w:rsidRPr="005D13B9">
          <w:rPr>
            <w:color w:val="000000" w:themeColor="text1"/>
            <w:sz w:val="28"/>
            <w:szCs w:val="28"/>
          </w:rPr>
          <w:t>.</w:t>
        </w:r>
      </w:ins>
      <w:ins w:id="739" w:author="mikle" w:date="2025-10-04T17:59:00Z" w16du:dateUtc="2025-10-05T00:59:00Z">
        <w:r w:rsidR="00142586" w:rsidRPr="005D13B9">
          <w:rPr>
            <w:color w:val="000000" w:themeColor="text1"/>
            <w:sz w:val="28"/>
            <w:szCs w:val="28"/>
          </w:rPr>
          <w:t xml:space="preserve"> </w:t>
        </w:r>
      </w:ins>
    </w:p>
    <w:p w14:paraId="33125897" w14:textId="595CA12E" w:rsidR="00142586" w:rsidRPr="005D13B9" w:rsidRDefault="00142586" w:rsidP="005D13B9">
      <w:pPr>
        <w:spacing w:before="100" w:beforeAutospacing="1" w:after="24" w:line="360" w:lineRule="auto"/>
        <w:ind w:firstLine="709"/>
        <w:jc w:val="center"/>
        <w:rPr>
          <w:ins w:id="740" w:author="mikle" w:date="2025-10-04T18:07:00Z" w16du:dateUtc="2025-10-05T01:07:00Z"/>
          <w:color w:val="000000" w:themeColor="text1"/>
          <w:sz w:val="28"/>
          <w:szCs w:val="28"/>
        </w:rPr>
      </w:pPr>
      <w:ins w:id="741" w:author="mikle" w:date="2025-10-04T18:06:00Z" w16du:dateUtc="2025-10-05T01:06:00Z">
        <w:r w:rsidRPr="005D13B9">
          <w:rPr>
            <w:noProof/>
            <w:color w:val="000000" w:themeColor="text1"/>
            <w:sz w:val="28"/>
            <w:szCs w:val="28"/>
            <w14:ligatures w14:val="standardContextual"/>
          </w:rPr>
          <w:lastRenderedPageBreak/>
          <w:drawing>
            <wp:inline distT="0" distB="0" distL="0" distR="0" wp14:anchorId="51A034E1" wp14:editId="0B48FA32">
              <wp:extent cx="5399772" cy="2914896"/>
              <wp:effectExtent l="0" t="0" r="0" b="6350"/>
              <wp:docPr id="19624324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2404" name="Рисунок 1962432404"/>
                      <pic:cNvPicPr/>
                    </pic:nvPicPr>
                    <pic:blipFill>
                      <a:blip r:embed="rId14">
                        <a:extLst>
                          <a:ext uri="{28A0092B-C50C-407E-A947-70E740481C1C}">
                            <a14:useLocalDpi xmlns:a14="http://schemas.microsoft.com/office/drawing/2010/main" val="0"/>
                          </a:ext>
                        </a:extLst>
                      </a:blip>
                      <a:stretch>
                        <a:fillRect/>
                      </a:stretch>
                    </pic:blipFill>
                    <pic:spPr>
                      <a:xfrm>
                        <a:off x="0" y="0"/>
                        <a:ext cx="5404680" cy="2917545"/>
                      </a:xfrm>
                      <a:prstGeom prst="rect">
                        <a:avLst/>
                      </a:prstGeom>
                    </pic:spPr>
                  </pic:pic>
                </a:graphicData>
              </a:graphic>
            </wp:inline>
          </w:drawing>
        </w:r>
      </w:ins>
    </w:p>
    <w:p w14:paraId="19B58D3F" w14:textId="03648EEA" w:rsidR="00142586" w:rsidRPr="005D13B9" w:rsidRDefault="00142586" w:rsidP="005D13B9">
      <w:pPr>
        <w:spacing w:before="100" w:beforeAutospacing="1" w:after="24" w:line="360" w:lineRule="auto"/>
        <w:ind w:firstLine="709"/>
        <w:jc w:val="center"/>
        <w:rPr>
          <w:ins w:id="742" w:author="mikle" w:date="2025-10-04T18:06:00Z" w16du:dateUtc="2025-10-05T01:06:00Z"/>
          <w:color w:val="000000" w:themeColor="text1"/>
          <w:sz w:val="28"/>
          <w:szCs w:val="28"/>
        </w:rPr>
        <w:pPrChange w:id="743" w:author="mikle" w:date="2025-10-09T20:00:00Z" w16du:dateUtc="2025-10-10T03:00:00Z">
          <w:pPr>
            <w:spacing w:before="100" w:beforeAutospacing="1" w:after="24" w:line="360" w:lineRule="auto"/>
            <w:ind w:firstLine="709"/>
            <w:jc w:val="both"/>
          </w:pPr>
        </w:pPrChange>
      </w:pPr>
      <w:ins w:id="744" w:author="mikle" w:date="2025-10-04T18:07:00Z" w16du:dateUtc="2025-10-05T01:07:00Z">
        <w:r w:rsidRPr="005D13B9">
          <w:rPr>
            <w:color w:val="000000" w:themeColor="text1"/>
            <w:sz w:val="28"/>
            <w:szCs w:val="28"/>
          </w:rPr>
          <w:t>Рисунок 2 – система управления траекторным движением ПА.</w:t>
        </w:r>
      </w:ins>
    </w:p>
    <w:p w14:paraId="224745C6" w14:textId="5937A9A8" w:rsidR="00DD2CDB" w:rsidRPr="005D13B9" w:rsidRDefault="00142586" w:rsidP="005D13B9">
      <w:pPr>
        <w:spacing w:before="100" w:beforeAutospacing="1" w:after="24" w:line="360" w:lineRule="auto"/>
        <w:ind w:firstLine="709"/>
        <w:jc w:val="both"/>
        <w:rPr>
          <w:ins w:id="745" w:author="mikle" w:date="2025-10-04T18:08:00Z" w16du:dateUtc="2025-10-05T01:08:00Z"/>
          <w:color w:val="000000" w:themeColor="text1"/>
          <w:sz w:val="28"/>
          <w:szCs w:val="28"/>
        </w:rPr>
      </w:pPr>
      <w:ins w:id="746" w:author="mikle" w:date="2025-10-04T17:59:00Z" w16du:dateUtc="2025-10-05T00:59:00Z">
        <w:r w:rsidRPr="005D13B9">
          <w:rPr>
            <w:color w:val="000000" w:themeColor="text1"/>
            <w:sz w:val="28"/>
            <w:szCs w:val="28"/>
          </w:rPr>
          <w:t>Графический модуль содержит в</w:t>
        </w:r>
      </w:ins>
      <w:ins w:id="747" w:author="mikle" w:date="2025-10-04T18:00:00Z" w16du:dateUtc="2025-10-05T01:00:00Z">
        <w:r w:rsidRPr="005D13B9">
          <w:rPr>
            <w:color w:val="000000" w:themeColor="text1"/>
            <w:sz w:val="28"/>
            <w:szCs w:val="28"/>
          </w:rPr>
          <w:t xml:space="preserve"> себе ин</w:t>
        </w:r>
      </w:ins>
      <w:ins w:id="748" w:author="mikle" w:date="2025-10-04T18:01:00Z" w16du:dateUtc="2025-10-05T01:01:00Z">
        <w:r w:rsidRPr="005D13B9">
          <w:rPr>
            <w:color w:val="000000" w:themeColor="text1"/>
            <w:sz w:val="28"/>
            <w:szCs w:val="28"/>
          </w:rPr>
          <w:t>терфейс с возможностью задания параметров сектора съемки и течения в секторе</w:t>
        </w:r>
      </w:ins>
      <w:ins w:id="749" w:author="mikle" w:date="2025-10-04T18:02:00Z" w16du:dateUtc="2025-10-05T01:02:00Z">
        <w:r w:rsidRPr="005D13B9">
          <w:rPr>
            <w:color w:val="000000" w:themeColor="text1"/>
            <w:sz w:val="28"/>
            <w:szCs w:val="28"/>
          </w:rPr>
          <w:t xml:space="preserve"> и окно для отображения полученной траектории движения ПА</w:t>
        </w:r>
      </w:ins>
      <w:ins w:id="750" w:author="mikle" w:date="2025-10-04T18:06:00Z" w16du:dateUtc="2025-10-05T01:06:00Z">
        <w:r w:rsidRPr="005D13B9">
          <w:rPr>
            <w:color w:val="000000" w:themeColor="text1"/>
            <w:sz w:val="28"/>
            <w:szCs w:val="28"/>
          </w:rPr>
          <w:t xml:space="preserve">. </w:t>
        </w:r>
      </w:ins>
      <w:ins w:id="751" w:author="mikle" w:date="2025-10-04T18:08:00Z" w16du:dateUtc="2025-10-05T01:08:00Z">
        <w:r w:rsidRPr="005D13B9">
          <w:rPr>
            <w:color w:val="000000" w:themeColor="text1"/>
            <w:sz w:val="28"/>
            <w:szCs w:val="28"/>
          </w:rPr>
          <w:t>Графический модуль представлен на рисунке 3.</w:t>
        </w:r>
      </w:ins>
    </w:p>
    <w:p w14:paraId="2515BDF1" w14:textId="2CE264BD" w:rsidR="00142586" w:rsidRPr="005D13B9" w:rsidRDefault="00142586" w:rsidP="005D13B9">
      <w:pPr>
        <w:spacing w:before="100" w:beforeAutospacing="1" w:after="24" w:line="360" w:lineRule="auto"/>
        <w:ind w:firstLine="709"/>
        <w:jc w:val="center"/>
        <w:rPr>
          <w:ins w:id="752" w:author="mikle" w:date="2025-10-04T18:08:00Z" w16du:dateUtc="2025-10-05T01:08:00Z"/>
          <w:color w:val="000000" w:themeColor="text1"/>
          <w:sz w:val="28"/>
          <w:szCs w:val="28"/>
        </w:rPr>
      </w:pPr>
      <w:ins w:id="753" w:author="mikle" w:date="2025-10-04T18:08:00Z" w16du:dateUtc="2025-10-05T01:08:00Z">
        <w:r w:rsidRPr="005D13B9">
          <w:rPr>
            <w:noProof/>
            <w:color w:val="000000" w:themeColor="text1"/>
            <w:sz w:val="28"/>
            <w:szCs w:val="28"/>
            <w14:ligatures w14:val="standardContextual"/>
          </w:rPr>
          <w:drawing>
            <wp:inline distT="0" distB="0" distL="0" distR="0" wp14:anchorId="043F762A" wp14:editId="17C69AAB">
              <wp:extent cx="2983831" cy="3165516"/>
              <wp:effectExtent l="0" t="0" r="1270" b="0"/>
              <wp:docPr id="525518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1810" name="Рисунок 52551810"/>
                      <pic:cNvPicPr/>
                    </pic:nvPicPr>
                    <pic:blipFill>
                      <a:blip r:embed="rId15">
                        <a:extLst>
                          <a:ext uri="{28A0092B-C50C-407E-A947-70E740481C1C}">
                            <a14:useLocalDpi xmlns:a14="http://schemas.microsoft.com/office/drawing/2010/main" val="0"/>
                          </a:ext>
                        </a:extLst>
                      </a:blip>
                      <a:stretch>
                        <a:fillRect/>
                      </a:stretch>
                    </pic:blipFill>
                    <pic:spPr>
                      <a:xfrm>
                        <a:off x="0" y="0"/>
                        <a:ext cx="3000347" cy="3183038"/>
                      </a:xfrm>
                      <a:prstGeom prst="rect">
                        <a:avLst/>
                      </a:prstGeom>
                    </pic:spPr>
                  </pic:pic>
                </a:graphicData>
              </a:graphic>
            </wp:inline>
          </w:drawing>
        </w:r>
      </w:ins>
    </w:p>
    <w:p w14:paraId="2BBF76DC" w14:textId="78933120" w:rsidR="00142586" w:rsidRPr="005D13B9" w:rsidRDefault="00142586" w:rsidP="005D13B9">
      <w:pPr>
        <w:spacing w:before="100" w:beforeAutospacing="1" w:after="24" w:line="360" w:lineRule="auto"/>
        <w:ind w:firstLine="709"/>
        <w:jc w:val="center"/>
        <w:rPr>
          <w:color w:val="000000" w:themeColor="text1"/>
          <w:sz w:val="28"/>
          <w:szCs w:val="28"/>
        </w:rPr>
        <w:pPrChange w:id="754" w:author="mikle" w:date="2025-10-09T20:00:00Z" w16du:dateUtc="2025-10-10T03:00:00Z">
          <w:pPr>
            <w:spacing w:before="100" w:beforeAutospacing="1" w:after="24" w:line="360" w:lineRule="auto"/>
            <w:jc w:val="both"/>
          </w:pPr>
        </w:pPrChange>
      </w:pPr>
      <w:ins w:id="755" w:author="mikle" w:date="2025-10-04T18:08:00Z" w16du:dateUtc="2025-10-05T01:08:00Z">
        <w:r w:rsidRPr="005D13B9">
          <w:rPr>
            <w:color w:val="000000" w:themeColor="text1"/>
            <w:sz w:val="28"/>
            <w:szCs w:val="28"/>
          </w:rPr>
          <w:t>Рисунок 3 – графический модуль отображения данных.</w:t>
        </w:r>
      </w:ins>
    </w:p>
    <w:p w14:paraId="68C9DCDA" w14:textId="5499F2C3" w:rsidR="0098249E" w:rsidRPr="005D13B9" w:rsidRDefault="00D15388" w:rsidP="005D13B9">
      <w:pPr>
        <w:pStyle w:val="aa"/>
        <w:numPr>
          <w:ilvl w:val="0"/>
          <w:numId w:val="3"/>
        </w:numPr>
        <w:spacing w:before="100" w:beforeAutospacing="1" w:after="24" w:line="360" w:lineRule="auto"/>
        <w:ind w:firstLine="709"/>
        <w:jc w:val="both"/>
        <w:outlineLvl w:val="0"/>
        <w:rPr>
          <w:b/>
          <w:bCs/>
          <w:color w:val="000000" w:themeColor="text1"/>
          <w:sz w:val="28"/>
          <w:szCs w:val="28"/>
        </w:rPr>
      </w:pPr>
      <w:del w:id="756" w:author="Анна Ромашко" w:date="2025-09-25T08:15:00Z">
        <w:r w:rsidRPr="005D13B9" w:rsidDel="001E1313">
          <w:rPr>
            <w:b/>
            <w:bCs/>
            <w:color w:val="000000" w:themeColor="text1"/>
            <w:sz w:val="28"/>
            <w:szCs w:val="28"/>
          </w:rPr>
          <w:lastRenderedPageBreak/>
          <w:delText xml:space="preserve">Разработка </w:delText>
        </w:r>
      </w:del>
      <w:bookmarkStart w:id="757" w:name="_Toc210932334"/>
      <w:ins w:id="758" w:author="Анна Ромашко" w:date="2025-09-25T08:15:00Z">
        <w:r w:rsidR="001E1313" w:rsidRPr="005D13B9">
          <w:rPr>
            <w:b/>
            <w:bCs/>
            <w:color w:val="000000" w:themeColor="text1"/>
            <w:sz w:val="28"/>
            <w:szCs w:val="28"/>
          </w:rPr>
          <w:t xml:space="preserve">Синтез </w:t>
        </w:r>
      </w:ins>
      <w:r w:rsidRPr="005D13B9">
        <w:rPr>
          <w:b/>
          <w:bCs/>
          <w:color w:val="000000" w:themeColor="text1"/>
          <w:sz w:val="28"/>
          <w:szCs w:val="28"/>
        </w:rPr>
        <w:t>контуров курса и марша</w:t>
      </w:r>
      <w:bookmarkEnd w:id="757"/>
      <w:r w:rsidR="001167E2" w:rsidRPr="005D13B9">
        <w:rPr>
          <w:b/>
          <w:bCs/>
          <w:color w:val="000000" w:themeColor="text1"/>
          <w:sz w:val="28"/>
          <w:szCs w:val="28"/>
        </w:rPr>
        <w:t xml:space="preserve"> </w:t>
      </w:r>
    </w:p>
    <w:p w14:paraId="7BC9DD1D" w14:textId="67ADC4E3" w:rsidR="00B10254" w:rsidRPr="005D13B9" w:rsidRDefault="00D15388" w:rsidP="005D13B9">
      <w:pPr>
        <w:pStyle w:val="2"/>
        <w:spacing w:line="360" w:lineRule="auto"/>
        <w:ind w:firstLine="709"/>
        <w:jc w:val="both"/>
        <w:rPr>
          <w:rFonts w:ascii="Times New Roman" w:hAnsi="Times New Roman" w:cs="Times New Roman"/>
          <w:b/>
          <w:bCs/>
          <w:color w:val="000000" w:themeColor="text1"/>
          <w:sz w:val="28"/>
          <w:szCs w:val="28"/>
          <w:rPrChange w:id="759" w:author="mikle" w:date="2025-10-09T20:00:00Z" w16du:dateUtc="2025-10-10T03:00:00Z">
            <w:rPr>
              <w:rFonts w:ascii="Times New Roman" w:hAnsi="Times New Roman" w:cs="Times New Roman"/>
              <w:b/>
              <w:bCs/>
              <w:color w:val="000000" w:themeColor="text1"/>
              <w:sz w:val="28"/>
              <w:szCs w:val="28"/>
              <w:lang w:val="en-US"/>
            </w:rPr>
          </w:rPrChange>
        </w:rPr>
      </w:pPr>
      <w:bookmarkStart w:id="760" w:name="_Toc210932335"/>
      <w:r w:rsidRPr="005D13B9">
        <w:rPr>
          <w:rFonts w:ascii="Times New Roman" w:hAnsi="Times New Roman" w:cs="Times New Roman"/>
          <w:b/>
          <w:bCs/>
          <w:color w:val="000000" w:themeColor="text1"/>
          <w:sz w:val="28"/>
          <w:szCs w:val="28"/>
        </w:rPr>
        <w:t xml:space="preserve">1.1 </w:t>
      </w:r>
      <w:del w:id="761" w:author="Анна Ромашко" w:date="2025-09-25T08:15:00Z">
        <w:r w:rsidRPr="005D13B9" w:rsidDel="001E1313">
          <w:rPr>
            <w:rFonts w:ascii="Times New Roman" w:hAnsi="Times New Roman" w:cs="Times New Roman"/>
            <w:b/>
            <w:bCs/>
            <w:color w:val="000000" w:themeColor="text1"/>
            <w:sz w:val="28"/>
            <w:szCs w:val="28"/>
          </w:rPr>
          <w:delText xml:space="preserve">Разработка </w:delText>
        </w:r>
      </w:del>
      <w:ins w:id="762" w:author="Анна Ромашко" w:date="2025-09-25T08:15:00Z">
        <w:r w:rsidR="001E1313" w:rsidRPr="005D13B9">
          <w:rPr>
            <w:rFonts w:ascii="Times New Roman" w:hAnsi="Times New Roman" w:cs="Times New Roman"/>
            <w:b/>
            <w:bCs/>
            <w:color w:val="000000" w:themeColor="text1"/>
            <w:sz w:val="28"/>
            <w:szCs w:val="28"/>
          </w:rPr>
          <w:t xml:space="preserve">Синтез </w:t>
        </w:r>
      </w:ins>
      <w:r w:rsidRPr="005D13B9">
        <w:rPr>
          <w:rFonts w:ascii="Times New Roman" w:hAnsi="Times New Roman" w:cs="Times New Roman"/>
          <w:b/>
          <w:bCs/>
          <w:color w:val="000000" w:themeColor="text1"/>
          <w:sz w:val="28"/>
          <w:szCs w:val="28"/>
        </w:rPr>
        <w:t xml:space="preserve">контура </w:t>
      </w:r>
      <w:del w:id="763" w:author="Анна Ромашко" w:date="2025-09-25T08:16:00Z">
        <w:r w:rsidRPr="005D13B9" w:rsidDel="001E1313">
          <w:rPr>
            <w:rFonts w:ascii="Times New Roman" w:hAnsi="Times New Roman" w:cs="Times New Roman"/>
            <w:b/>
            <w:bCs/>
            <w:color w:val="000000" w:themeColor="text1"/>
            <w:sz w:val="28"/>
            <w:szCs w:val="28"/>
          </w:rPr>
          <w:delText xml:space="preserve">управления углом </w:delText>
        </w:r>
      </w:del>
      <w:r w:rsidRPr="005D13B9">
        <w:rPr>
          <w:rFonts w:ascii="Times New Roman" w:hAnsi="Times New Roman" w:cs="Times New Roman"/>
          <w:b/>
          <w:bCs/>
          <w:color w:val="000000" w:themeColor="text1"/>
          <w:sz w:val="28"/>
          <w:szCs w:val="28"/>
        </w:rPr>
        <w:t>курса</w:t>
      </w:r>
      <w:bookmarkEnd w:id="760"/>
    </w:p>
    <w:p w14:paraId="77AF9FB1" w14:textId="6AC7DD4F" w:rsidR="00AE6B39" w:rsidRPr="005D13B9" w:rsidRDefault="00B10254" w:rsidP="005D13B9">
      <w:pPr>
        <w:spacing w:before="100" w:beforeAutospacing="1" w:after="24" w:line="360" w:lineRule="auto"/>
        <w:ind w:firstLine="709"/>
        <w:jc w:val="both"/>
        <w:rPr>
          <w:ins w:id="764" w:author="mikle" w:date="2025-10-04T18:22:00Z" w16du:dateUtc="2025-10-05T01:22:00Z"/>
          <w:color w:val="000000" w:themeColor="text1"/>
          <w:sz w:val="28"/>
          <w:szCs w:val="28"/>
        </w:rPr>
      </w:pPr>
      <w:del w:id="765" w:author="mikle" w:date="2025-10-05T22:29:00Z" w16du:dateUtc="2025-10-06T05:29:00Z">
        <w:r w:rsidRPr="005D13B9" w:rsidDel="00EE5A11">
          <w:rPr>
            <w:color w:val="000000" w:themeColor="text1"/>
            <w:sz w:val="28"/>
            <w:szCs w:val="28"/>
          </w:rPr>
          <w:delText xml:space="preserve">Разработку </w:delText>
        </w:r>
      </w:del>
      <w:ins w:id="766" w:author="mikle" w:date="2025-10-05T22:29:00Z" w16du:dateUtc="2025-10-06T05:29:00Z">
        <w:r w:rsidR="00EE5A11" w:rsidRPr="005D13B9">
          <w:rPr>
            <w:color w:val="000000" w:themeColor="text1"/>
            <w:sz w:val="28"/>
            <w:szCs w:val="28"/>
          </w:rPr>
          <w:t xml:space="preserve">Синтез </w:t>
        </w:r>
      </w:ins>
      <w:r w:rsidRPr="005D13B9">
        <w:rPr>
          <w:color w:val="000000" w:themeColor="text1"/>
          <w:sz w:val="28"/>
          <w:szCs w:val="28"/>
        </w:rPr>
        <w:t xml:space="preserve">контура управления курсом можно разделить на три ключевых этапа – </w:t>
      </w:r>
      <w:del w:id="767" w:author="mikle" w:date="2025-10-05T22:29:00Z" w16du:dateUtc="2025-10-06T05:29:00Z">
        <w:r w:rsidRPr="005D13B9" w:rsidDel="00EE5A11">
          <w:rPr>
            <w:color w:val="000000" w:themeColor="text1"/>
            <w:sz w:val="28"/>
            <w:szCs w:val="28"/>
          </w:rPr>
          <w:delText xml:space="preserve">разработку </w:delText>
        </w:r>
      </w:del>
      <w:ins w:id="768" w:author="mikle" w:date="2025-10-05T22:29:00Z" w16du:dateUtc="2025-10-06T05:29:00Z">
        <w:r w:rsidR="00EE5A11" w:rsidRPr="005D13B9">
          <w:rPr>
            <w:color w:val="000000" w:themeColor="text1"/>
            <w:sz w:val="28"/>
            <w:szCs w:val="28"/>
          </w:rPr>
          <w:t xml:space="preserve">синтез </w:t>
        </w:r>
      </w:ins>
      <w:r w:rsidRPr="005D13B9">
        <w:rPr>
          <w:color w:val="000000" w:themeColor="text1"/>
          <w:sz w:val="28"/>
          <w:szCs w:val="28"/>
        </w:rPr>
        <w:t xml:space="preserve">динамической модели аппарата, </w:t>
      </w:r>
      <w:del w:id="769" w:author="mikle" w:date="2025-10-05T22:29:00Z" w16du:dateUtc="2025-10-06T05:29:00Z">
        <w:r w:rsidRPr="005D13B9" w:rsidDel="00EE5A11">
          <w:rPr>
            <w:color w:val="000000" w:themeColor="text1"/>
            <w:sz w:val="28"/>
            <w:szCs w:val="28"/>
          </w:rPr>
          <w:delText xml:space="preserve">разработку </w:delText>
        </w:r>
      </w:del>
      <w:ins w:id="770" w:author="mikle" w:date="2025-10-05T22:29:00Z" w16du:dateUtc="2025-10-06T05:29:00Z">
        <w:r w:rsidR="00EE5A11" w:rsidRPr="005D13B9">
          <w:rPr>
            <w:color w:val="000000" w:themeColor="text1"/>
            <w:sz w:val="28"/>
            <w:szCs w:val="28"/>
          </w:rPr>
          <w:t xml:space="preserve">синтез </w:t>
        </w:r>
      </w:ins>
      <w:r w:rsidRPr="005D13B9">
        <w:rPr>
          <w:color w:val="000000" w:themeColor="text1"/>
          <w:sz w:val="28"/>
          <w:szCs w:val="28"/>
        </w:rPr>
        <w:t xml:space="preserve">модели движительно – рулевого комплекса и </w:t>
      </w:r>
      <w:del w:id="771" w:author="mikle" w:date="2025-10-05T22:29:00Z" w16du:dateUtc="2025-10-06T05:29:00Z">
        <w:r w:rsidRPr="005D13B9" w:rsidDel="00EE5A11">
          <w:rPr>
            <w:color w:val="000000" w:themeColor="text1"/>
            <w:sz w:val="28"/>
            <w:szCs w:val="28"/>
          </w:rPr>
          <w:delText xml:space="preserve">разработку </w:delText>
        </w:r>
      </w:del>
      <w:ins w:id="772" w:author="mikle" w:date="2025-10-05T22:29:00Z" w16du:dateUtc="2025-10-06T05:29:00Z">
        <w:r w:rsidR="00EE5A11" w:rsidRPr="005D13B9">
          <w:rPr>
            <w:color w:val="000000" w:themeColor="text1"/>
            <w:sz w:val="28"/>
            <w:szCs w:val="28"/>
          </w:rPr>
          <w:t xml:space="preserve">синтез </w:t>
        </w:r>
      </w:ins>
      <w:r w:rsidRPr="005D13B9">
        <w:rPr>
          <w:color w:val="000000" w:themeColor="text1"/>
          <w:sz w:val="28"/>
          <w:szCs w:val="28"/>
        </w:rPr>
        <w:t>модели модуля управления.</w:t>
      </w:r>
      <w:ins w:id="773" w:author="mikle" w:date="2025-10-04T18:22:00Z" w16du:dateUtc="2025-10-05T01:22:00Z">
        <w:r w:rsidR="00AE6B39" w:rsidRPr="005D13B9">
          <w:rPr>
            <w:color w:val="000000" w:themeColor="text1"/>
            <w:sz w:val="28"/>
            <w:szCs w:val="28"/>
          </w:rPr>
          <w:t xml:space="preserve"> Схема контура курса </w:t>
        </w:r>
      </w:ins>
      <w:ins w:id="774" w:author="mikle" w:date="2025-10-04T18:23:00Z" w16du:dateUtc="2025-10-05T01:23:00Z">
        <w:r w:rsidR="00AE6B39" w:rsidRPr="005D13B9">
          <w:rPr>
            <w:color w:val="000000" w:themeColor="text1"/>
            <w:sz w:val="28"/>
            <w:szCs w:val="28"/>
          </w:rPr>
          <w:t>представлена</w:t>
        </w:r>
      </w:ins>
      <w:ins w:id="775" w:author="mikle" w:date="2025-10-04T18:22:00Z" w16du:dateUtc="2025-10-05T01:22:00Z">
        <w:r w:rsidR="00AE6B39" w:rsidRPr="005D13B9">
          <w:rPr>
            <w:color w:val="000000" w:themeColor="text1"/>
            <w:sz w:val="28"/>
            <w:szCs w:val="28"/>
          </w:rPr>
          <w:t xml:space="preserve"> на рисунке 1.1.</w:t>
        </w:r>
      </w:ins>
      <w:r w:rsidRPr="005D13B9">
        <w:rPr>
          <w:color w:val="000000" w:themeColor="text1"/>
          <w:sz w:val="28"/>
          <w:szCs w:val="28"/>
        </w:rPr>
        <w:t xml:space="preserve"> </w:t>
      </w:r>
    </w:p>
    <w:p w14:paraId="5DBF58AA" w14:textId="46F31D16" w:rsidR="00B10254" w:rsidRPr="005D13B9" w:rsidRDefault="00AE6B39" w:rsidP="005D13B9">
      <w:pPr>
        <w:spacing w:before="100" w:beforeAutospacing="1" w:after="24" w:line="360" w:lineRule="auto"/>
        <w:ind w:firstLine="709"/>
        <w:jc w:val="center"/>
        <w:rPr>
          <w:ins w:id="776" w:author="mikle" w:date="2025-10-04T18:22:00Z" w16du:dateUtc="2025-10-05T01:22:00Z"/>
          <w:color w:val="000000" w:themeColor="text1"/>
          <w:sz w:val="28"/>
          <w:szCs w:val="28"/>
        </w:rPr>
        <w:pPrChange w:id="777" w:author="mikle" w:date="2025-10-09T20:00:00Z" w16du:dateUtc="2025-10-10T03:00:00Z">
          <w:pPr>
            <w:spacing w:before="100" w:beforeAutospacing="1" w:after="24" w:line="360" w:lineRule="auto"/>
            <w:ind w:firstLine="709"/>
            <w:jc w:val="both"/>
          </w:pPr>
        </w:pPrChange>
      </w:pPr>
      <w:ins w:id="778" w:author="mikle" w:date="2025-10-04T18:22:00Z" w16du:dateUtc="2025-10-05T01:22:00Z">
        <w:r w:rsidRPr="005D13B9">
          <w:rPr>
            <w:noProof/>
            <w:color w:val="000000" w:themeColor="text1"/>
            <w:sz w:val="28"/>
            <w:szCs w:val="28"/>
            <w14:ligatures w14:val="standardContextual"/>
          </w:rPr>
          <w:drawing>
            <wp:inline distT="0" distB="0" distL="0" distR="0" wp14:anchorId="30372D97" wp14:editId="101E252E">
              <wp:extent cx="5940425" cy="1664970"/>
              <wp:effectExtent l="0" t="0" r="3175" b="0"/>
              <wp:docPr id="20725280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8000" name="Рисунок 2072528000"/>
                      <pic:cNvPicPr/>
                    </pic:nvPicPr>
                    <pic:blipFill>
                      <a:blip r:embed="rId16">
                        <a:extLst>
                          <a:ext uri="{28A0092B-C50C-407E-A947-70E740481C1C}">
                            <a14:useLocalDpi xmlns:a14="http://schemas.microsoft.com/office/drawing/2010/main" val="0"/>
                          </a:ext>
                        </a:extLst>
                      </a:blip>
                      <a:stretch>
                        <a:fillRect/>
                      </a:stretch>
                    </pic:blipFill>
                    <pic:spPr>
                      <a:xfrm>
                        <a:off x="0" y="0"/>
                        <a:ext cx="5940425" cy="1664970"/>
                      </a:xfrm>
                      <a:prstGeom prst="rect">
                        <a:avLst/>
                      </a:prstGeom>
                    </pic:spPr>
                  </pic:pic>
                </a:graphicData>
              </a:graphic>
            </wp:inline>
          </w:drawing>
        </w:r>
      </w:ins>
    </w:p>
    <w:p w14:paraId="28BCBD90" w14:textId="56E6A733" w:rsidR="00AE6B39" w:rsidRPr="005D13B9" w:rsidRDefault="00AE6B39" w:rsidP="005D13B9">
      <w:pPr>
        <w:spacing w:before="100" w:beforeAutospacing="1" w:after="24" w:line="360" w:lineRule="auto"/>
        <w:ind w:firstLine="709"/>
        <w:jc w:val="center"/>
        <w:rPr>
          <w:ins w:id="779" w:author="mikle" w:date="2025-10-04T18:23:00Z" w16du:dateUtc="2025-10-05T01:23:00Z"/>
          <w:color w:val="000000" w:themeColor="text1"/>
          <w:sz w:val="28"/>
          <w:szCs w:val="28"/>
        </w:rPr>
      </w:pPr>
      <w:ins w:id="780" w:author="mikle" w:date="2025-10-04T18:23:00Z" w16du:dateUtc="2025-10-05T01:23:00Z">
        <w:r w:rsidRPr="005D13B9">
          <w:rPr>
            <w:color w:val="000000" w:themeColor="text1"/>
            <w:sz w:val="28"/>
            <w:szCs w:val="28"/>
          </w:rPr>
          <w:t>Рисунок 1.</w:t>
        </w:r>
      </w:ins>
      <w:ins w:id="781" w:author="mikle" w:date="2025-10-04T18:54:00Z" w16du:dateUtc="2025-10-05T01:54:00Z">
        <w:r w:rsidR="00606575" w:rsidRPr="005D13B9">
          <w:rPr>
            <w:color w:val="000000" w:themeColor="text1"/>
            <w:sz w:val="28"/>
            <w:szCs w:val="28"/>
          </w:rPr>
          <w:t>1</w:t>
        </w:r>
      </w:ins>
      <w:ins w:id="782" w:author="mikle" w:date="2025-10-04T18:23:00Z" w16du:dateUtc="2025-10-05T01:23:00Z">
        <w:r w:rsidRPr="005D13B9">
          <w:rPr>
            <w:color w:val="000000" w:themeColor="text1"/>
            <w:sz w:val="28"/>
            <w:szCs w:val="28"/>
          </w:rPr>
          <w:t xml:space="preserve"> – контур курса</w:t>
        </w:r>
      </w:ins>
    </w:p>
    <w:p w14:paraId="4D49D455" w14:textId="77777777" w:rsidR="00AE6B39" w:rsidRPr="005D13B9" w:rsidRDefault="00AE6B39" w:rsidP="005D13B9">
      <w:pPr>
        <w:spacing w:before="100" w:beforeAutospacing="1" w:after="24" w:line="360" w:lineRule="auto"/>
        <w:ind w:firstLine="709"/>
        <w:jc w:val="both"/>
        <w:rPr>
          <w:color w:val="000000" w:themeColor="text1"/>
          <w:sz w:val="28"/>
          <w:szCs w:val="28"/>
        </w:rPr>
      </w:pPr>
    </w:p>
    <w:p w14:paraId="0AC40D95" w14:textId="72F54AB2" w:rsidR="00B10254" w:rsidRPr="005D13B9" w:rsidRDefault="00B10254" w:rsidP="005D13B9">
      <w:pPr>
        <w:pStyle w:val="3"/>
        <w:spacing w:line="360" w:lineRule="auto"/>
        <w:ind w:firstLine="709"/>
        <w:jc w:val="both"/>
        <w:rPr>
          <w:rFonts w:ascii="Times New Roman" w:hAnsi="Times New Roman" w:cs="Times New Roman"/>
          <w:b/>
          <w:bCs/>
          <w:color w:val="000000" w:themeColor="text1"/>
          <w:sz w:val="28"/>
          <w:szCs w:val="28"/>
        </w:rPr>
      </w:pPr>
      <w:bookmarkStart w:id="783" w:name="_Toc210932336"/>
      <w:r w:rsidRPr="005D13B9">
        <w:rPr>
          <w:rFonts w:ascii="Times New Roman" w:hAnsi="Times New Roman" w:cs="Times New Roman"/>
          <w:b/>
          <w:bCs/>
          <w:color w:val="000000" w:themeColor="text1"/>
          <w:sz w:val="28"/>
          <w:szCs w:val="28"/>
        </w:rPr>
        <w:t xml:space="preserve">1.1.1 </w:t>
      </w:r>
      <w:del w:id="784" w:author="mikle" w:date="2025-10-04T11:57:00Z" w16du:dateUtc="2025-10-04T18:57:00Z">
        <w:r w:rsidRPr="005D13B9" w:rsidDel="00AA0750">
          <w:rPr>
            <w:rFonts w:ascii="Times New Roman" w:hAnsi="Times New Roman" w:cs="Times New Roman"/>
            <w:b/>
            <w:bCs/>
            <w:color w:val="000000" w:themeColor="text1"/>
            <w:sz w:val="28"/>
            <w:szCs w:val="28"/>
          </w:rPr>
          <w:delText xml:space="preserve">Разработка </w:delText>
        </w:r>
      </w:del>
      <w:ins w:id="785" w:author="mikle" w:date="2025-10-04T11:57:00Z" w16du:dateUtc="2025-10-04T18:57:00Z">
        <w:r w:rsidR="00AA0750" w:rsidRPr="005D13B9">
          <w:rPr>
            <w:rFonts w:ascii="Times New Roman" w:hAnsi="Times New Roman" w:cs="Times New Roman"/>
            <w:b/>
            <w:bCs/>
            <w:color w:val="000000" w:themeColor="text1"/>
            <w:sz w:val="28"/>
            <w:szCs w:val="28"/>
          </w:rPr>
          <w:t xml:space="preserve">Синтез </w:t>
        </w:r>
      </w:ins>
      <w:r w:rsidRPr="005D13B9">
        <w:rPr>
          <w:rFonts w:ascii="Times New Roman" w:hAnsi="Times New Roman" w:cs="Times New Roman"/>
          <w:b/>
          <w:bCs/>
          <w:color w:val="000000" w:themeColor="text1"/>
          <w:sz w:val="28"/>
          <w:szCs w:val="28"/>
        </w:rPr>
        <w:t>динамической модели движения по углу курса ПА</w:t>
      </w:r>
      <w:bookmarkEnd w:id="783"/>
      <w:r w:rsidRPr="005D13B9">
        <w:rPr>
          <w:rFonts w:ascii="Times New Roman" w:hAnsi="Times New Roman" w:cs="Times New Roman"/>
          <w:b/>
          <w:bCs/>
          <w:color w:val="000000" w:themeColor="text1"/>
          <w:sz w:val="28"/>
          <w:szCs w:val="28"/>
        </w:rPr>
        <w:t xml:space="preserve"> </w:t>
      </w:r>
    </w:p>
    <w:p w14:paraId="490B98C1" w14:textId="515BDC10" w:rsidR="00B10254" w:rsidRPr="005D13B9" w:rsidRDefault="00B10254" w:rsidP="005D13B9">
      <w:pPr>
        <w:spacing w:before="100" w:beforeAutospacing="1" w:after="24" w:line="360" w:lineRule="auto"/>
        <w:ind w:firstLine="709"/>
        <w:jc w:val="both"/>
        <w:rPr>
          <w:b/>
          <w:bCs/>
          <w:color w:val="000000" w:themeColor="text1"/>
          <w:sz w:val="28"/>
          <w:szCs w:val="28"/>
        </w:rPr>
      </w:pPr>
      <w:r w:rsidRPr="005D13B9">
        <w:rPr>
          <w:b/>
          <w:bCs/>
          <w:color w:val="000000" w:themeColor="text1"/>
          <w:sz w:val="28"/>
          <w:szCs w:val="28"/>
        </w:rPr>
        <w:t xml:space="preserve">В основу динамической модели движения по углу курса ПА ложится </w:t>
      </w:r>
      <w:del w:id="786" w:author="mikle" w:date="2025-10-04T18:11:00Z" w16du:dateUtc="2025-10-05T01:11:00Z">
        <w:r w:rsidRPr="005D13B9" w:rsidDel="00780D09">
          <w:rPr>
            <w:b/>
            <w:bCs/>
            <w:color w:val="000000" w:themeColor="text1"/>
            <w:sz w:val="28"/>
            <w:szCs w:val="28"/>
          </w:rPr>
          <w:delText xml:space="preserve">уравнение </w:delText>
        </w:r>
      </w:del>
      <w:del w:id="787" w:author="mikle" w:date="2025-10-04T18:20:00Z" w16du:dateUtc="2025-10-05T01:20:00Z">
        <w:r w:rsidRPr="005D13B9" w:rsidDel="00780D09">
          <w:rPr>
            <w:b/>
            <w:bCs/>
            <w:color w:val="000000" w:themeColor="text1"/>
            <w:sz w:val="28"/>
            <w:szCs w:val="28"/>
          </w:rPr>
          <w:delText>движени</w:delText>
        </w:r>
      </w:del>
      <w:ins w:id="788" w:author="mikle" w:date="2025-10-04T18:20:00Z" w16du:dateUtc="2025-10-05T01:20:00Z">
        <w:r w:rsidR="00780D09" w:rsidRPr="005D13B9">
          <w:rPr>
            <w:b/>
            <w:bCs/>
            <w:color w:val="000000" w:themeColor="text1"/>
            <w:sz w:val="28"/>
            <w:szCs w:val="28"/>
          </w:rPr>
          <w:t>формула движения</w:t>
        </w:r>
      </w:ins>
      <w:del w:id="789" w:author="mikle" w:date="2025-10-04T18:20:00Z" w16du:dateUtc="2025-10-05T01:20:00Z">
        <w:r w:rsidRPr="005D13B9" w:rsidDel="00780D09">
          <w:rPr>
            <w:b/>
            <w:bCs/>
            <w:color w:val="000000" w:themeColor="text1"/>
            <w:sz w:val="28"/>
            <w:szCs w:val="28"/>
          </w:rPr>
          <w:delText>е</w:delText>
        </w:r>
      </w:del>
      <w:r w:rsidRPr="005D13B9">
        <w:rPr>
          <w:b/>
          <w:bCs/>
          <w:color w:val="000000" w:themeColor="text1"/>
          <w:sz w:val="28"/>
          <w:szCs w:val="28"/>
        </w:rPr>
        <w:t xml:space="preserve"> аппарата по углу курса – поворот аппарата вокруг оси </w:t>
      </w:r>
      <w:r w:rsidRPr="005D13B9">
        <w:rPr>
          <w:b/>
          <w:bCs/>
          <w:color w:val="000000" w:themeColor="text1"/>
          <w:sz w:val="28"/>
          <w:szCs w:val="28"/>
          <w:lang w:val="en-US"/>
        </w:rPr>
        <w:t>Y</w:t>
      </w:r>
      <w:r w:rsidR="00956A52" w:rsidRPr="005D13B9">
        <w:rPr>
          <w:b/>
          <w:bCs/>
          <w:color w:val="000000" w:themeColor="text1"/>
          <w:sz w:val="28"/>
          <w:szCs w:val="28"/>
        </w:rPr>
        <w:t>, проходящей через центр масс аппарата</w:t>
      </w:r>
      <w:r w:rsidRPr="005D13B9">
        <w:rPr>
          <w:b/>
          <w:bCs/>
          <w:color w:val="000000" w:themeColor="text1"/>
          <w:sz w:val="28"/>
          <w:szCs w:val="28"/>
        </w:rPr>
        <w:t>:</w:t>
      </w:r>
    </w:p>
    <w:commentRangeStart w:id="790"/>
    <w:p w14:paraId="7EBF423C" w14:textId="3B663F87" w:rsidR="00B10254" w:rsidRPr="005D13B9" w:rsidRDefault="00000000" w:rsidP="005D13B9">
      <w:pPr>
        <w:spacing w:before="100" w:beforeAutospacing="1" w:after="24" w:line="360" w:lineRule="auto"/>
        <w:ind w:firstLine="709"/>
        <w:jc w:val="center"/>
        <w:rPr>
          <w:ins w:id="791" w:author="mikle" w:date="2025-10-04T18:12:00Z" w16du:dateUtc="2025-10-05T01:12:00Z"/>
          <w:b/>
          <w:i/>
          <w:color w:val="000000" w:themeColor="text1"/>
          <w:sz w:val="28"/>
          <w:szCs w:val="28"/>
        </w:rPr>
      </w:pPr>
      <m:oMath>
        <m:d>
          <m:dPr>
            <m:ctrlPr>
              <w:rPr>
                <w:rFonts w:ascii="Cambria Math" w:hAnsi="Cambria Math"/>
                <w:b/>
                <w:bCs/>
                <w:i/>
                <w:color w:val="000000" w:themeColor="text1"/>
                <w:sz w:val="28"/>
                <w:szCs w:val="28"/>
                <w:lang w:val="en-US"/>
              </w:rPr>
            </m:ctrlPr>
          </m:d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Change w:id="792"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55</m:t>
                </m:r>
              </m:sub>
            </m:sSub>
          </m:e>
        </m:d>
        <m:r>
          <m:rPr>
            <m:sty m:val="bi"/>
          </m:rPr>
          <w:rPr>
            <w:rFonts w:ascii="Cambria Math" w:hAnsi="Cambria Math"/>
            <w:color w:val="000000" w:themeColor="text1"/>
            <w:sz w:val="28"/>
            <w:szCs w:val="28"/>
            <w:rPrChange w:id="793" w:author="mikle" w:date="2025-10-09T20:00:00Z" w16du:dateUtc="2025-10-10T03:00:00Z">
              <w:rPr>
                <w:rFonts w:ascii="Cambria Math" w:hAnsi="Cambria Math"/>
                <w:color w:val="000000" w:themeColor="text1"/>
                <w:sz w:val="28"/>
                <w:szCs w:val="28"/>
                <w:lang w:val="en-US"/>
              </w:rPr>
            </w:rPrChange>
          </w:rPr>
          <m:t>*</m:t>
        </m:r>
        <m:acc>
          <m:accPr>
            <m:chr m:val="̇"/>
            <m:ctrlPr>
              <w:rPr>
                <w:rFonts w:ascii="Cambria Math" w:hAnsi="Cambria Math"/>
                <w:b/>
                <w:bCs/>
                <w:i/>
                <w:color w:val="000000" w:themeColor="text1"/>
                <w:sz w:val="28"/>
                <w:szCs w:val="28"/>
                <w:lang w:val="en-US"/>
              </w:rPr>
            </m:ctrlPr>
          </m:acc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Sub>
          </m:e>
        </m:acc>
        <m:r>
          <m:rPr>
            <m:sty m:val="bi"/>
          </m:rPr>
          <w:rPr>
            <w:rFonts w:ascii="Cambria Math" w:hAnsi="Cambria Math"/>
            <w:color w:val="000000" w:themeColor="text1"/>
            <w:sz w:val="28"/>
            <w:szCs w:val="28"/>
            <w:rPrChange w:id="794" w:author="mikle" w:date="2025-10-09T20:00:00Z" w16du:dateUtc="2025-10-10T03:00:00Z">
              <w:rPr>
                <w:rFonts w:ascii="Cambria Math" w:hAnsi="Cambria Math"/>
                <w:color w:val="000000" w:themeColor="text1"/>
                <w:sz w:val="28"/>
                <w:szCs w:val="28"/>
                <w:lang w:val="en-US"/>
              </w:rPr>
            </w:rPrChange>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Change w:id="795" w:author="mikle" w:date="2025-10-09T20:00:00Z" w16du:dateUtc="2025-10-10T03:00:00Z">
                  <w:rPr>
                    <w:rFonts w:ascii="Cambria Math" w:hAnsi="Cambria Math"/>
                    <w:color w:val="000000" w:themeColor="text1"/>
                    <w:sz w:val="28"/>
                    <w:szCs w:val="28"/>
                    <w:lang w:val="en-US"/>
                  </w:rPr>
                </w:rPrChange>
              </w:rPr>
              <m:t>∑</m:t>
            </m:r>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Change w:id="796"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Change w:id="797" w:author="mikle" w:date="2025-10-09T20:00:00Z" w16du:dateUtc="2025-10-10T03:00:00Z">
              <w:rPr>
                <w:rFonts w:ascii="Cambria Math" w:hAnsi="Cambria Math"/>
                <w:color w:val="000000" w:themeColor="text1"/>
                <w:sz w:val="28"/>
                <w:szCs w:val="28"/>
                <w:lang w:val="en-US"/>
              </w:rPr>
            </w:rPrChange>
          </w:rPr>
          <m:t>(</m:t>
        </m:r>
        <m:r>
          <m:rPr>
            <m:sty m:val="bi"/>
          </m:rPr>
          <w:rPr>
            <w:rFonts w:ascii="Cambria Math" w:hAnsi="Cambria Math"/>
            <w:color w:val="000000" w:themeColor="text1"/>
            <w:sz w:val="28"/>
            <w:szCs w:val="28"/>
            <w:lang w:val="en-US"/>
          </w:rPr>
          <m:t>Vx</m:t>
        </m:r>
        <m:r>
          <m:rPr>
            <m:sty m:val="bi"/>
          </m:rPr>
          <w:rPr>
            <w:rFonts w:ascii="Cambria Math" w:hAnsi="Cambria Math"/>
            <w:color w:val="000000" w:themeColor="text1"/>
            <w:sz w:val="28"/>
            <w:szCs w:val="28"/>
            <w:rPrChange w:id="798" w:author="mikle" w:date="2025-10-09T20:00:00Z" w16du:dateUtc="2025-10-10T03:00:00Z">
              <w:rPr>
                <w:rFonts w:ascii="Cambria Math" w:hAnsi="Cambria Math"/>
                <w:color w:val="000000" w:themeColor="text1"/>
                <w:sz w:val="28"/>
                <w:szCs w:val="28"/>
                <w:lang w:val="en-US"/>
              </w:rPr>
            </w:rPrChange>
          </w:rPr>
          <m:t xml:space="preserve">, </m:t>
        </m:r>
        <m:r>
          <m:rPr>
            <m:sty m:val="bi"/>
          </m:rPr>
          <w:rPr>
            <w:rFonts w:ascii="Cambria Math" w:hAnsi="Cambria Math"/>
            <w:color w:val="000000" w:themeColor="text1"/>
            <w:sz w:val="28"/>
            <w:szCs w:val="28"/>
            <w:lang w:val="en-US"/>
          </w:rPr>
          <m:t>Vy</m:t>
        </m:r>
        <m:r>
          <m:rPr>
            <m:sty m:val="bi"/>
          </m:rPr>
          <w:rPr>
            <w:rFonts w:ascii="Cambria Math" w:hAnsi="Cambria Math"/>
            <w:color w:val="000000" w:themeColor="text1"/>
            <w:sz w:val="28"/>
            <w:szCs w:val="28"/>
            <w:rPrChange w:id="799" w:author="mikle" w:date="2025-10-09T20:00:00Z" w16du:dateUtc="2025-10-10T03:00:00Z">
              <w:rPr>
                <w:rFonts w:ascii="Cambria Math" w:hAnsi="Cambria Math"/>
                <w:color w:val="000000" w:themeColor="text1"/>
                <w:sz w:val="28"/>
                <w:szCs w:val="28"/>
                <w:lang w:val="en-US"/>
              </w:rPr>
            </w:rPrChange>
          </w:rPr>
          <m:t xml:space="preserve">, </m:t>
        </m:r>
        <m:r>
          <m:rPr>
            <m:sty m:val="bi"/>
          </m:rPr>
          <w:rPr>
            <w:rFonts w:ascii="Cambria Math" w:hAnsi="Cambria Math"/>
            <w:color w:val="000000" w:themeColor="text1"/>
            <w:sz w:val="28"/>
            <w:szCs w:val="28"/>
            <w:lang w:val="en-US"/>
          </w:rPr>
          <m:t>Vz</m:t>
        </m:r>
        <m:r>
          <m:rPr>
            <m:sty m:val="bi"/>
          </m:rPr>
          <w:rPr>
            <w:rFonts w:ascii="Cambria Math" w:hAnsi="Cambria Math"/>
            <w:color w:val="000000" w:themeColor="text1"/>
            <w:sz w:val="28"/>
            <w:szCs w:val="28"/>
            <w:rPrChange w:id="800"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Change w:id="801" w:author="mikle" w:date="2025-10-09T20:00:00Z" w16du:dateUtc="2025-10-10T03:00:00Z">
              <w:rPr>
                <w:rFonts w:ascii="Cambria Math" w:hAnsi="Cambria Math"/>
                <w:color w:val="000000" w:themeColor="text1"/>
                <w:sz w:val="28"/>
                <w:szCs w:val="28"/>
                <w:lang w:val="en-US"/>
              </w:rPr>
            </w:rPrChange>
          </w:rPr>
          <m:t>,…)</m:t>
        </m:r>
        <w:commentRangeEnd w:id="790"/>
        <m:r>
          <m:rPr>
            <m:sty m:val="p"/>
          </m:rPr>
          <w:rPr>
            <w:rStyle w:val="ae"/>
            <w:rFonts w:ascii="Cambria Math" w:eastAsiaTheme="minorHAnsi" w:hAnsi="Cambria Math"/>
            <w:color w:val="000000" w:themeColor="text1"/>
            <w:kern w:val="2"/>
            <w:sz w:val="28"/>
            <w:szCs w:val="28"/>
            <w:lang w:eastAsia="en-US"/>
            <w14:ligatures w14:val="standardContextual"/>
            <w:rPrChange w:id="802" w:author="mikle" w:date="2025-10-09T20:00:00Z" w16du:dateUtc="2025-10-10T03:00:00Z">
              <w:rPr>
                <w:rStyle w:val="ae"/>
                <w:rFonts w:eastAsiaTheme="minorHAnsi" w:cstheme="minorBidi"/>
                <w:kern w:val="2"/>
                <w:lang w:eastAsia="en-US"/>
                <w14:ligatures w14:val="standardContextual"/>
              </w:rPr>
            </w:rPrChange>
          </w:rPr>
          <w:commentReference w:id="790"/>
        </m:r>
        <m:r>
          <w:ins w:id="803" w:author="mikle" w:date="2025-10-04T18:04:00Z" w16du:dateUtc="2025-10-05T01:04:00Z">
            <m:rPr>
              <m:sty m:val="bi"/>
            </m:rPr>
            <w:rPr>
              <w:rFonts w:ascii="Cambria Math" w:hAnsi="Cambria Math"/>
              <w:color w:val="000000" w:themeColor="text1"/>
              <w:sz w:val="28"/>
              <w:szCs w:val="28"/>
            </w:rPr>
            <m:t xml:space="preserve"> (1.1)</m:t>
          </w:ins>
        </m:r>
      </m:oMath>
      <w:ins w:id="804" w:author="mikle" w:date="2025-10-04T18:03:00Z" w16du:dateUtc="2025-10-05T01:03:00Z">
        <w:r w:rsidR="00142586" w:rsidRPr="005D13B9">
          <w:rPr>
            <w:b/>
            <w:i/>
            <w:color w:val="000000" w:themeColor="text1"/>
            <w:sz w:val="28"/>
            <w:szCs w:val="28"/>
          </w:rPr>
          <w:t xml:space="preserve"> </w:t>
        </w:r>
      </w:ins>
    </w:p>
    <w:p w14:paraId="24654816" w14:textId="40E23EF6" w:rsidR="00D3110D" w:rsidRPr="005D13B9" w:rsidRDefault="00780D09" w:rsidP="005D13B9">
      <w:pPr>
        <w:pStyle w:val="aa"/>
        <w:spacing w:before="100" w:beforeAutospacing="1" w:after="24" w:line="360" w:lineRule="auto"/>
        <w:ind w:left="0" w:firstLine="709"/>
        <w:jc w:val="both"/>
        <w:rPr>
          <w:ins w:id="805" w:author="mikle" w:date="2025-10-04T20:22:00Z" w16du:dateUtc="2025-10-05T03:22:00Z"/>
          <w:bCs/>
          <w:iCs/>
          <w:color w:val="000000" w:themeColor="text1"/>
          <w:sz w:val="28"/>
          <w:szCs w:val="28"/>
        </w:rPr>
      </w:pPr>
      <w:ins w:id="806" w:author="mikle" w:date="2025-10-04T18:12:00Z" w16du:dateUtc="2025-10-05T01:12:00Z">
        <w:r w:rsidRPr="005D13B9">
          <w:rPr>
            <w:bCs/>
            <w:iCs/>
            <w:color w:val="000000" w:themeColor="text1"/>
            <w:sz w:val="28"/>
            <w:szCs w:val="28"/>
            <w:rPrChange w:id="807" w:author="mikle" w:date="2025-10-09T20:00:00Z" w16du:dateUtc="2025-10-10T03:00:00Z">
              <w:rPr>
                <w:b/>
                <w:i/>
                <w:color w:val="000000" w:themeColor="text1"/>
                <w:sz w:val="28"/>
                <w:szCs w:val="28"/>
              </w:rPr>
            </w:rPrChange>
          </w:rPr>
          <w:t>Где</w:t>
        </w:r>
      </w:ins>
      <w:ins w:id="808" w:author="mikle" w:date="2025-10-04T20:22:00Z" w16du:dateUtc="2025-10-05T03:22:00Z">
        <w:r w:rsidR="00D3110D" w:rsidRPr="005D13B9">
          <w:rPr>
            <w:bCs/>
            <w:iCs/>
            <w:color w:val="000000" w:themeColor="text1"/>
            <w:sz w:val="28"/>
            <w:szCs w:val="28"/>
          </w:rPr>
          <w:t>:</w:t>
        </w:r>
      </w:ins>
    </w:p>
    <w:p w14:paraId="2C31CA31" w14:textId="35EE3D18" w:rsidR="00780D09" w:rsidRPr="005D13B9" w:rsidRDefault="00000000" w:rsidP="005D13B9">
      <w:pPr>
        <w:pStyle w:val="aa"/>
        <w:spacing w:before="100" w:beforeAutospacing="1" w:after="24" w:line="360" w:lineRule="auto"/>
        <w:ind w:left="0" w:firstLine="709"/>
        <w:jc w:val="center"/>
        <w:rPr>
          <w:ins w:id="809" w:author="mikle" w:date="2025-10-04T18:14:00Z" w16du:dateUtc="2025-10-05T01:14:00Z"/>
          <w:bCs/>
          <w:iCs/>
          <w:color w:val="000000" w:themeColor="text1"/>
          <w:sz w:val="28"/>
          <w:szCs w:val="28"/>
          <w:rPrChange w:id="810" w:author="mikle" w:date="2025-10-09T20:00:00Z" w16du:dateUtc="2025-10-10T03:00:00Z">
            <w:rPr>
              <w:ins w:id="811" w:author="mikle" w:date="2025-10-04T18:14:00Z" w16du:dateUtc="2025-10-05T01:14:00Z"/>
              <w:b/>
              <w:bCs/>
              <w:i/>
              <w:color w:val="000000" w:themeColor="text1"/>
              <w:sz w:val="28"/>
              <w:szCs w:val="28"/>
              <w:lang w:val="en-US"/>
            </w:rPr>
          </w:rPrChange>
        </w:rPr>
        <w:pPrChange w:id="812" w:author="mikle" w:date="2025-10-09T20:00:00Z" w16du:dateUtc="2025-10-10T03:00:00Z">
          <w:pPr>
            <w:pStyle w:val="aa"/>
            <w:spacing w:before="100" w:beforeAutospacing="1" w:after="24" w:line="360" w:lineRule="auto"/>
            <w:ind w:left="0" w:firstLine="709"/>
            <w:jc w:val="both"/>
          </w:pPr>
        </w:pPrChange>
      </w:pPr>
      <m:oMath>
        <m:sSub>
          <m:sSubPr>
            <m:ctrlPr>
              <w:ins w:id="813" w:author="mikle" w:date="2025-10-04T18:12:00Z" w16du:dateUtc="2025-10-05T01:12:00Z">
                <w:rPr>
                  <w:rFonts w:ascii="Cambria Math" w:hAnsi="Cambria Math"/>
                  <w:bCs/>
                  <w:iCs/>
                  <w:color w:val="000000" w:themeColor="text1"/>
                  <w:sz w:val="28"/>
                  <w:szCs w:val="28"/>
                  <w:lang w:val="en-US"/>
                </w:rPr>
              </w:ins>
            </m:ctrlPr>
          </m:sSubPr>
          <m:e>
            <m:r>
              <w:ins w:id="814" w:author="mikle" w:date="2025-10-04T18:12:00Z" w16du:dateUtc="2025-10-05T01:12:00Z">
                <m:rPr>
                  <m:sty m:val="p"/>
                </m:rPr>
                <w:rPr>
                  <w:rFonts w:ascii="Cambria Math" w:hAnsi="Cambria Math"/>
                  <w:color w:val="000000" w:themeColor="text1"/>
                  <w:sz w:val="28"/>
                  <w:szCs w:val="28"/>
                  <w:lang w:val="en-US"/>
                </w:rPr>
                <m:t>J</m:t>
              </w:ins>
            </m:r>
          </m:e>
          <m:sub>
            <m:r>
              <w:ins w:id="815" w:author="mikle" w:date="2025-10-04T18:12:00Z" w16du:dateUtc="2025-10-05T01:12:00Z">
                <m:rPr>
                  <m:sty m:val="p"/>
                </m:rPr>
                <w:rPr>
                  <w:rFonts w:ascii="Cambria Math" w:hAnsi="Cambria Math"/>
                  <w:color w:val="000000" w:themeColor="text1"/>
                  <w:sz w:val="28"/>
                  <w:szCs w:val="28"/>
                  <w:lang w:val="en-US"/>
                </w:rPr>
                <m:t>y</m:t>
              </w:ins>
            </m:r>
          </m:sub>
        </m:sSub>
      </m:oMath>
      <w:ins w:id="816" w:author="mikle" w:date="2025-10-04T18:12:00Z" w16du:dateUtc="2025-10-05T01:12:00Z">
        <w:r w:rsidR="00780D09" w:rsidRPr="005D13B9">
          <w:rPr>
            <w:bCs/>
            <w:iCs/>
            <w:color w:val="000000" w:themeColor="text1"/>
            <w:sz w:val="28"/>
            <w:szCs w:val="28"/>
            <w:rPrChange w:id="817" w:author="mikle" w:date="2025-10-09T20:00:00Z" w16du:dateUtc="2025-10-10T03:00:00Z">
              <w:rPr>
                <w:b/>
                <w:bCs/>
                <w:i/>
                <w:color w:val="000000" w:themeColor="text1"/>
                <w:sz w:val="28"/>
                <w:szCs w:val="28"/>
              </w:rPr>
            </w:rPrChange>
          </w:rPr>
          <w:t xml:space="preserve"> – момент инерции аппарата относительно оси у</w:t>
        </w:r>
      </w:ins>
      <w:ins w:id="818" w:author="mikle" w:date="2025-10-04T18:13:00Z" w16du:dateUtc="2025-10-05T01:13:00Z">
        <w:r w:rsidR="00780D09" w:rsidRPr="005D13B9">
          <w:rPr>
            <w:bCs/>
            <w:iCs/>
            <w:color w:val="000000" w:themeColor="text1"/>
            <w:sz w:val="28"/>
            <w:szCs w:val="28"/>
            <w:rPrChange w:id="819" w:author="mikle" w:date="2025-10-09T20:00:00Z" w16du:dateUtc="2025-10-10T03:00:00Z">
              <w:rPr>
                <w:b/>
                <w:bCs/>
                <w:i/>
                <w:color w:val="000000" w:themeColor="text1"/>
                <w:sz w:val="28"/>
                <w:szCs w:val="28"/>
              </w:rPr>
            </w:rPrChange>
          </w:rPr>
          <w:t xml:space="preserve">, кг </w:t>
        </w:r>
        <w:r w:rsidR="00780D09" w:rsidRPr="005D13B9">
          <w:rPr>
            <w:bCs/>
            <w:iCs/>
            <w:color w:val="000000" w:themeColor="text1"/>
            <w:sz w:val="28"/>
            <w:szCs w:val="28"/>
            <w:rPrChange w:id="820" w:author="mikle" w:date="2025-10-09T20:00:00Z" w16du:dateUtc="2025-10-10T03:00:00Z">
              <w:rPr>
                <w:b/>
                <w:bCs/>
                <w:i/>
                <w:color w:val="000000" w:themeColor="text1"/>
                <w:sz w:val="28"/>
                <w:szCs w:val="28"/>
                <w:lang w:val="en-US"/>
              </w:rPr>
            </w:rPrChange>
          </w:rPr>
          <w:t xml:space="preserve">* </w:t>
        </w:r>
        <w:r w:rsidR="00780D09" w:rsidRPr="005D13B9">
          <w:rPr>
            <w:bCs/>
            <w:iCs/>
            <w:color w:val="000000" w:themeColor="text1"/>
            <w:sz w:val="28"/>
            <w:szCs w:val="28"/>
            <w:rPrChange w:id="821" w:author="mikle" w:date="2025-10-09T20:00:00Z" w16du:dateUtc="2025-10-10T03:00:00Z">
              <w:rPr>
                <w:b/>
                <w:bCs/>
                <w:i/>
                <w:color w:val="000000" w:themeColor="text1"/>
                <w:sz w:val="28"/>
                <w:szCs w:val="28"/>
              </w:rPr>
            </w:rPrChange>
          </w:rPr>
          <w:t>м</w:t>
        </w:r>
        <w:r w:rsidR="00780D09" w:rsidRPr="005D13B9">
          <w:rPr>
            <w:bCs/>
            <w:iCs/>
            <w:color w:val="000000" w:themeColor="text1"/>
            <w:sz w:val="28"/>
            <w:szCs w:val="28"/>
            <w:rPrChange w:id="822" w:author="mikle" w:date="2025-10-09T20:00:00Z" w16du:dateUtc="2025-10-10T03:00:00Z">
              <w:rPr>
                <w:b/>
                <w:bCs/>
                <w:i/>
                <w:color w:val="000000" w:themeColor="text1"/>
                <w:sz w:val="28"/>
                <w:szCs w:val="28"/>
                <w:lang w:val="en-US"/>
              </w:rPr>
            </w:rPrChange>
          </w:rPr>
          <w:t>^2</w:t>
        </w:r>
      </w:ins>
    </w:p>
    <w:p w14:paraId="152FE1A0" w14:textId="69D0E9B4" w:rsidR="00780D09" w:rsidRPr="005D13B9" w:rsidRDefault="00000000" w:rsidP="005D13B9">
      <w:pPr>
        <w:pStyle w:val="aa"/>
        <w:spacing w:before="100" w:beforeAutospacing="1" w:after="24" w:line="360" w:lineRule="auto"/>
        <w:ind w:left="0" w:firstLine="709"/>
        <w:jc w:val="center"/>
        <w:rPr>
          <w:ins w:id="823" w:author="mikle" w:date="2025-10-04T18:16:00Z" w16du:dateUtc="2025-10-05T01:16:00Z"/>
          <w:b/>
          <w:bCs/>
          <w:iCs/>
          <w:color w:val="000000" w:themeColor="text1"/>
          <w:sz w:val="28"/>
          <w:szCs w:val="28"/>
          <w:rPrChange w:id="824" w:author="mikle" w:date="2025-10-09T20:00:00Z" w16du:dateUtc="2025-10-10T03:00:00Z">
            <w:rPr>
              <w:ins w:id="825" w:author="mikle" w:date="2025-10-04T18:16:00Z" w16du:dateUtc="2025-10-05T01:16:00Z"/>
              <w:b/>
              <w:bCs/>
              <w:i/>
              <w:color w:val="000000" w:themeColor="text1"/>
              <w:sz w:val="28"/>
              <w:szCs w:val="28"/>
            </w:rPr>
          </w:rPrChange>
        </w:rPr>
        <w:pPrChange w:id="826" w:author="mikle" w:date="2025-10-09T20:00:00Z" w16du:dateUtc="2025-10-10T03:00:00Z">
          <w:pPr>
            <w:pStyle w:val="aa"/>
            <w:spacing w:before="100" w:beforeAutospacing="1" w:after="24" w:line="360" w:lineRule="auto"/>
            <w:ind w:left="0" w:firstLine="709"/>
            <w:jc w:val="both"/>
          </w:pPr>
        </w:pPrChange>
      </w:pPr>
      <m:oMath>
        <m:sSub>
          <m:sSubPr>
            <m:ctrlPr>
              <w:ins w:id="827" w:author="mikle" w:date="2025-10-04T18:17:00Z" w16du:dateUtc="2025-10-05T01:17:00Z">
                <w:rPr>
                  <w:rFonts w:ascii="Cambria Math" w:hAnsi="Cambria Math"/>
                  <w:b/>
                  <w:bCs/>
                  <w:iCs/>
                  <w:color w:val="000000" w:themeColor="text1"/>
                  <w:sz w:val="28"/>
                  <w:szCs w:val="28"/>
                  <w:lang w:val="en-US"/>
                </w:rPr>
              </w:ins>
            </m:ctrlPr>
          </m:sSubPr>
          <m:e>
            <m:r>
              <w:ins w:id="828" w:author="mikle" w:date="2025-10-04T18:17:00Z" w16du:dateUtc="2025-10-05T01:17:00Z">
                <m:rPr>
                  <m:sty m:val="b"/>
                </m:rPr>
                <w:rPr>
                  <w:rFonts w:ascii="Cambria Math" w:hAnsi="Cambria Math"/>
                  <w:color w:val="000000" w:themeColor="text1"/>
                  <w:sz w:val="28"/>
                  <w:szCs w:val="28"/>
                  <w:lang w:val="en-US"/>
                </w:rPr>
                <m:t>λ</m:t>
              </w:ins>
            </m:r>
          </m:e>
          <m:sub>
            <m:r>
              <w:ins w:id="829" w:author="mikle" w:date="2025-10-04T18:17:00Z" w16du:dateUtc="2025-10-05T01:17:00Z">
                <m:rPr>
                  <m:sty m:val="b"/>
                </m:rPr>
                <w:rPr>
                  <w:rFonts w:ascii="Cambria Math" w:hAnsi="Cambria Math"/>
                  <w:color w:val="000000" w:themeColor="text1"/>
                  <w:sz w:val="28"/>
                  <w:szCs w:val="28"/>
                  <w:lang w:val="en-US"/>
                </w:rPr>
                <m:t>55</m:t>
              </w:ins>
            </m:r>
          </m:sub>
        </m:sSub>
      </m:oMath>
      <w:ins w:id="830" w:author="mikle" w:date="2025-10-04T18:15:00Z" w16du:dateUtc="2025-10-05T01:15:00Z">
        <w:r w:rsidR="00780D09" w:rsidRPr="005D13B9">
          <w:rPr>
            <w:iCs/>
            <w:color w:val="000000" w:themeColor="text1"/>
            <w:sz w:val="28"/>
            <w:szCs w:val="28"/>
            <w:rPrChange w:id="831" w:author="mikle" w:date="2025-10-09T20:00:00Z" w16du:dateUtc="2025-10-10T03:00:00Z">
              <w:rPr>
                <w:color w:val="000000" w:themeColor="text1"/>
                <w:sz w:val="28"/>
                <w:szCs w:val="28"/>
                <w:lang w:val="en-US"/>
              </w:rPr>
            </w:rPrChange>
          </w:rPr>
          <w:t xml:space="preserve">– </w:t>
        </w:r>
        <w:r w:rsidR="00780D09" w:rsidRPr="005D13B9">
          <w:rPr>
            <w:iCs/>
            <w:color w:val="000000" w:themeColor="text1"/>
            <w:sz w:val="28"/>
            <w:szCs w:val="28"/>
          </w:rPr>
          <w:t>присоединенный момент инерции относительно оси у,</w:t>
        </w:r>
      </w:ins>
      <w:ins w:id="832" w:author="mikle" w:date="2025-10-04T18:16:00Z" w16du:dateUtc="2025-10-05T01:16:00Z">
        <w:r w:rsidR="00780D09" w:rsidRPr="005D13B9">
          <w:rPr>
            <w:b/>
            <w:bCs/>
            <w:iCs/>
            <w:color w:val="000000" w:themeColor="text1"/>
            <w:sz w:val="28"/>
            <w:szCs w:val="28"/>
            <w:rPrChange w:id="833" w:author="mikle" w:date="2025-10-09T20:00:00Z" w16du:dateUtc="2025-10-10T03:00:00Z">
              <w:rPr>
                <w:b/>
                <w:bCs/>
                <w:i/>
                <w:color w:val="000000" w:themeColor="text1"/>
                <w:sz w:val="28"/>
                <w:szCs w:val="28"/>
              </w:rPr>
            </w:rPrChange>
          </w:rPr>
          <w:t xml:space="preserve"> кг * м^2</w:t>
        </w:r>
      </w:ins>
    </w:p>
    <w:p w14:paraId="1CAB0317" w14:textId="19751F03" w:rsidR="00780D09" w:rsidRPr="005D13B9" w:rsidRDefault="00000000" w:rsidP="005D13B9">
      <w:pPr>
        <w:pStyle w:val="aa"/>
        <w:spacing w:before="100" w:beforeAutospacing="1" w:after="24" w:line="360" w:lineRule="auto"/>
        <w:ind w:left="0" w:firstLine="709"/>
        <w:jc w:val="center"/>
        <w:rPr>
          <w:ins w:id="834" w:author="mikle" w:date="2025-10-04T18:16:00Z" w16du:dateUtc="2025-10-05T01:16:00Z"/>
          <w:b/>
          <w:bCs/>
          <w:iCs/>
          <w:color w:val="000000" w:themeColor="text1"/>
          <w:sz w:val="28"/>
          <w:szCs w:val="28"/>
          <w:rPrChange w:id="835" w:author="mikle" w:date="2025-10-09T20:00:00Z" w16du:dateUtc="2025-10-10T03:00:00Z">
            <w:rPr>
              <w:ins w:id="836" w:author="mikle" w:date="2025-10-04T18:16:00Z" w16du:dateUtc="2025-10-05T01:16:00Z"/>
            </w:rPr>
          </w:rPrChange>
        </w:rPr>
        <w:pPrChange w:id="837" w:author="mikle" w:date="2025-10-09T20:00:00Z" w16du:dateUtc="2025-10-10T03:00:00Z">
          <w:pPr>
            <w:pStyle w:val="aa"/>
            <w:spacing w:before="100" w:beforeAutospacing="1" w:after="24" w:line="360" w:lineRule="auto"/>
            <w:ind w:left="0" w:firstLine="709"/>
            <w:jc w:val="both"/>
          </w:pPr>
        </w:pPrChange>
      </w:pPr>
      <m:oMath>
        <m:sSub>
          <m:sSubPr>
            <m:ctrlPr>
              <w:ins w:id="838" w:author="mikle" w:date="2025-10-04T18:16:00Z" w16du:dateUtc="2025-10-05T01:16:00Z">
                <w:rPr>
                  <w:rFonts w:ascii="Cambria Math" w:hAnsi="Cambria Math"/>
                  <w:b/>
                  <w:bCs/>
                  <w:iCs/>
                  <w:color w:val="000000" w:themeColor="text1"/>
                  <w:sz w:val="28"/>
                  <w:szCs w:val="28"/>
                  <w:lang w:val="en-US"/>
                </w:rPr>
              </w:ins>
            </m:ctrlPr>
          </m:sSubPr>
          <m:e>
            <m:r>
              <w:ins w:id="839" w:author="mikle" w:date="2025-10-04T18:16:00Z" w16du:dateUtc="2025-10-05T01:16:00Z">
                <m:rPr>
                  <m:sty m:val="b"/>
                </m:rPr>
                <w:rPr>
                  <w:rFonts w:ascii="Cambria Math" w:hAnsi="Cambria Math"/>
                  <w:color w:val="000000" w:themeColor="text1"/>
                  <w:sz w:val="28"/>
                  <w:szCs w:val="28"/>
                  <w:lang w:val="en-US"/>
                </w:rPr>
                <m:t>ω</m:t>
              </w:ins>
            </m:r>
          </m:e>
          <m:sub>
            <m:r>
              <w:ins w:id="840" w:author="mikle" w:date="2025-10-04T18:16:00Z" w16du:dateUtc="2025-10-05T01:16:00Z">
                <m:rPr>
                  <m:sty m:val="b"/>
                </m:rPr>
                <w:rPr>
                  <w:rFonts w:ascii="Cambria Math" w:hAnsi="Cambria Math"/>
                  <w:color w:val="000000" w:themeColor="text1"/>
                  <w:sz w:val="28"/>
                  <w:szCs w:val="28"/>
                  <w:lang w:val="en-US"/>
                </w:rPr>
                <m:t>y</m:t>
              </w:ins>
            </m:r>
          </m:sub>
        </m:sSub>
      </m:oMath>
      <w:ins w:id="841" w:author="mikle" w:date="2025-10-04T18:16:00Z" w16du:dateUtc="2025-10-05T01:16:00Z">
        <w:r w:rsidR="00780D09" w:rsidRPr="005D13B9">
          <w:rPr>
            <w:b/>
            <w:bCs/>
            <w:iCs/>
            <w:color w:val="000000" w:themeColor="text1"/>
            <w:sz w:val="28"/>
            <w:szCs w:val="28"/>
            <w:rPrChange w:id="842" w:author="mikle" w:date="2025-10-09T20:00:00Z" w16du:dateUtc="2025-10-10T03:00:00Z">
              <w:rPr>
                <w:b/>
                <w:bCs/>
                <w:i/>
                <w:color w:val="000000" w:themeColor="text1"/>
                <w:sz w:val="28"/>
                <w:szCs w:val="28"/>
              </w:rPr>
            </w:rPrChange>
          </w:rPr>
          <w:t xml:space="preserve"> </w:t>
        </w:r>
        <w:r w:rsidR="00780D09" w:rsidRPr="005D13B9">
          <w:rPr>
            <w:iCs/>
            <w:color w:val="000000" w:themeColor="text1"/>
            <w:sz w:val="28"/>
            <w:szCs w:val="28"/>
          </w:rPr>
          <w:t xml:space="preserve">– </w:t>
        </w:r>
      </w:ins>
      <w:ins w:id="843" w:author="mikle" w:date="2025-10-04T18:17:00Z" w16du:dateUtc="2025-10-05T01:17:00Z">
        <w:r w:rsidR="00780D09" w:rsidRPr="005D13B9">
          <w:rPr>
            <w:iCs/>
            <w:color w:val="000000" w:themeColor="text1"/>
            <w:sz w:val="28"/>
            <w:szCs w:val="28"/>
          </w:rPr>
          <w:t>угловая скорость аппарата</w:t>
        </w:r>
      </w:ins>
      <w:ins w:id="844" w:author="mikle" w:date="2025-10-04T18:16:00Z" w16du:dateUtc="2025-10-05T01:16:00Z">
        <w:r w:rsidR="00780D09" w:rsidRPr="005D13B9">
          <w:rPr>
            <w:iCs/>
            <w:color w:val="000000" w:themeColor="text1"/>
            <w:sz w:val="28"/>
            <w:szCs w:val="28"/>
          </w:rPr>
          <w:t xml:space="preserve"> относительно оси у,</w:t>
        </w:r>
      </w:ins>
      <w:ins w:id="845" w:author="mikle" w:date="2025-10-04T18:18:00Z" w16du:dateUtc="2025-10-05T01:18:00Z">
        <w:r w:rsidR="00780D09" w:rsidRPr="005D13B9">
          <w:rPr>
            <w:iCs/>
            <w:color w:val="000000" w:themeColor="text1"/>
            <w:sz w:val="28"/>
            <w:szCs w:val="28"/>
          </w:rPr>
          <w:t xml:space="preserve"> </w:t>
        </w:r>
      </w:ins>
      <w:ins w:id="846" w:author="mikle" w:date="2025-10-04T18:19:00Z" w16du:dateUtc="2025-10-05T01:19:00Z">
        <w:r w:rsidR="00780D09" w:rsidRPr="005D13B9">
          <w:rPr>
            <w:b/>
            <w:bCs/>
            <w:iCs/>
            <w:color w:val="000000" w:themeColor="text1"/>
            <w:sz w:val="28"/>
            <w:szCs w:val="28"/>
          </w:rPr>
          <w:t>рад/с</w:t>
        </w:r>
      </w:ins>
    </w:p>
    <w:p w14:paraId="60610911" w14:textId="6375DFBD" w:rsidR="00780D09" w:rsidRPr="005D13B9" w:rsidRDefault="00000000" w:rsidP="005D13B9">
      <w:pPr>
        <w:pStyle w:val="aa"/>
        <w:spacing w:before="100" w:beforeAutospacing="1" w:after="24" w:line="360" w:lineRule="auto"/>
        <w:ind w:left="0" w:firstLine="709"/>
        <w:jc w:val="center"/>
        <w:rPr>
          <w:ins w:id="847" w:author="mikle" w:date="2025-10-04T18:16:00Z" w16du:dateUtc="2025-10-05T01:16:00Z"/>
          <w:b/>
          <w:bCs/>
          <w:iCs/>
          <w:color w:val="000000" w:themeColor="text1"/>
          <w:sz w:val="28"/>
          <w:szCs w:val="28"/>
          <w:rPrChange w:id="848" w:author="mikle" w:date="2025-10-09T20:00:00Z" w16du:dateUtc="2025-10-10T03:00:00Z">
            <w:rPr>
              <w:ins w:id="849" w:author="mikle" w:date="2025-10-04T18:16:00Z" w16du:dateUtc="2025-10-05T01:16:00Z"/>
            </w:rPr>
          </w:rPrChange>
        </w:rPr>
        <w:pPrChange w:id="850" w:author="mikle" w:date="2025-10-09T20:00:00Z" w16du:dateUtc="2025-10-10T03:00:00Z">
          <w:pPr>
            <w:pStyle w:val="aa"/>
            <w:spacing w:before="100" w:beforeAutospacing="1" w:after="24" w:line="360" w:lineRule="auto"/>
            <w:ind w:left="0" w:firstLine="709"/>
            <w:jc w:val="both"/>
          </w:pPr>
        </w:pPrChange>
      </w:pPr>
      <m:oMath>
        <m:sSub>
          <m:sSubPr>
            <m:ctrlPr>
              <w:ins w:id="851" w:author="mikle" w:date="2025-10-04T18:17:00Z" w16du:dateUtc="2025-10-05T01:17:00Z">
                <w:rPr>
                  <w:rFonts w:ascii="Cambria Math" w:hAnsi="Cambria Math"/>
                  <w:b/>
                  <w:bCs/>
                  <w:iCs/>
                  <w:color w:val="000000" w:themeColor="text1"/>
                  <w:sz w:val="28"/>
                  <w:szCs w:val="28"/>
                  <w:lang w:val="en-US"/>
                </w:rPr>
              </w:ins>
            </m:ctrlPr>
          </m:sSubPr>
          <m:e>
            <m:r>
              <w:ins w:id="852" w:author="mikle" w:date="2025-10-04T18:17:00Z" w16du:dateUtc="2025-10-05T01:17:00Z">
                <m:rPr>
                  <m:sty m:val="b"/>
                </m:rPr>
                <w:rPr>
                  <w:rFonts w:ascii="Cambria Math" w:hAnsi="Cambria Math"/>
                  <w:color w:val="000000" w:themeColor="text1"/>
                  <w:sz w:val="28"/>
                  <w:szCs w:val="28"/>
                  <w:lang w:val="en-US"/>
                </w:rPr>
                <m:t>M</m:t>
              </w:ins>
            </m:r>
          </m:e>
          <m:sub>
            <m:r>
              <w:ins w:id="853" w:author="mikle" w:date="2025-10-04T18:17:00Z" w16du:dateUtc="2025-10-05T01:17:00Z">
                <m:rPr>
                  <m:sty m:val="b"/>
                </m:rPr>
                <w:rPr>
                  <w:rFonts w:ascii="Cambria Math" w:hAnsi="Cambria Math"/>
                  <w:color w:val="000000" w:themeColor="text1"/>
                  <w:sz w:val="28"/>
                  <w:szCs w:val="28"/>
                </w:rPr>
                <m:t>∑</m:t>
              </w:ins>
            </m:r>
            <m:r>
              <w:ins w:id="854" w:author="mikle" w:date="2025-10-04T18:17:00Z" w16du:dateUtc="2025-10-05T01:17:00Z">
                <m:rPr>
                  <m:sty m:val="b"/>
                </m:rPr>
                <w:rPr>
                  <w:rFonts w:ascii="Cambria Math" w:hAnsi="Cambria Math"/>
                  <w:color w:val="000000" w:themeColor="text1"/>
                  <w:sz w:val="28"/>
                  <w:szCs w:val="28"/>
                  <w:lang w:val="en-US"/>
                </w:rPr>
                <m:t>y</m:t>
              </w:ins>
            </m:r>
          </m:sub>
        </m:sSub>
      </m:oMath>
      <w:ins w:id="855" w:author="mikle" w:date="2025-10-04T18:16:00Z" w16du:dateUtc="2025-10-05T01:16:00Z">
        <w:r w:rsidR="00780D09" w:rsidRPr="005D13B9">
          <w:rPr>
            <w:iCs/>
            <w:color w:val="000000" w:themeColor="text1"/>
            <w:sz w:val="28"/>
            <w:szCs w:val="28"/>
          </w:rPr>
          <w:t xml:space="preserve">– </w:t>
        </w:r>
      </w:ins>
      <w:ins w:id="856" w:author="mikle" w:date="2025-10-04T18:17:00Z" w16du:dateUtc="2025-10-05T01:17:00Z">
        <w:r w:rsidR="00780D09" w:rsidRPr="005D13B9">
          <w:rPr>
            <w:iCs/>
            <w:color w:val="000000" w:themeColor="text1"/>
            <w:sz w:val="28"/>
            <w:szCs w:val="28"/>
          </w:rPr>
          <w:t xml:space="preserve">Суммарный момент </w:t>
        </w:r>
      </w:ins>
      <w:ins w:id="857" w:author="mikle" w:date="2025-10-04T18:18:00Z" w16du:dateUtc="2025-10-05T01:18:00Z">
        <w:r w:rsidR="00780D09" w:rsidRPr="005D13B9">
          <w:rPr>
            <w:iCs/>
            <w:color w:val="000000" w:themeColor="text1"/>
            <w:sz w:val="28"/>
            <w:szCs w:val="28"/>
          </w:rPr>
          <w:t>сил, действующих на ПА</w:t>
        </w:r>
      </w:ins>
      <w:ins w:id="858" w:author="mikle" w:date="2025-10-04T18:16:00Z" w16du:dateUtc="2025-10-05T01:16:00Z">
        <w:r w:rsidR="00780D09" w:rsidRPr="005D13B9">
          <w:rPr>
            <w:iCs/>
            <w:color w:val="000000" w:themeColor="text1"/>
            <w:sz w:val="28"/>
            <w:szCs w:val="28"/>
          </w:rPr>
          <w:t xml:space="preserve"> относительно оси у,</w:t>
        </w:r>
      </w:ins>
      <w:ins w:id="859" w:author="mikle" w:date="2025-10-04T18:18:00Z" w16du:dateUtc="2025-10-05T01:18:00Z">
        <w:r w:rsidR="00780D09" w:rsidRPr="005D13B9">
          <w:rPr>
            <w:iCs/>
            <w:color w:val="000000" w:themeColor="text1"/>
            <w:sz w:val="28"/>
            <w:szCs w:val="28"/>
          </w:rPr>
          <w:t xml:space="preserve"> </w:t>
        </w:r>
      </w:ins>
      <w:ins w:id="860" w:author="mikle" w:date="2025-10-04T18:19:00Z" w16du:dateUtc="2025-10-05T01:19:00Z">
        <w:r w:rsidR="00780D09" w:rsidRPr="005D13B9">
          <w:rPr>
            <w:b/>
            <w:bCs/>
            <w:iCs/>
            <w:color w:val="000000" w:themeColor="text1"/>
            <w:sz w:val="28"/>
            <w:szCs w:val="28"/>
          </w:rPr>
          <w:t xml:space="preserve">Н </w:t>
        </w:r>
        <w:r w:rsidR="00780D09" w:rsidRPr="005D13B9">
          <w:rPr>
            <w:b/>
            <w:bCs/>
            <w:iCs/>
            <w:color w:val="000000" w:themeColor="text1"/>
            <w:sz w:val="28"/>
            <w:szCs w:val="28"/>
            <w:rPrChange w:id="861" w:author="mikle" w:date="2025-10-09T20:00:00Z" w16du:dateUtc="2025-10-10T03:00:00Z">
              <w:rPr>
                <w:b/>
                <w:bCs/>
                <w:iCs/>
                <w:color w:val="000000" w:themeColor="text1"/>
                <w:sz w:val="28"/>
                <w:szCs w:val="28"/>
                <w:lang w:val="en-US"/>
              </w:rPr>
            </w:rPrChange>
          </w:rPr>
          <w:t xml:space="preserve">* </w:t>
        </w:r>
        <w:r w:rsidR="00780D09" w:rsidRPr="005D13B9">
          <w:rPr>
            <w:b/>
            <w:bCs/>
            <w:iCs/>
            <w:color w:val="000000" w:themeColor="text1"/>
            <w:sz w:val="28"/>
            <w:szCs w:val="28"/>
          </w:rPr>
          <w:t>м</w:t>
        </w:r>
      </w:ins>
    </w:p>
    <w:p w14:paraId="208AA0CD" w14:textId="312D7417" w:rsidR="00780D09" w:rsidRPr="005D13B9" w:rsidRDefault="00000000" w:rsidP="005D13B9">
      <w:pPr>
        <w:pStyle w:val="aa"/>
        <w:spacing w:before="100" w:beforeAutospacing="1" w:after="24" w:line="360" w:lineRule="auto"/>
        <w:ind w:left="0" w:firstLine="709"/>
        <w:jc w:val="center"/>
        <w:rPr>
          <w:b/>
          <w:bCs/>
          <w:iCs/>
          <w:color w:val="000000" w:themeColor="text1"/>
          <w:sz w:val="28"/>
          <w:szCs w:val="28"/>
          <w:rPrChange w:id="862" w:author="mikle" w:date="2025-10-09T20:00:00Z" w16du:dateUtc="2025-10-10T03:00:00Z">
            <w:rPr>
              <w:b/>
              <w:bCs/>
              <w:color w:val="000000" w:themeColor="text1"/>
              <w:sz w:val="28"/>
              <w:szCs w:val="28"/>
              <w:lang w:val="en-US"/>
            </w:rPr>
          </w:rPrChange>
        </w:rPr>
        <w:pPrChange w:id="863" w:author="mikle" w:date="2025-10-09T20:00:00Z" w16du:dateUtc="2025-10-10T03:00:00Z">
          <w:pPr>
            <w:spacing w:before="100" w:beforeAutospacing="1" w:after="24" w:line="360" w:lineRule="auto"/>
            <w:ind w:firstLine="709"/>
            <w:jc w:val="both"/>
          </w:pPr>
        </w:pPrChange>
      </w:pPr>
      <m:oMath>
        <m:sSub>
          <m:sSubPr>
            <m:ctrlPr>
              <w:ins w:id="864" w:author="mikle" w:date="2025-10-04T18:17:00Z" w16du:dateUtc="2025-10-05T01:17:00Z">
                <w:rPr>
                  <w:rFonts w:ascii="Cambria Math" w:hAnsi="Cambria Math"/>
                  <w:b/>
                  <w:bCs/>
                  <w:iCs/>
                  <w:color w:val="000000" w:themeColor="text1"/>
                  <w:sz w:val="28"/>
                  <w:szCs w:val="28"/>
                  <w:lang w:val="en-US"/>
                </w:rPr>
              </w:ins>
            </m:ctrlPr>
          </m:sSubPr>
          <m:e>
            <m:r>
              <w:ins w:id="865" w:author="mikle" w:date="2025-10-04T18:17:00Z" w16du:dateUtc="2025-10-05T01:17:00Z">
                <m:rPr>
                  <m:sty m:val="b"/>
                </m:rPr>
                <w:rPr>
                  <w:rFonts w:ascii="Cambria Math" w:hAnsi="Cambria Math"/>
                  <w:color w:val="000000" w:themeColor="text1"/>
                  <w:sz w:val="28"/>
                  <w:szCs w:val="28"/>
                  <w:lang w:val="en-US"/>
                </w:rPr>
                <m:t>m</m:t>
              </w:ins>
            </m:r>
          </m:e>
          <m:sub>
            <m:r>
              <w:ins w:id="866" w:author="mikle" w:date="2025-10-04T18:17:00Z" w16du:dateUtc="2025-10-05T01:17:00Z">
                <m:rPr>
                  <m:sty m:val="b"/>
                </m:rPr>
                <w:rPr>
                  <w:rFonts w:ascii="Cambria Math" w:hAnsi="Cambria Math"/>
                  <w:color w:val="000000" w:themeColor="text1"/>
                  <w:sz w:val="28"/>
                  <w:szCs w:val="28"/>
                  <w:lang w:val="en-US"/>
                </w:rPr>
                <m:t>y</m:t>
              </w:ins>
            </m:r>
          </m:sub>
        </m:sSub>
        <m:r>
          <w:ins w:id="867" w:author="mikle" w:date="2025-10-04T18:17:00Z" w16du:dateUtc="2025-10-05T01:17:00Z">
            <m:rPr>
              <m:sty m:val="b"/>
            </m:rPr>
            <w:rPr>
              <w:rFonts w:ascii="Cambria Math" w:hAnsi="Cambria Math"/>
              <w:color w:val="000000" w:themeColor="text1"/>
              <w:sz w:val="28"/>
              <w:szCs w:val="28"/>
            </w:rPr>
            <m:t>()</m:t>
          </w:ins>
        </m:r>
      </m:oMath>
      <w:ins w:id="868" w:author="mikle" w:date="2025-10-04T18:16:00Z" w16du:dateUtc="2025-10-05T01:16:00Z">
        <w:r w:rsidR="00780D09" w:rsidRPr="005D13B9">
          <w:rPr>
            <w:b/>
            <w:bCs/>
            <w:iCs/>
            <w:color w:val="000000" w:themeColor="text1"/>
            <w:sz w:val="28"/>
            <w:szCs w:val="28"/>
            <w:rPrChange w:id="869" w:author="mikle" w:date="2025-10-09T20:00:00Z" w16du:dateUtc="2025-10-10T03:00:00Z">
              <w:rPr>
                <w:b/>
                <w:bCs/>
                <w:i/>
                <w:color w:val="000000" w:themeColor="text1"/>
                <w:sz w:val="28"/>
                <w:szCs w:val="28"/>
              </w:rPr>
            </w:rPrChange>
          </w:rPr>
          <w:t xml:space="preserve"> </w:t>
        </w:r>
        <w:r w:rsidR="00780D09" w:rsidRPr="005D13B9">
          <w:rPr>
            <w:iCs/>
            <w:color w:val="000000" w:themeColor="text1"/>
            <w:sz w:val="28"/>
            <w:szCs w:val="28"/>
          </w:rPr>
          <w:t xml:space="preserve">– </w:t>
        </w:r>
      </w:ins>
      <w:ins w:id="870" w:author="mikle" w:date="2025-10-04T18:19:00Z" w16du:dateUtc="2025-10-05T01:19:00Z">
        <w:r w:rsidR="00780D09" w:rsidRPr="005D13B9">
          <w:rPr>
            <w:iCs/>
            <w:color w:val="000000" w:themeColor="text1"/>
            <w:sz w:val="28"/>
            <w:szCs w:val="28"/>
          </w:rPr>
          <w:t>момент</w:t>
        </w:r>
      </w:ins>
      <w:ins w:id="871" w:author="mikle" w:date="2025-10-04T18:18:00Z" w16du:dateUtc="2025-10-05T01:18:00Z">
        <w:r w:rsidR="00780D09" w:rsidRPr="005D13B9">
          <w:rPr>
            <w:iCs/>
            <w:color w:val="000000" w:themeColor="text1"/>
            <w:sz w:val="28"/>
            <w:szCs w:val="28"/>
          </w:rPr>
          <w:t xml:space="preserve"> перекрестных связей</w:t>
        </w:r>
      </w:ins>
      <w:ins w:id="872" w:author="mikle" w:date="2025-10-04T18:16:00Z" w16du:dateUtc="2025-10-05T01:16:00Z">
        <w:r w:rsidR="00780D09" w:rsidRPr="005D13B9">
          <w:rPr>
            <w:iCs/>
            <w:color w:val="000000" w:themeColor="text1"/>
            <w:sz w:val="28"/>
            <w:szCs w:val="28"/>
          </w:rPr>
          <w:t xml:space="preserve"> относительно оси у, </w:t>
        </w:r>
      </w:ins>
      <w:ins w:id="873" w:author="mikle" w:date="2025-10-04T18:19:00Z" w16du:dateUtc="2025-10-05T01:19:00Z">
        <w:r w:rsidR="00780D09" w:rsidRPr="005D13B9">
          <w:rPr>
            <w:b/>
            <w:bCs/>
            <w:iCs/>
            <w:color w:val="000000" w:themeColor="text1"/>
            <w:sz w:val="28"/>
            <w:szCs w:val="28"/>
          </w:rPr>
          <w:t>Н * м</w:t>
        </w:r>
      </w:ins>
    </w:p>
    <w:p w14:paraId="6B22370C" w14:textId="6EF87C63" w:rsidR="00956A52" w:rsidRPr="005D13B9" w:rsidDel="00212CE9" w:rsidRDefault="00956A52" w:rsidP="005D13B9">
      <w:pPr>
        <w:spacing w:before="100" w:beforeAutospacing="1" w:after="24" w:line="360" w:lineRule="auto"/>
        <w:ind w:firstLine="709"/>
        <w:jc w:val="both"/>
        <w:rPr>
          <w:del w:id="874" w:author="mikle" w:date="2025-10-04T12:11:00Z" w16du:dateUtc="2025-10-04T19:11:00Z"/>
          <w:b/>
          <w:bCs/>
          <w:color w:val="000000" w:themeColor="text1"/>
          <w:sz w:val="28"/>
          <w:szCs w:val="28"/>
        </w:rPr>
        <w:pPrChange w:id="875" w:author="mikle" w:date="2025-10-09T20:00:00Z" w16du:dateUtc="2025-10-10T03:00:00Z">
          <w:pPr>
            <w:spacing w:before="100" w:beforeAutospacing="1" w:after="24" w:line="360" w:lineRule="auto"/>
            <w:ind w:firstLine="709"/>
            <w:jc w:val="both"/>
          </w:pPr>
        </w:pPrChange>
      </w:pPr>
      <w:commentRangeStart w:id="876"/>
      <w:del w:id="877" w:author="mikle" w:date="2025-10-04T12:11:00Z" w16du:dateUtc="2025-10-04T19:11:00Z">
        <w:r w:rsidRPr="005D13B9" w:rsidDel="00A22B2A">
          <w:rPr>
            <w:b/>
            <w:bCs/>
            <w:color w:val="000000" w:themeColor="text1"/>
            <w:sz w:val="28"/>
            <w:szCs w:val="28"/>
          </w:rPr>
          <w:delText xml:space="preserve">Составляющая </w:delText>
        </w:r>
      </w:del>
      <m:oMath>
        <m:sSub>
          <m:sSubPr>
            <m:ctrlPr>
              <w:del w:id="878" w:author="mikle" w:date="2025-10-04T12:11:00Z" w16du:dateUtc="2025-10-04T19:11:00Z">
                <w:rPr>
                  <w:rFonts w:ascii="Cambria Math" w:hAnsi="Cambria Math"/>
                  <w:b/>
                  <w:bCs/>
                  <w:i/>
                  <w:color w:val="000000" w:themeColor="text1"/>
                  <w:sz w:val="28"/>
                  <w:szCs w:val="28"/>
                  <w:lang w:val="en-US"/>
                </w:rPr>
              </w:del>
            </m:ctrlPr>
          </m:sSubPr>
          <m:e>
            <m:r>
              <w:del w:id="879" w:author="mikle" w:date="2025-10-04T12:11:00Z" w16du:dateUtc="2025-10-04T19:11:00Z">
                <m:rPr>
                  <m:sty m:val="bi"/>
                </m:rPr>
                <w:rPr>
                  <w:rFonts w:ascii="Cambria Math" w:hAnsi="Cambria Math"/>
                  <w:color w:val="000000" w:themeColor="text1"/>
                  <w:sz w:val="28"/>
                  <w:szCs w:val="28"/>
                  <w:lang w:val="en-US"/>
                </w:rPr>
                <m:t>m</m:t>
              </w:del>
            </m:r>
          </m:e>
          <m:sub>
            <m:r>
              <w:del w:id="880" w:author="mikle" w:date="2025-10-04T12:11:00Z" w16du:dateUtc="2025-10-04T19:11:00Z">
                <m:rPr>
                  <m:sty m:val="bi"/>
                </m:rPr>
                <w:rPr>
                  <w:rFonts w:ascii="Cambria Math" w:hAnsi="Cambria Math"/>
                  <w:color w:val="000000" w:themeColor="text1"/>
                  <w:sz w:val="28"/>
                  <w:szCs w:val="28"/>
                  <w:lang w:val="en-US"/>
                </w:rPr>
                <m:t>y</m:t>
              </w:del>
            </m:r>
          </m:sub>
        </m:sSub>
      </m:oMath>
      <w:del w:id="881" w:author="mikle" w:date="2025-10-04T12:11:00Z" w16du:dateUtc="2025-10-04T19:11:00Z">
        <w:r w:rsidRPr="005D13B9" w:rsidDel="00A22B2A">
          <w:rPr>
            <w:b/>
            <w:bCs/>
            <w:color w:val="000000" w:themeColor="text1"/>
            <w:sz w:val="28"/>
            <w:szCs w:val="28"/>
          </w:rPr>
          <w:delText xml:space="preserve"> – функция, описывающая перекрёстные связи между контурами управления. В нашем случае скорость вращения аппарата будет мала для проведения стабильной съемки и движения без рывков и резких изменений координат, поэтому величина перекрестных связей и их влияние на контур курса будут незначительны и ими можно пренебречь в дальнейших расчетах. </w:delText>
        </w:r>
        <w:commentRangeEnd w:id="876"/>
        <w:r w:rsidR="001E1313" w:rsidRPr="005D13B9" w:rsidDel="00A22B2A">
          <w:rPr>
            <w:rStyle w:val="ae"/>
            <w:rFonts w:eastAsiaTheme="minorHAnsi"/>
            <w:color w:val="000000" w:themeColor="text1"/>
            <w:kern w:val="2"/>
            <w:sz w:val="28"/>
            <w:szCs w:val="28"/>
            <w:lang w:eastAsia="en-US"/>
            <w14:ligatures w14:val="standardContextual"/>
            <w:rPrChange w:id="882" w:author="mikle" w:date="2025-10-09T20:00:00Z" w16du:dateUtc="2025-10-10T03:00:00Z">
              <w:rPr>
                <w:rStyle w:val="ae"/>
                <w:rFonts w:eastAsiaTheme="minorHAnsi" w:cstheme="minorBidi"/>
                <w:kern w:val="2"/>
                <w:lang w:eastAsia="en-US"/>
                <w14:ligatures w14:val="standardContextual"/>
              </w:rPr>
            </w:rPrChange>
          </w:rPr>
          <w:commentReference w:id="876"/>
        </w:r>
      </w:del>
    </w:p>
    <w:p w14:paraId="1EE17CAE" w14:textId="6A5E533B" w:rsidR="00A22B2A" w:rsidRPr="005D13B9" w:rsidRDefault="00A22B2A" w:rsidP="005D13B9">
      <w:pPr>
        <w:spacing w:before="100" w:beforeAutospacing="1" w:after="24" w:line="360" w:lineRule="auto"/>
        <w:ind w:firstLine="709"/>
        <w:jc w:val="both"/>
        <w:rPr>
          <w:ins w:id="883" w:author="mikle" w:date="2025-10-04T12:11:00Z" w16du:dateUtc="2025-10-04T19:11:00Z"/>
          <w:b/>
          <w:bCs/>
          <w:color w:val="000000" w:themeColor="text1"/>
          <w:sz w:val="28"/>
          <w:szCs w:val="28"/>
        </w:rPr>
      </w:pPr>
      <w:ins w:id="884" w:author="mikle" w:date="2025-10-04T12:11:00Z" w16du:dateUtc="2025-10-04T19:11:00Z">
        <w:r w:rsidRPr="005D13B9">
          <w:rPr>
            <w:b/>
            <w:bCs/>
            <w:color w:val="000000" w:themeColor="text1"/>
            <w:sz w:val="28"/>
            <w:szCs w:val="28"/>
          </w:rPr>
          <w:t xml:space="preserve">Согласно поставленному техническому заданию курсового проекта, </w:t>
        </w:r>
      </w:ins>
      <w:ins w:id="885" w:author="mikle" w:date="2025-10-04T12:12:00Z" w16du:dateUtc="2025-10-04T19:12:00Z">
        <w:r w:rsidRPr="005D13B9">
          <w:rPr>
            <w:b/>
            <w:bCs/>
            <w:color w:val="000000" w:themeColor="text1"/>
            <w:sz w:val="28"/>
            <w:szCs w:val="28"/>
          </w:rPr>
          <w:t xml:space="preserve">аппарат движется в плоскости горизонта, вследствие чего влиянием </w:t>
        </w:r>
      </w:ins>
      <w:ins w:id="886" w:author="mikle" w:date="2025-10-04T18:09:00Z" w16du:dateUtc="2025-10-05T01:09:00Z">
        <w:r w:rsidR="00780D09" w:rsidRPr="005D13B9">
          <w:rPr>
            <w:b/>
            <w:bCs/>
            <w:color w:val="000000" w:themeColor="text1"/>
            <w:sz w:val="28"/>
            <w:szCs w:val="28"/>
          </w:rPr>
          <w:t xml:space="preserve">углов крена и дифферента </w:t>
        </w:r>
      </w:ins>
      <w:ins w:id="887" w:author="mikle" w:date="2025-10-04T18:20:00Z" w16du:dateUtc="2025-10-05T01:20:00Z">
        <w:r w:rsidR="00AE6B39" w:rsidRPr="005D13B9">
          <w:rPr>
            <w:b/>
            <w:bCs/>
            <w:color w:val="000000" w:themeColor="text1"/>
            <w:sz w:val="28"/>
            <w:szCs w:val="28"/>
          </w:rPr>
          <w:t>примем равным 0</w:t>
        </w:r>
      </w:ins>
      <w:ins w:id="888" w:author="mikle" w:date="2025-10-04T18:09:00Z" w16du:dateUtc="2025-10-05T01:09:00Z">
        <w:r w:rsidR="00780D09" w:rsidRPr="005D13B9">
          <w:rPr>
            <w:b/>
            <w:bCs/>
            <w:color w:val="000000" w:themeColor="text1"/>
            <w:sz w:val="28"/>
            <w:szCs w:val="28"/>
          </w:rPr>
          <w:t xml:space="preserve">. </w:t>
        </w:r>
      </w:ins>
      <w:ins w:id="889" w:author="mikle" w:date="2025-10-04T18:10:00Z" w16du:dateUtc="2025-10-05T01:10:00Z">
        <w:r w:rsidR="00780D09" w:rsidRPr="005D13B9">
          <w:rPr>
            <w:b/>
            <w:bCs/>
            <w:color w:val="000000" w:themeColor="text1"/>
            <w:sz w:val="28"/>
            <w:szCs w:val="28"/>
          </w:rPr>
          <w:t xml:space="preserve">Вследствие этого мы для проведения синтеза пренебрегаем составляющей перекрестных связей </w:t>
        </w:r>
      </w:ins>
      <m:oMath>
        <m:sSub>
          <m:sSubPr>
            <m:ctrlPr>
              <w:ins w:id="890" w:author="mikle" w:date="2025-10-04T18:11:00Z" w16du:dateUtc="2025-10-05T01:11:00Z">
                <w:rPr>
                  <w:rFonts w:ascii="Cambria Math" w:hAnsi="Cambria Math"/>
                  <w:b/>
                  <w:bCs/>
                  <w:i/>
                  <w:color w:val="000000" w:themeColor="text1"/>
                  <w:sz w:val="28"/>
                  <w:szCs w:val="28"/>
                  <w:lang w:val="en-US"/>
                </w:rPr>
              </w:ins>
            </m:ctrlPr>
          </m:sSubPr>
          <m:e>
            <m:r>
              <w:ins w:id="891" w:author="mikle" w:date="2025-10-04T18:11:00Z" w16du:dateUtc="2025-10-05T01:11:00Z">
                <m:rPr>
                  <m:sty m:val="bi"/>
                </m:rPr>
                <w:rPr>
                  <w:rFonts w:ascii="Cambria Math" w:hAnsi="Cambria Math"/>
                  <w:color w:val="000000" w:themeColor="text1"/>
                  <w:sz w:val="28"/>
                  <w:szCs w:val="28"/>
                  <w:lang w:val="en-US"/>
                </w:rPr>
                <m:t>m</m:t>
              </w:ins>
            </m:r>
          </m:e>
          <m:sub>
            <m:r>
              <w:ins w:id="892" w:author="mikle" w:date="2025-10-04T18:11:00Z" w16du:dateUtc="2025-10-05T01:11:00Z">
                <m:rPr>
                  <m:sty m:val="bi"/>
                </m:rPr>
                <w:rPr>
                  <w:rFonts w:ascii="Cambria Math" w:hAnsi="Cambria Math"/>
                  <w:color w:val="000000" w:themeColor="text1"/>
                  <w:sz w:val="28"/>
                  <w:szCs w:val="28"/>
                  <w:lang w:val="en-US"/>
                </w:rPr>
                <m:t>y</m:t>
              </w:ins>
            </m:r>
          </m:sub>
        </m:sSub>
        <m:r>
          <w:ins w:id="893" w:author="mikle" w:date="2025-10-04T18:11:00Z" w16du:dateUtc="2025-10-05T01:11:00Z">
            <m:rPr>
              <m:sty m:val="bi"/>
            </m:rPr>
            <w:rPr>
              <w:rFonts w:ascii="Cambria Math" w:hAnsi="Cambria Math"/>
              <w:color w:val="000000" w:themeColor="text1"/>
              <w:sz w:val="28"/>
              <w:szCs w:val="28"/>
            </w:rPr>
            <m:t>(</m:t>
          </w:ins>
        </m:r>
        <m:r>
          <w:ins w:id="894" w:author="mikle" w:date="2025-10-04T18:11:00Z" w16du:dateUtc="2025-10-05T01:11:00Z">
            <m:rPr>
              <m:sty m:val="bi"/>
            </m:rPr>
            <w:rPr>
              <w:rFonts w:ascii="Cambria Math" w:hAnsi="Cambria Math"/>
              <w:color w:val="000000" w:themeColor="text1"/>
              <w:sz w:val="28"/>
              <w:szCs w:val="28"/>
              <w:lang w:val="en-US"/>
            </w:rPr>
            <m:t>Vx</m:t>
          </w:ins>
        </m:r>
        <m:r>
          <w:ins w:id="895" w:author="mikle" w:date="2025-10-04T18:11:00Z" w16du:dateUtc="2025-10-05T01:11:00Z">
            <m:rPr>
              <m:sty m:val="bi"/>
            </m:rPr>
            <w:rPr>
              <w:rFonts w:ascii="Cambria Math" w:hAnsi="Cambria Math"/>
              <w:color w:val="000000" w:themeColor="text1"/>
              <w:sz w:val="28"/>
              <w:szCs w:val="28"/>
            </w:rPr>
            <m:t xml:space="preserve">, </m:t>
          </w:ins>
        </m:r>
        <m:r>
          <w:ins w:id="896" w:author="mikle" w:date="2025-10-04T18:11:00Z" w16du:dateUtc="2025-10-05T01:11:00Z">
            <m:rPr>
              <m:sty m:val="bi"/>
            </m:rPr>
            <w:rPr>
              <w:rFonts w:ascii="Cambria Math" w:hAnsi="Cambria Math"/>
              <w:color w:val="000000" w:themeColor="text1"/>
              <w:sz w:val="28"/>
              <w:szCs w:val="28"/>
              <w:lang w:val="en-US"/>
            </w:rPr>
            <m:t>Vy</m:t>
          </w:ins>
        </m:r>
        <m:r>
          <w:ins w:id="897" w:author="mikle" w:date="2025-10-04T18:11:00Z" w16du:dateUtc="2025-10-05T01:11:00Z">
            <m:rPr>
              <m:sty m:val="bi"/>
            </m:rPr>
            <w:rPr>
              <w:rFonts w:ascii="Cambria Math" w:hAnsi="Cambria Math"/>
              <w:color w:val="000000" w:themeColor="text1"/>
              <w:sz w:val="28"/>
              <w:szCs w:val="28"/>
            </w:rPr>
            <m:t xml:space="preserve">, </m:t>
          </w:ins>
        </m:r>
        <m:r>
          <w:ins w:id="898" w:author="mikle" w:date="2025-10-04T18:11:00Z" w16du:dateUtc="2025-10-05T01:11:00Z">
            <m:rPr>
              <m:sty m:val="bi"/>
            </m:rPr>
            <w:rPr>
              <w:rFonts w:ascii="Cambria Math" w:hAnsi="Cambria Math"/>
              <w:color w:val="000000" w:themeColor="text1"/>
              <w:sz w:val="28"/>
              <w:szCs w:val="28"/>
              <w:lang w:val="en-US"/>
            </w:rPr>
            <m:t>Vz</m:t>
          </w:ins>
        </m:r>
        <m:r>
          <w:ins w:id="899" w:author="mikle" w:date="2025-10-04T18:11:00Z" w16du:dateUtc="2025-10-05T01:11:00Z">
            <m:rPr>
              <m:sty m:val="bi"/>
            </m:rPr>
            <w:rPr>
              <w:rFonts w:ascii="Cambria Math" w:hAnsi="Cambria Math"/>
              <w:color w:val="000000" w:themeColor="text1"/>
              <w:sz w:val="28"/>
              <w:szCs w:val="28"/>
            </w:rPr>
            <m:t>,</m:t>
          </w:ins>
        </m:r>
        <m:sSub>
          <m:sSubPr>
            <m:ctrlPr>
              <w:ins w:id="900" w:author="mikle" w:date="2025-10-04T18:11:00Z" w16du:dateUtc="2025-10-05T01:11:00Z">
                <w:rPr>
                  <w:rFonts w:ascii="Cambria Math" w:hAnsi="Cambria Math"/>
                  <w:b/>
                  <w:bCs/>
                  <w:i/>
                  <w:color w:val="000000" w:themeColor="text1"/>
                  <w:sz w:val="28"/>
                  <w:szCs w:val="28"/>
                  <w:lang w:val="en-US"/>
                </w:rPr>
              </w:ins>
            </m:ctrlPr>
          </m:sSubPr>
          <m:e>
            <m:r>
              <w:ins w:id="901" w:author="mikle" w:date="2025-10-04T18:11:00Z" w16du:dateUtc="2025-10-05T01:11:00Z">
                <m:rPr>
                  <m:sty m:val="bi"/>
                </m:rPr>
                <w:rPr>
                  <w:rFonts w:ascii="Cambria Math" w:hAnsi="Cambria Math"/>
                  <w:color w:val="000000" w:themeColor="text1"/>
                  <w:sz w:val="28"/>
                  <w:szCs w:val="28"/>
                  <w:lang w:val="en-US"/>
                </w:rPr>
                <m:t>ω</m:t>
              </w:ins>
            </m:r>
          </m:e>
          <m:sub>
            <m:r>
              <w:ins w:id="902" w:author="mikle" w:date="2025-10-04T18:11:00Z" w16du:dateUtc="2025-10-05T01:11:00Z">
                <m:rPr>
                  <m:sty m:val="bi"/>
                </m:rPr>
                <w:rPr>
                  <w:rFonts w:ascii="Cambria Math" w:hAnsi="Cambria Math"/>
                  <w:color w:val="000000" w:themeColor="text1"/>
                  <w:sz w:val="28"/>
                  <w:szCs w:val="28"/>
                  <w:lang w:val="en-US"/>
                </w:rPr>
                <m:t>x</m:t>
              </w:ins>
            </m:r>
          </m:sub>
        </m:sSub>
        <m:r>
          <w:ins w:id="903" w:author="mikle" w:date="2025-10-04T18:11:00Z" w16du:dateUtc="2025-10-05T01:11:00Z">
            <m:rPr>
              <m:sty m:val="bi"/>
            </m:rPr>
            <w:rPr>
              <w:rFonts w:ascii="Cambria Math" w:hAnsi="Cambria Math"/>
              <w:color w:val="000000" w:themeColor="text1"/>
              <w:sz w:val="28"/>
              <w:szCs w:val="28"/>
            </w:rPr>
            <m:t>,…)</m:t>
          </w:ins>
        </m:r>
        <w:commentRangeStart w:id="904"/>
        <w:commentRangeEnd w:id="904"/>
        <m:r>
          <w:ins w:id="905" w:author="mikle" w:date="2025-10-04T18:11:00Z" w16du:dateUtc="2025-10-05T01:11:00Z">
            <m:rPr>
              <m:sty m:val="p"/>
            </m:rPr>
            <w:rPr>
              <w:rStyle w:val="ae"/>
              <w:rFonts w:ascii="Cambria Math" w:eastAsiaTheme="minorHAnsi" w:hAnsi="Cambria Math"/>
              <w:color w:val="000000" w:themeColor="text1"/>
              <w:kern w:val="2"/>
              <w:sz w:val="28"/>
              <w:szCs w:val="28"/>
              <w:lang w:eastAsia="en-US"/>
              <w14:ligatures w14:val="standardContextual"/>
              <w:rPrChange w:id="906" w:author="mikle" w:date="2025-10-09T20:00:00Z" w16du:dateUtc="2025-10-10T03:00:00Z">
                <w:rPr>
                  <w:rStyle w:val="ae"/>
                  <w:rFonts w:eastAsiaTheme="minorHAnsi" w:cstheme="minorBidi"/>
                  <w:kern w:val="2"/>
                  <w:lang w:eastAsia="en-US"/>
                  <w14:ligatures w14:val="standardContextual"/>
                </w:rPr>
              </w:rPrChange>
            </w:rPr>
            <w:commentReference w:id="904"/>
          </w:ins>
        </m:r>
        <m:r>
          <w:ins w:id="907" w:author="mikle" w:date="2025-10-04T18:11:00Z" w16du:dateUtc="2025-10-05T01:11:00Z">
            <m:rPr>
              <m:sty m:val="bi"/>
            </m:rPr>
            <w:rPr>
              <w:rFonts w:ascii="Cambria Math" w:hAnsi="Cambria Math"/>
              <w:color w:val="000000" w:themeColor="text1"/>
              <w:sz w:val="28"/>
              <w:szCs w:val="28"/>
            </w:rPr>
            <m:t xml:space="preserve">  </m:t>
          </w:ins>
        </m:r>
      </m:oMath>
      <w:ins w:id="908" w:author="mikle" w:date="2025-10-04T18:10:00Z" w16du:dateUtc="2025-10-05T01:10:00Z">
        <w:r w:rsidR="00780D09" w:rsidRPr="005D13B9">
          <w:rPr>
            <w:b/>
            <w:bCs/>
            <w:color w:val="000000" w:themeColor="text1"/>
            <w:sz w:val="28"/>
            <w:szCs w:val="28"/>
          </w:rPr>
          <w:t xml:space="preserve">в </w:t>
        </w:r>
      </w:ins>
      <w:ins w:id="909" w:author="mikle" w:date="2025-10-04T18:11:00Z" w16du:dateUtc="2025-10-05T01:11:00Z">
        <w:r w:rsidR="00780D09" w:rsidRPr="005D13B9">
          <w:rPr>
            <w:b/>
            <w:bCs/>
            <w:color w:val="000000" w:themeColor="text1"/>
            <w:sz w:val="28"/>
            <w:szCs w:val="28"/>
          </w:rPr>
          <w:t xml:space="preserve">формуле </w:t>
        </w:r>
      </w:ins>
      <w:ins w:id="910" w:author="mikle" w:date="2025-10-04T18:10:00Z" w16du:dateUtc="2025-10-05T01:10:00Z">
        <w:r w:rsidR="00780D09" w:rsidRPr="005D13B9">
          <w:rPr>
            <w:b/>
            <w:bCs/>
            <w:color w:val="000000" w:themeColor="text1"/>
            <w:sz w:val="28"/>
            <w:szCs w:val="28"/>
          </w:rPr>
          <w:t xml:space="preserve"> (</w:t>
        </w:r>
      </w:ins>
      <w:ins w:id="911" w:author="mikle" w:date="2025-10-04T18:11:00Z" w16du:dateUtc="2025-10-05T01:11:00Z">
        <w:r w:rsidR="00780D09" w:rsidRPr="005D13B9">
          <w:rPr>
            <w:b/>
            <w:bCs/>
            <w:color w:val="000000" w:themeColor="text1"/>
            <w:sz w:val="28"/>
            <w:szCs w:val="28"/>
          </w:rPr>
          <w:t>1.</w:t>
        </w:r>
      </w:ins>
      <w:ins w:id="912" w:author="mikle" w:date="2025-10-04T18:54:00Z" w16du:dateUtc="2025-10-05T01:54:00Z">
        <w:r w:rsidR="00606575" w:rsidRPr="005D13B9">
          <w:rPr>
            <w:b/>
            <w:bCs/>
            <w:color w:val="000000" w:themeColor="text1"/>
            <w:sz w:val="28"/>
            <w:szCs w:val="28"/>
          </w:rPr>
          <w:t>1</w:t>
        </w:r>
      </w:ins>
      <w:ins w:id="913" w:author="mikle" w:date="2025-10-04T18:11:00Z" w16du:dateUtc="2025-10-05T01:11:00Z">
        <w:r w:rsidR="00780D09" w:rsidRPr="005D13B9">
          <w:rPr>
            <w:b/>
            <w:bCs/>
            <w:color w:val="000000" w:themeColor="text1"/>
            <w:sz w:val="28"/>
            <w:szCs w:val="28"/>
          </w:rPr>
          <w:t>)</w:t>
        </w:r>
      </w:ins>
    </w:p>
    <w:p w14:paraId="4283248A" w14:textId="61C7ECB5" w:rsidR="00956A52" w:rsidRPr="005D13B9" w:rsidRDefault="00956A52" w:rsidP="005D13B9">
      <w:pPr>
        <w:spacing w:before="100" w:beforeAutospacing="1" w:after="24" w:line="360" w:lineRule="auto"/>
        <w:ind w:firstLine="709"/>
        <w:jc w:val="both"/>
        <w:rPr>
          <w:b/>
          <w:bCs/>
          <w:color w:val="000000" w:themeColor="text1"/>
          <w:sz w:val="28"/>
          <w:szCs w:val="28"/>
        </w:rPr>
      </w:pPr>
      <w:r w:rsidRPr="005D13B9">
        <w:rPr>
          <w:b/>
          <w:bCs/>
          <w:color w:val="000000" w:themeColor="text1"/>
          <w:sz w:val="28"/>
          <w:szCs w:val="28"/>
        </w:rPr>
        <w:t xml:space="preserve">Таким образом, </w:t>
      </w:r>
      <w:del w:id="914" w:author="mikle" w:date="2025-10-04T18:20:00Z" w16du:dateUtc="2025-10-05T01:20:00Z">
        <w:r w:rsidRPr="005D13B9" w:rsidDel="00AE6B39">
          <w:rPr>
            <w:b/>
            <w:bCs/>
            <w:color w:val="000000" w:themeColor="text1"/>
            <w:sz w:val="28"/>
            <w:szCs w:val="28"/>
          </w:rPr>
          <w:delText xml:space="preserve">уравнение </w:delText>
        </w:r>
      </w:del>
      <w:ins w:id="915" w:author="mikle" w:date="2025-10-04T18:20:00Z" w16du:dateUtc="2025-10-05T01:20:00Z">
        <w:r w:rsidR="00AE6B39" w:rsidRPr="005D13B9">
          <w:rPr>
            <w:b/>
            <w:bCs/>
            <w:color w:val="000000" w:themeColor="text1"/>
            <w:sz w:val="28"/>
            <w:szCs w:val="28"/>
          </w:rPr>
          <w:t>формула (1.</w:t>
        </w:r>
      </w:ins>
      <w:ins w:id="916" w:author="mikle" w:date="2025-10-04T18:55:00Z" w16du:dateUtc="2025-10-05T01:55:00Z">
        <w:r w:rsidR="00606575" w:rsidRPr="005D13B9">
          <w:rPr>
            <w:b/>
            <w:bCs/>
            <w:color w:val="000000" w:themeColor="text1"/>
            <w:sz w:val="28"/>
            <w:szCs w:val="28"/>
          </w:rPr>
          <w:t>1</w:t>
        </w:r>
      </w:ins>
      <w:ins w:id="917" w:author="mikle" w:date="2025-10-04T18:20:00Z" w16du:dateUtc="2025-10-05T01:20:00Z">
        <w:r w:rsidR="00AE6B39" w:rsidRPr="005D13B9">
          <w:rPr>
            <w:b/>
            <w:bCs/>
            <w:color w:val="000000" w:themeColor="text1"/>
            <w:sz w:val="28"/>
            <w:szCs w:val="28"/>
          </w:rPr>
          <w:t xml:space="preserve">) </w:t>
        </w:r>
      </w:ins>
      <w:r w:rsidRPr="005D13B9">
        <w:rPr>
          <w:b/>
          <w:bCs/>
          <w:color w:val="000000" w:themeColor="text1"/>
          <w:sz w:val="28"/>
          <w:szCs w:val="28"/>
        </w:rPr>
        <w:t xml:space="preserve">вращательного движения ПА вокруг оси </w:t>
      </w:r>
      <w:r w:rsidRPr="005D13B9">
        <w:rPr>
          <w:b/>
          <w:bCs/>
          <w:color w:val="000000" w:themeColor="text1"/>
          <w:sz w:val="28"/>
          <w:szCs w:val="28"/>
          <w:lang w:val="en-US"/>
        </w:rPr>
        <w:t>Y</w:t>
      </w:r>
      <w:r w:rsidRPr="005D13B9">
        <w:rPr>
          <w:b/>
          <w:bCs/>
          <w:color w:val="000000" w:themeColor="text1"/>
          <w:sz w:val="28"/>
          <w:szCs w:val="28"/>
        </w:rPr>
        <w:t>, проходящей через центр масс, принимает вид:</w:t>
      </w:r>
    </w:p>
    <w:p w14:paraId="75A829AC" w14:textId="725AFC8A" w:rsidR="00956A52" w:rsidRPr="005D13B9" w:rsidRDefault="00000000" w:rsidP="005D13B9">
      <w:pPr>
        <w:spacing w:before="100" w:beforeAutospacing="1" w:after="24" w:line="360" w:lineRule="auto"/>
        <w:ind w:firstLine="709"/>
        <w:jc w:val="both"/>
        <w:rPr>
          <w:b/>
          <w:bCs/>
          <w:i/>
          <w:color w:val="000000" w:themeColor="text1"/>
          <w:sz w:val="28"/>
          <w:szCs w:val="28"/>
          <w:rPrChange w:id="918" w:author="mikle" w:date="2025-10-09T20:00:00Z" w16du:dateUtc="2025-10-10T03:00:00Z">
            <w:rPr>
              <w:b/>
              <w:bCs/>
              <w:color w:val="000000" w:themeColor="text1"/>
              <w:sz w:val="28"/>
              <w:szCs w:val="28"/>
            </w:rPr>
          </w:rPrChange>
        </w:rPr>
      </w:pPr>
      <m:oMathPara>
        <m:oMath>
          <m:d>
            <m:dPr>
              <m:ctrlPr>
                <w:rPr>
                  <w:rFonts w:ascii="Cambria Math" w:hAnsi="Cambria Math"/>
                  <w:b/>
                  <w:bCs/>
                  <w:i/>
                  <w:color w:val="000000" w:themeColor="text1"/>
                  <w:sz w:val="28"/>
                  <w:szCs w:val="28"/>
                  <w:lang w:val="en-US"/>
                </w:rPr>
              </m:ctrlPr>
            </m:d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Change w:id="919"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55</m:t>
                  </m:r>
                </m:sub>
              </m:sSub>
            </m:e>
          </m:d>
          <m:r>
            <m:rPr>
              <m:sty m:val="bi"/>
            </m:rPr>
            <w:rPr>
              <w:rFonts w:ascii="Cambria Math" w:hAnsi="Cambria Math"/>
              <w:color w:val="000000" w:themeColor="text1"/>
              <w:sz w:val="28"/>
              <w:szCs w:val="28"/>
              <w:rPrChange w:id="920" w:author="mikle" w:date="2025-10-09T20:00:00Z" w16du:dateUtc="2025-10-10T03:00:00Z">
                <w:rPr>
                  <w:rFonts w:ascii="Cambria Math" w:hAnsi="Cambria Math"/>
                  <w:color w:val="000000" w:themeColor="text1"/>
                  <w:sz w:val="28"/>
                  <w:szCs w:val="28"/>
                  <w:lang w:val="en-US"/>
                </w:rPr>
              </w:rPrChange>
            </w:rPr>
            <m:t>*</m:t>
          </m:r>
          <m:acc>
            <m:accPr>
              <m:chr m:val="̇"/>
              <m:ctrlPr>
                <w:rPr>
                  <w:rFonts w:ascii="Cambria Math" w:hAnsi="Cambria Math"/>
                  <w:b/>
                  <w:bCs/>
                  <w:i/>
                  <w:color w:val="000000" w:themeColor="text1"/>
                  <w:sz w:val="28"/>
                  <w:szCs w:val="28"/>
                  <w:lang w:val="en-US"/>
                </w:rPr>
              </m:ctrlPr>
            </m:acc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Sub>
            </m:e>
          </m:acc>
          <m:r>
            <m:rPr>
              <m:sty m:val="bi"/>
            </m:rPr>
            <w:rPr>
              <w:rFonts w:ascii="Cambria Math" w:hAnsi="Cambria Math"/>
              <w:color w:val="000000" w:themeColor="text1"/>
              <w:sz w:val="28"/>
              <w:szCs w:val="28"/>
              <w:rPrChange w:id="921" w:author="mikle" w:date="2025-10-09T20:00:00Z" w16du:dateUtc="2025-10-10T03:00:00Z">
                <w:rPr>
                  <w:rFonts w:ascii="Cambria Math" w:hAnsi="Cambria Math"/>
                  <w:color w:val="000000" w:themeColor="text1"/>
                  <w:sz w:val="28"/>
                  <w:szCs w:val="28"/>
                  <w:lang w:val="en-US"/>
                </w:rPr>
              </w:rPrChange>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Change w:id="922" w:author="mikle" w:date="2025-10-09T20:00:00Z" w16du:dateUtc="2025-10-10T03:00:00Z">
                    <w:rPr>
                      <w:rFonts w:ascii="Cambria Math" w:hAnsi="Cambria Math"/>
                      <w:color w:val="000000" w:themeColor="text1"/>
                      <w:sz w:val="28"/>
                      <w:szCs w:val="28"/>
                      <w:lang w:val="en-US"/>
                    </w:rPr>
                  </w:rPrChange>
                </w:rPr>
                <m:t>∑</m:t>
              </m:r>
              <m:r>
                <m:rPr>
                  <m:sty m:val="bi"/>
                </m:rPr>
                <w:rPr>
                  <w:rFonts w:ascii="Cambria Math" w:hAnsi="Cambria Math"/>
                  <w:color w:val="000000" w:themeColor="text1"/>
                  <w:sz w:val="28"/>
                  <w:szCs w:val="28"/>
                  <w:lang w:val="en-US"/>
                </w:rPr>
                <m:t>y</m:t>
              </m:r>
            </m:sub>
          </m:sSub>
          <m:r>
            <w:ins w:id="923" w:author="mikle" w:date="2025-10-04T18:21:00Z" w16du:dateUtc="2025-10-05T01:21:00Z">
              <m:rPr>
                <m:sty m:val="bi"/>
              </m:rPr>
              <w:rPr>
                <w:rFonts w:ascii="Cambria Math" w:hAnsi="Cambria Math"/>
                <w:color w:val="000000" w:themeColor="text1"/>
                <w:sz w:val="28"/>
                <w:szCs w:val="28"/>
                <w:lang w:val="en-US"/>
              </w:rPr>
              <m:t xml:space="preserve"> (</m:t>
            </w:ins>
          </m:r>
          <m:r>
            <w:ins w:id="924" w:author="mikle" w:date="2025-10-04T18:21:00Z" w16du:dateUtc="2025-10-05T01:21:00Z">
              <m:rPr>
                <m:sty m:val="bi"/>
              </m:rPr>
              <w:rPr>
                <w:rFonts w:ascii="Cambria Math" w:hAnsi="Cambria Math"/>
                <w:color w:val="000000" w:themeColor="text1"/>
                <w:sz w:val="28"/>
                <w:szCs w:val="28"/>
              </w:rPr>
              <m:t>1.</m:t>
            </w:ins>
          </m:r>
          <m:r>
            <w:ins w:id="925" w:author="mikle" w:date="2025-10-04T18:55:00Z" w16du:dateUtc="2025-10-05T01:55:00Z">
              <m:rPr>
                <m:sty m:val="bi"/>
              </m:rPr>
              <w:rPr>
                <w:rFonts w:ascii="Cambria Math" w:hAnsi="Cambria Math"/>
                <w:color w:val="000000" w:themeColor="text1"/>
                <w:sz w:val="28"/>
                <w:szCs w:val="28"/>
              </w:rPr>
              <m:t>2</m:t>
            </w:ins>
          </m:r>
          <m:r>
            <w:ins w:id="926" w:author="mikle" w:date="2025-10-04T18:21:00Z" w16du:dateUtc="2025-10-05T01:21:00Z">
              <m:rPr>
                <m:sty m:val="bi"/>
              </m:rPr>
              <w:rPr>
                <w:rFonts w:ascii="Cambria Math" w:hAnsi="Cambria Math"/>
                <w:color w:val="000000" w:themeColor="text1"/>
                <w:sz w:val="28"/>
                <w:szCs w:val="28"/>
              </w:rPr>
              <m:t>)</m:t>
            </w:ins>
          </m:r>
        </m:oMath>
      </m:oMathPara>
    </w:p>
    <w:p w14:paraId="63EB913A" w14:textId="434F4465" w:rsidR="00AE6B39" w:rsidRPr="005D13B9" w:rsidRDefault="00956A52" w:rsidP="005D13B9">
      <w:pPr>
        <w:spacing w:before="100" w:beforeAutospacing="1" w:after="24" w:line="360" w:lineRule="auto"/>
        <w:ind w:firstLine="709"/>
        <w:jc w:val="both"/>
        <w:rPr>
          <w:b/>
          <w:bCs/>
          <w:color w:val="000000" w:themeColor="text1"/>
          <w:sz w:val="28"/>
          <w:szCs w:val="28"/>
        </w:rPr>
      </w:pPr>
      <w:del w:id="927" w:author="mikle" w:date="2025-10-04T18:21:00Z" w16du:dateUtc="2025-10-05T01:21:00Z">
        <w:r w:rsidRPr="005D13B9" w:rsidDel="00AE6B39">
          <w:rPr>
            <w:b/>
            <w:bCs/>
            <w:color w:val="000000" w:themeColor="text1"/>
            <w:sz w:val="28"/>
            <w:szCs w:val="28"/>
          </w:rPr>
          <w:delText xml:space="preserve">Момент инерции ПА и присоединённая масса являются параметрами – характеристиками подводного аппарата и представлены в техническом задании, поэтому перейдем к оценке суммарного момента, создаваемого аппаратом по оси </w:delText>
        </w:r>
        <w:r w:rsidRPr="005D13B9" w:rsidDel="00AE6B39">
          <w:rPr>
            <w:b/>
            <w:bCs/>
            <w:color w:val="000000" w:themeColor="text1"/>
            <w:sz w:val="28"/>
            <w:szCs w:val="28"/>
            <w:lang w:val="en-US"/>
          </w:rPr>
          <w:delText>Y</w:delText>
        </w:r>
        <w:r w:rsidRPr="005D13B9" w:rsidDel="00AE6B39">
          <w:rPr>
            <w:b/>
            <w:bCs/>
            <w:color w:val="000000" w:themeColor="text1"/>
            <w:sz w:val="28"/>
            <w:szCs w:val="28"/>
          </w:rPr>
          <w:delText xml:space="preserve">. </w:delText>
        </w:r>
      </w:del>
      <w:del w:id="928" w:author="mikle" w:date="2025-10-04T18:43:00Z" w16du:dateUtc="2025-10-05T01:43:00Z">
        <w:r w:rsidR="00D82630" w:rsidRPr="005D13B9" w:rsidDel="008124FD">
          <w:rPr>
            <w:b/>
            <w:bCs/>
            <w:color w:val="000000" w:themeColor="text1"/>
            <w:sz w:val="28"/>
            <w:szCs w:val="28"/>
          </w:rPr>
          <w:delText>Суммарный момент складывается из момента от силы тяги движителей, момента гидродинамических сил сопротивления, момента от силы Архимеда и момента от возмущающего воздействия. Уравнение суммарного момента:</w:delText>
        </w:r>
      </w:del>
      <w:ins w:id="929" w:author="mikle" w:date="2025-10-04T18:25:00Z" w16du:dateUtc="2025-10-05T01:25:00Z">
        <w:r w:rsidR="00AE6B39" w:rsidRPr="005D13B9">
          <w:rPr>
            <w:b/>
            <w:bCs/>
            <w:color w:val="000000" w:themeColor="text1"/>
            <w:sz w:val="28"/>
            <w:szCs w:val="28"/>
          </w:rPr>
          <w:t>Формула суммарного момента, сходящего в состав формулы (1.</w:t>
        </w:r>
      </w:ins>
      <w:ins w:id="930" w:author="mikle" w:date="2025-10-04T18:55:00Z" w16du:dateUtc="2025-10-05T01:55:00Z">
        <w:r w:rsidR="00606575" w:rsidRPr="005D13B9">
          <w:rPr>
            <w:b/>
            <w:bCs/>
            <w:color w:val="000000" w:themeColor="text1"/>
            <w:sz w:val="28"/>
            <w:szCs w:val="28"/>
          </w:rPr>
          <w:t>2</w:t>
        </w:r>
      </w:ins>
      <w:ins w:id="931" w:author="mikle" w:date="2025-10-04T18:25:00Z" w16du:dateUtc="2025-10-05T01:25:00Z">
        <w:r w:rsidR="00AE6B39" w:rsidRPr="005D13B9">
          <w:rPr>
            <w:b/>
            <w:bCs/>
            <w:color w:val="000000" w:themeColor="text1"/>
            <w:sz w:val="28"/>
            <w:szCs w:val="28"/>
          </w:rPr>
          <w:t>)_имеет вид:</w:t>
        </w:r>
      </w:ins>
    </w:p>
    <w:p w14:paraId="7B7EE754" w14:textId="39CBB741" w:rsidR="00D82630" w:rsidRPr="005D13B9" w:rsidRDefault="00000000" w:rsidP="005D13B9">
      <w:pPr>
        <w:spacing w:before="100" w:beforeAutospacing="1" w:after="24" w:line="360" w:lineRule="auto"/>
        <w:ind w:firstLine="709"/>
        <w:jc w:val="both"/>
        <w:rPr>
          <w:ins w:id="932" w:author="mikle" w:date="2025-10-04T18:25:00Z" w16du:dateUtc="2025-10-05T01:25:00Z"/>
          <w:b/>
          <w:bCs/>
          <w:i/>
          <w:color w:val="000000" w:themeColor="text1"/>
          <w:sz w:val="28"/>
          <w:szCs w:val="28"/>
        </w:rPr>
      </w:pPr>
      <m:oMathPara>
        <m:oMath>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Change w:id="933" w:author="mikle" w:date="2025-10-09T20:00:00Z" w16du:dateUtc="2025-10-10T03:00:00Z">
                    <w:rPr>
                      <w:rFonts w:ascii="Cambria Math" w:hAnsi="Cambria Math"/>
                      <w:color w:val="000000" w:themeColor="text1"/>
                      <w:sz w:val="28"/>
                      <w:szCs w:val="28"/>
                      <w:lang w:val="en-US"/>
                    </w:rPr>
                  </w:rPrChange>
                </w:rPr>
                <m:t>∑</m:t>
              </m:r>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lang w:val="en-US"/>
                </w:rPr>
                <m:t>dy</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
                <m:t>г</m:t>
              </m:r>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Change w:id="934" w:author="mikle" w:date="2025-10-09T20:00:00Z" w16du:dateUtc="2025-10-10T03:00:00Z">
                    <w:rPr>
                      <w:rFonts w:ascii="Cambria Math" w:hAnsi="Cambria Math"/>
                      <w:color w:val="000000" w:themeColor="text1"/>
                      <w:sz w:val="28"/>
                      <w:szCs w:val="28"/>
                      <w:lang w:val="en-US"/>
                    </w:rPr>
                  </w:rPrChange>
                </w:rPr>
                <m:t>а</m:t>
              </m:r>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Change w:id="935" w:author="mikle" w:date="2025-10-09T20:00:00Z" w16du:dateUtc="2025-10-10T03:00:00Z">
                    <w:rPr>
                      <w:rFonts w:ascii="Cambria Math" w:hAnsi="Cambria Math"/>
                      <w:color w:val="000000" w:themeColor="text1"/>
                      <w:sz w:val="28"/>
                      <w:szCs w:val="28"/>
                      <w:lang w:val="en-US"/>
                    </w:rPr>
                  </w:rPrChange>
                </w:rPr>
                <m:t>в</m:t>
              </m:r>
              <m:r>
                <m:rPr>
                  <m:sty m:val="bi"/>
                </m:rPr>
                <w:rPr>
                  <w:rFonts w:ascii="Cambria Math" w:hAnsi="Cambria Math"/>
                  <w:color w:val="000000" w:themeColor="text1"/>
                  <w:sz w:val="28"/>
                  <w:szCs w:val="28"/>
                  <w:lang w:val="en-US"/>
                </w:rPr>
                <m:t>y</m:t>
              </m:r>
            </m:sub>
          </m:sSub>
          <m:r>
            <w:ins w:id="936" w:author="mikle" w:date="2025-10-04T18:25:00Z" w16du:dateUtc="2025-10-05T01:25:00Z">
              <m:rPr>
                <m:sty m:val="bi"/>
              </m:rPr>
              <w:rPr>
                <w:rFonts w:ascii="Cambria Math" w:hAnsi="Cambria Math"/>
                <w:color w:val="000000" w:themeColor="text1"/>
                <w:sz w:val="28"/>
                <w:szCs w:val="28"/>
                <w:lang w:val="en-US"/>
              </w:rPr>
              <m:t xml:space="preserve"> </m:t>
            </w:ins>
          </m:r>
          <m:r>
            <w:ins w:id="937" w:author="mikle" w:date="2025-10-04T18:25:00Z" w16du:dateUtc="2025-10-05T01:25:00Z">
              <m:rPr>
                <m:sty m:val="bi"/>
              </m:rPr>
              <w:rPr>
                <w:rFonts w:ascii="Cambria Math" w:hAnsi="Cambria Math"/>
                <w:color w:val="000000" w:themeColor="text1"/>
                <w:sz w:val="28"/>
                <w:szCs w:val="28"/>
              </w:rPr>
              <m:t>(1.</m:t>
            </w:ins>
          </m:r>
          <m:r>
            <w:ins w:id="938" w:author="mikle" w:date="2025-10-04T18:55:00Z" w16du:dateUtc="2025-10-05T01:55:00Z">
              <m:rPr>
                <m:sty m:val="bi"/>
              </m:rPr>
              <w:rPr>
                <w:rFonts w:ascii="Cambria Math" w:hAnsi="Cambria Math"/>
                <w:color w:val="000000" w:themeColor="text1"/>
                <w:sz w:val="28"/>
                <w:szCs w:val="28"/>
              </w:rPr>
              <m:t>3</m:t>
            </w:ins>
          </m:r>
          <m:r>
            <w:ins w:id="939" w:author="mikle" w:date="2025-10-04T18:25:00Z" w16du:dateUtc="2025-10-05T01:25:00Z">
              <m:rPr>
                <m:sty m:val="bi"/>
              </m:rPr>
              <w:rPr>
                <w:rFonts w:ascii="Cambria Math" w:hAnsi="Cambria Math"/>
                <w:color w:val="000000" w:themeColor="text1"/>
                <w:sz w:val="28"/>
                <w:szCs w:val="28"/>
              </w:rPr>
              <m:t>)</m:t>
            </w:ins>
          </m:r>
        </m:oMath>
      </m:oMathPara>
    </w:p>
    <w:p w14:paraId="35C07EFC" w14:textId="26112660" w:rsidR="00D3110D" w:rsidRPr="005D13B9" w:rsidRDefault="00AE6B39" w:rsidP="005D13B9">
      <w:pPr>
        <w:pStyle w:val="aa"/>
        <w:spacing w:before="100" w:beforeAutospacing="1" w:after="24" w:line="360" w:lineRule="auto"/>
        <w:ind w:left="0" w:firstLine="709"/>
        <w:jc w:val="both"/>
        <w:rPr>
          <w:ins w:id="940" w:author="mikle" w:date="2025-10-04T20:22:00Z" w16du:dateUtc="2025-10-05T03:22:00Z"/>
          <w:bCs/>
          <w:iCs/>
          <w:color w:val="000000" w:themeColor="text1"/>
          <w:sz w:val="28"/>
          <w:szCs w:val="28"/>
          <w:rPrChange w:id="941" w:author="mikle" w:date="2025-10-09T20:00:00Z" w16du:dateUtc="2025-10-10T03:00:00Z">
            <w:rPr>
              <w:ins w:id="942" w:author="mikle" w:date="2025-10-04T20:22:00Z" w16du:dateUtc="2025-10-05T03:22:00Z"/>
              <w:rFonts w:ascii="Cambria Math" w:hAnsi="Cambria Math"/>
              <w:bCs/>
              <w:i/>
              <w:iCs/>
              <w:color w:val="000000" w:themeColor="text1"/>
              <w:sz w:val="28"/>
              <w:szCs w:val="28"/>
            </w:rPr>
          </w:rPrChange>
        </w:rPr>
      </w:pPr>
      <w:ins w:id="943" w:author="mikle" w:date="2025-10-04T18:25:00Z" w16du:dateUtc="2025-10-05T01:25:00Z">
        <w:r w:rsidRPr="005D13B9">
          <w:rPr>
            <w:bCs/>
            <w:iCs/>
            <w:color w:val="000000" w:themeColor="text1"/>
            <w:sz w:val="28"/>
            <w:szCs w:val="28"/>
          </w:rPr>
          <w:t>Где</w:t>
        </w:r>
      </w:ins>
      <w:ins w:id="944" w:author="mikle" w:date="2025-10-04T20:22:00Z" w16du:dateUtc="2025-10-05T03:22:00Z">
        <w:r w:rsidR="00D3110D" w:rsidRPr="005D13B9">
          <w:rPr>
            <w:bCs/>
            <w:iCs/>
            <w:color w:val="000000" w:themeColor="text1"/>
            <w:sz w:val="28"/>
            <w:szCs w:val="28"/>
          </w:rPr>
          <w:t>:</w:t>
        </w:r>
      </w:ins>
      <w:ins w:id="945" w:author="mikle" w:date="2025-10-04T18:25:00Z" w16du:dateUtc="2025-10-05T01:25:00Z">
        <w:r w:rsidRPr="005D13B9">
          <w:rPr>
            <w:bCs/>
            <w:iCs/>
            <w:color w:val="000000" w:themeColor="text1"/>
            <w:sz w:val="28"/>
            <w:szCs w:val="28"/>
          </w:rPr>
          <w:t xml:space="preserve"> </w:t>
        </w:r>
      </w:ins>
    </w:p>
    <w:p w14:paraId="7D592849" w14:textId="57781B69" w:rsidR="00AE6B39" w:rsidRPr="005D13B9" w:rsidRDefault="00000000" w:rsidP="005D13B9">
      <w:pPr>
        <w:pStyle w:val="aa"/>
        <w:spacing w:before="100" w:beforeAutospacing="1" w:after="24" w:line="360" w:lineRule="auto"/>
        <w:ind w:left="0" w:firstLine="709"/>
        <w:jc w:val="center"/>
        <w:rPr>
          <w:ins w:id="946" w:author="mikle" w:date="2025-10-04T18:25:00Z" w16du:dateUtc="2025-10-05T01:25:00Z"/>
          <w:b/>
          <w:bCs/>
          <w:iCs/>
          <w:color w:val="000000" w:themeColor="text1"/>
          <w:sz w:val="28"/>
          <w:szCs w:val="28"/>
          <w:rPrChange w:id="947" w:author="mikle" w:date="2025-10-09T20:00:00Z" w16du:dateUtc="2025-10-10T03:00:00Z">
            <w:rPr>
              <w:ins w:id="948" w:author="mikle" w:date="2025-10-04T18:25:00Z" w16du:dateUtc="2025-10-05T01:25:00Z"/>
              <w:bCs/>
              <w:iCs/>
              <w:color w:val="000000" w:themeColor="text1"/>
              <w:sz w:val="28"/>
              <w:szCs w:val="28"/>
              <w:lang w:val="en-US"/>
            </w:rPr>
          </w:rPrChange>
        </w:rPr>
        <w:pPrChange w:id="949" w:author="mikle" w:date="2025-10-09T20:00:00Z" w16du:dateUtc="2025-10-10T03:00:00Z">
          <w:pPr>
            <w:pStyle w:val="aa"/>
            <w:spacing w:before="100" w:beforeAutospacing="1" w:after="24" w:line="360" w:lineRule="auto"/>
            <w:ind w:left="0" w:firstLine="709"/>
            <w:jc w:val="both"/>
          </w:pPr>
        </w:pPrChange>
      </w:pPr>
      <m:oMath>
        <m:sSub>
          <m:sSubPr>
            <m:ctrlPr>
              <w:ins w:id="950" w:author="mikle" w:date="2025-10-04T18:26:00Z" w16du:dateUtc="2025-10-05T01:26:00Z">
                <w:rPr>
                  <w:rFonts w:ascii="Cambria Math" w:hAnsi="Cambria Math"/>
                  <w:b/>
                  <w:bCs/>
                  <w:i/>
                  <w:color w:val="000000" w:themeColor="text1"/>
                  <w:sz w:val="28"/>
                  <w:szCs w:val="28"/>
                  <w:lang w:val="en-US"/>
                </w:rPr>
              </w:ins>
            </m:ctrlPr>
          </m:sSubPr>
          <m:e>
            <m:r>
              <w:ins w:id="951" w:author="mikle" w:date="2025-10-04T18:26:00Z" w16du:dateUtc="2025-10-05T01:26:00Z">
                <m:rPr>
                  <m:sty m:val="bi"/>
                </m:rPr>
                <w:rPr>
                  <w:rFonts w:ascii="Cambria Math" w:hAnsi="Cambria Math"/>
                  <w:color w:val="000000" w:themeColor="text1"/>
                  <w:sz w:val="28"/>
                  <w:szCs w:val="28"/>
                  <w:lang w:val="en-US"/>
                </w:rPr>
                <m:t>M</m:t>
              </w:ins>
            </m:r>
          </m:e>
          <m:sub>
            <m:r>
              <w:ins w:id="952" w:author="mikle" w:date="2025-10-04T18:26:00Z" w16du:dateUtc="2025-10-05T01:26:00Z">
                <m:rPr>
                  <m:sty m:val="bi"/>
                </m:rPr>
                <w:rPr>
                  <w:rFonts w:ascii="Cambria Math" w:hAnsi="Cambria Math"/>
                  <w:color w:val="000000" w:themeColor="text1"/>
                  <w:sz w:val="28"/>
                  <w:szCs w:val="28"/>
                  <w:lang w:val="en-US"/>
                </w:rPr>
                <m:t>dy</m:t>
              </w:ins>
            </m:r>
          </m:sub>
        </m:sSub>
      </m:oMath>
      <w:ins w:id="953" w:author="mikle" w:date="2025-10-04T18:25:00Z" w16du:dateUtc="2025-10-05T01:25:00Z">
        <w:r w:rsidR="00AE6B39" w:rsidRPr="005D13B9">
          <w:rPr>
            <w:bCs/>
            <w:iCs/>
            <w:color w:val="000000" w:themeColor="text1"/>
            <w:sz w:val="28"/>
            <w:szCs w:val="28"/>
          </w:rPr>
          <w:t xml:space="preserve"> – </w:t>
        </w:r>
      </w:ins>
      <w:ins w:id="954" w:author="mikle" w:date="2025-10-04T18:26:00Z" w16du:dateUtc="2025-10-05T01:26:00Z">
        <w:r w:rsidR="00AE6B39" w:rsidRPr="005D13B9">
          <w:rPr>
            <w:b/>
            <w:bCs/>
            <w:color w:val="000000" w:themeColor="text1"/>
            <w:sz w:val="28"/>
            <w:szCs w:val="28"/>
          </w:rPr>
          <w:t>момент от силы тяги движителей</w:t>
        </w:r>
      </w:ins>
      <w:ins w:id="955" w:author="mikle" w:date="2025-10-04T18:25:00Z" w16du:dateUtc="2025-10-05T01:25:00Z">
        <w:r w:rsidR="00AE6B39" w:rsidRPr="005D13B9">
          <w:rPr>
            <w:bCs/>
            <w:iCs/>
            <w:color w:val="000000" w:themeColor="text1"/>
            <w:sz w:val="28"/>
            <w:szCs w:val="28"/>
          </w:rPr>
          <w:t xml:space="preserve">, </w:t>
        </w:r>
      </w:ins>
      <w:ins w:id="956" w:author="mikle" w:date="2025-10-04T18:26:00Z" w16du:dateUtc="2025-10-05T01:26:00Z">
        <w:r w:rsidR="00AE6B39" w:rsidRPr="005D13B9">
          <w:rPr>
            <w:b/>
            <w:bCs/>
            <w:iCs/>
            <w:color w:val="000000" w:themeColor="text1"/>
            <w:sz w:val="28"/>
            <w:szCs w:val="28"/>
          </w:rPr>
          <w:t>Н * м</w:t>
        </w:r>
      </w:ins>
    </w:p>
    <w:p w14:paraId="22293288" w14:textId="14852576" w:rsidR="00AE6B39" w:rsidRPr="005D13B9" w:rsidRDefault="00000000" w:rsidP="005D13B9">
      <w:pPr>
        <w:pStyle w:val="aa"/>
        <w:spacing w:before="100" w:beforeAutospacing="1" w:after="24" w:line="360" w:lineRule="auto"/>
        <w:ind w:left="0" w:firstLine="709"/>
        <w:jc w:val="center"/>
        <w:rPr>
          <w:ins w:id="957" w:author="mikle" w:date="2025-10-04T18:27:00Z" w16du:dateUtc="2025-10-05T01:27:00Z"/>
          <w:b/>
          <w:bCs/>
          <w:iCs/>
          <w:color w:val="000000" w:themeColor="text1"/>
          <w:sz w:val="28"/>
          <w:szCs w:val="28"/>
        </w:rPr>
        <w:pPrChange w:id="958" w:author="mikle" w:date="2025-10-09T20:00:00Z" w16du:dateUtc="2025-10-10T03:00:00Z">
          <w:pPr>
            <w:pStyle w:val="aa"/>
            <w:spacing w:before="100" w:beforeAutospacing="1" w:after="24" w:line="360" w:lineRule="auto"/>
            <w:ind w:left="0" w:firstLine="709"/>
            <w:jc w:val="both"/>
          </w:pPr>
        </w:pPrChange>
      </w:pPr>
      <m:oMath>
        <m:sSub>
          <m:sSubPr>
            <m:ctrlPr>
              <w:ins w:id="959" w:author="mikle" w:date="2025-10-04T18:26:00Z" w16du:dateUtc="2025-10-05T01:26:00Z">
                <w:rPr>
                  <w:rFonts w:ascii="Cambria Math" w:hAnsi="Cambria Math"/>
                  <w:b/>
                  <w:bCs/>
                  <w:i/>
                  <w:color w:val="000000" w:themeColor="text1"/>
                  <w:sz w:val="28"/>
                  <w:szCs w:val="28"/>
                  <w:lang w:val="en-US"/>
                </w:rPr>
              </w:ins>
            </m:ctrlPr>
          </m:sSubPr>
          <m:e>
            <m:r>
              <w:ins w:id="960" w:author="mikle" w:date="2025-10-04T18:26:00Z" w16du:dateUtc="2025-10-05T01:26:00Z">
                <m:rPr>
                  <m:sty m:val="bi"/>
                </m:rPr>
                <w:rPr>
                  <w:rFonts w:ascii="Cambria Math" w:hAnsi="Cambria Math"/>
                  <w:color w:val="000000" w:themeColor="text1"/>
                  <w:sz w:val="28"/>
                  <w:szCs w:val="28"/>
                  <w:lang w:val="en-US"/>
                </w:rPr>
                <m:t>M</m:t>
              </w:ins>
            </m:r>
          </m:e>
          <m:sub>
            <m:r>
              <w:ins w:id="961" w:author="mikle" w:date="2025-10-04T18:26:00Z" w16du:dateUtc="2025-10-05T01:26:00Z">
                <m:rPr>
                  <m:sty m:val="bi"/>
                </m:rPr>
                <w:rPr>
                  <w:rFonts w:ascii="Cambria Math" w:hAnsi="Cambria Math"/>
                  <w:color w:val="000000" w:themeColor="text1"/>
                  <w:sz w:val="28"/>
                  <w:szCs w:val="28"/>
                </w:rPr>
                <m:t>г</m:t>
              </w:ins>
            </m:r>
            <m:r>
              <w:ins w:id="962" w:author="mikle" w:date="2025-10-04T18:26:00Z" w16du:dateUtc="2025-10-05T01:26:00Z">
                <m:rPr>
                  <m:sty m:val="bi"/>
                </m:rPr>
                <w:rPr>
                  <w:rFonts w:ascii="Cambria Math" w:hAnsi="Cambria Math"/>
                  <w:color w:val="000000" w:themeColor="text1"/>
                  <w:sz w:val="28"/>
                  <w:szCs w:val="28"/>
                  <w:lang w:val="en-US"/>
                </w:rPr>
                <m:t>y</m:t>
              </w:ins>
            </m:r>
          </m:sub>
        </m:sSub>
      </m:oMath>
      <w:ins w:id="963" w:author="mikle" w:date="2025-10-04T18:25:00Z" w16du:dateUtc="2025-10-05T01:25:00Z">
        <w:r w:rsidR="00AE6B39" w:rsidRPr="005D13B9">
          <w:rPr>
            <w:iCs/>
            <w:color w:val="000000" w:themeColor="text1"/>
            <w:sz w:val="28"/>
            <w:szCs w:val="28"/>
          </w:rPr>
          <w:t xml:space="preserve">– </w:t>
        </w:r>
      </w:ins>
      <w:ins w:id="964" w:author="mikle" w:date="2025-10-04T18:26:00Z" w16du:dateUtc="2025-10-05T01:26:00Z">
        <w:r w:rsidR="00AE6B39" w:rsidRPr="005D13B9">
          <w:rPr>
            <w:b/>
            <w:bCs/>
            <w:color w:val="000000" w:themeColor="text1"/>
            <w:sz w:val="28"/>
            <w:szCs w:val="28"/>
          </w:rPr>
          <w:t>момент гидродинамических сил сопротивления</w:t>
        </w:r>
      </w:ins>
      <w:ins w:id="965" w:author="mikle" w:date="2025-10-04T18:25:00Z" w16du:dateUtc="2025-10-05T01:25:00Z">
        <w:r w:rsidR="00AE6B39" w:rsidRPr="005D13B9">
          <w:rPr>
            <w:iCs/>
            <w:color w:val="000000" w:themeColor="text1"/>
            <w:sz w:val="28"/>
            <w:szCs w:val="28"/>
          </w:rPr>
          <w:t>,</w:t>
        </w:r>
        <w:r w:rsidR="00AE6B39" w:rsidRPr="005D13B9">
          <w:rPr>
            <w:b/>
            <w:bCs/>
            <w:iCs/>
            <w:color w:val="000000" w:themeColor="text1"/>
            <w:sz w:val="28"/>
            <w:szCs w:val="28"/>
          </w:rPr>
          <w:t xml:space="preserve"> </w:t>
        </w:r>
      </w:ins>
      <w:ins w:id="966" w:author="mikle" w:date="2025-10-04T18:27:00Z" w16du:dateUtc="2025-10-05T01:27:00Z">
        <w:r w:rsidR="00AE6B39" w:rsidRPr="005D13B9">
          <w:rPr>
            <w:b/>
            <w:bCs/>
            <w:iCs/>
            <w:color w:val="000000" w:themeColor="text1"/>
            <w:sz w:val="28"/>
            <w:szCs w:val="28"/>
          </w:rPr>
          <w:t>Н * м</w:t>
        </w:r>
      </w:ins>
    </w:p>
    <w:p w14:paraId="4966025E" w14:textId="65555407" w:rsidR="00AE6B39" w:rsidRPr="005D13B9" w:rsidRDefault="00000000" w:rsidP="005D13B9">
      <w:pPr>
        <w:pStyle w:val="aa"/>
        <w:spacing w:before="100" w:beforeAutospacing="1" w:after="24" w:line="360" w:lineRule="auto"/>
        <w:ind w:left="0" w:firstLine="709"/>
        <w:jc w:val="center"/>
        <w:rPr>
          <w:ins w:id="967" w:author="mikle" w:date="2025-10-04T18:27:00Z" w16du:dateUtc="2025-10-05T01:27:00Z"/>
          <w:b/>
          <w:bCs/>
          <w:iCs/>
          <w:color w:val="000000" w:themeColor="text1"/>
          <w:sz w:val="28"/>
          <w:szCs w:val="28"/>
        </w:rPr>
        <w:pPrChange w:id="968" w:author="mikle" w:date="2025-10-09T20:00:00Z" w16du:dateUtc="2025-10-10T03:00:00Z">
          <w:pPr>
            <w:pStyle w:val="aa"/>
            <w:spacing w:before="100" w:beforeAutospacing="1" w:after="24" w:line="360" w:lineRule="auto"/>
            <w:ind w:left="0" w:firstLine="709"/>
            <w:jc w:val="both"/>
          </w:pPr>
        </w:pPrChange>
      </w:pPr>
      <m:oMath>
        <m:sSub>
          <m:sSubPr>
            <m:ctrlPr>
              <w:ins w:id="969" w:author="mikle" w:date="2025-10-04T18:26:00Z" w16du:dateUtc="2025-10-05T01:26:00Z">
                <w:rPr>
                  <w:rFonts w:ascii="Cambria Math" w:hAnsi="Cambria Math"/>
                  <w:b/>
                  <w:bCs/>
                  <w:i/>
                  <w:color w:val="000000" w:themeColor="text1"/>
                  <w:sz w:val="28"/>
                  <w:szCs w:val="28"/>
                  <w:lang w:val="en-US"/>
                </w:rPr>
              </w:ins>
            </m:ctrlPr>
          </m:sSubPr>
          <m:e>
            <m:r>
              <w:ins w:id="970" w:author="mikle" w:date="2025-10-04T18:26:00Z" w16du:dateUtc="2025-10-05T01:26:00Z">
                <m:rPr>
                  <m:sty m:val="bi"/>
                </m:rPr>
                <w:rPr>
                  <w:rFonts w:ascii="Cambria Math" w:hAnsi="Cambria Math"/>
                  <w:color w:val="000000" w:themeColor="text1"/>
                  <w:sz w:val="28"/>
                  <w:szCs w:val="28"/>
                  <w:lang w:val="en-US"/>
                </w:rPr>
                <m:t>M</m:t>
              </w:ins>
            </m:r>
          </m:e>
          <m:sub>
            <m:r>
              <w:ins w:id="971" w:author="mikle" w:date="2025-10-04T18:26:00Z" w16du:dateUtc="2025-10-05T01:26:00Z">
                <m:rPr>
                  <m:sty m:val="bi"/>
                </m:rPr>
                <w:rPr>
                  <w:rFonts w:ascii="Cambria Math" w:hAnsi="Cambria Math"/>
                  <w:color w:val="000000" w:themeColor="text1"/>
                  <w:sz w:val="28"/>
                  <w:szCs w:val="28"/>
                </w:rPr>
                <m:t>а</m:t>
              </w:ins>
            </m:r>
            <m:r>
              <w:ins w:id="972" w:author="mikle" w:date="2025-10-04T18:26:00Z" w16du:dateUtc="2025-10-05T01:26:00Z">
                <m:rPr>
                  <m:sty m:val="bi"/>
                </m:rPr>
                <w:rPr>
                  <w:rFonts w:ascii="Cambria Math" w:hAnsi="Cambria Math"/>
                  <w:color w:val="000000" w:themeColor="text1"/>
                  <w:sz w:val="28"/>
                  <w:szCs w:val="28"/>
                  <w:lang w:val="en-US"/>
                </w:rPr>
                <m:t>y</m:t>
              </w:ins>
            </m:r>
          </m:sub>
        </m:sSub>
      </m:oMath>
      <w:ins w:id="973" w:author="mikle" w:date="2025-10-04T18:25:00Z" w16du:dateUtc="2025-10-05T01:25:00Z">
        <w:r w:rsidR="00AE6B39" w:rsidRPr="005D13B9">
          <w:rPr>
            <w:b/>
            <w:bCs/>
            <w:iCs/>
            <w:color w:val="000000" w:themeColor="text1"/>
            <w:sz w:val="28"/>
            <w:szCs w:val="28"/>
          </w:rPr>
          <w:t xml:space="preserve"> </w:t>
        </w:r>
        <w:r w:rsidR="00AE6B39" w:rsidRPr="005D13B9">
          <w:rPr>
            <w:iCs/>
            <w:color w:val="000000" w:themeColor="text1"/>
            <w:sz w:val="28"/>
            <w:szCs w:val="28"/>
          </w:rPr>
          <w:t xml:space="preserve">– </w:t>
        </w:r>
      </w:ins>
      <w:ins w:id="974" w:author="mikle" w:date="2025-10-04T18:27:00Z" w16du:dateUtc="2025-10-05T01:27:00Z">
        <w:r w:rsidR="00AE6B39" w:rsidRPr="005D13B9">
          <w:rPr>
            <w:b/>
            <w:bCs/>
            <w:color w:val="000000" w:themeColor="text1"/>
            <w:sz w:val="28"/>
            <w:szCs w:val="28"/>
          </w:rPr>
          <w:t>момент от силы Архимеда</w:t>
        </w:r>
      </w:ins>
      <w:ins w:id="975" w:author="mikle" w:date="2025-10-04T18:25:00Z" w16du:dateUtc="2025-10-05T01:25:00Z">
        <w:r w:rsidR="00AE6B39" w:rsidRPr="005D13B9">
          <w:rPr>
            <w:iCs/>
            <w:color w:val="000000" w:themeColor="text1"/>
            <w:sz w:val="28"/>
            <w:szCs w:val="28"/>
          </w:rPr>
          <w:t xml:space="preserve">, </w:t>
        </w:r>
      </w:ins>
      <w:ins w:id="976" w:author="mikle" w:date="2025-10-04T18:27:00Z" w16du:dateUtc="2025-10-05T01:27:00Z">
        <w:r w:rsidR="00AE6B39" w:rsidRPr="005D13B9">
          <w:rPr>
            <w:b/>
            <w:bCs/>
            <w:iCs/>
            <w:color w:val="000000" w:themeColor="text1"/>
            <w:sz w:val="28"/>
            <w:szCs w:val="28"/>
          </w:rPr>
          <w:t>Н * м</w:t>
        </w:r>
      </w:ins>
    </w:p>
    <w:p w14:paraId="3C500A92" w14:textId="52230E07" w:rsidR="00AE6B39" w:rsidRPr="005D13B9" w:rsidRDefault="00000000" w:rsidP="005D13B9">
      <w:pPr>
        <w:pStyle w:val="aa"/>
        <w:spacing w:before="100" w:beforeAutospacing="1" w:after="24" w:line="360" w:lineRule="auto"/>
        <w:ind w:left="0" w:firstLine="709"/>
        <w:jc w:val="center"/>
        <w:rPr>
          <w:b/>
          <w:bCs/>
          <w:iCs/>
          <w:color w:val="000000" w:themeColor="text1"/>
          <w:sz w:val="28"/>
          <w:szCs w:val="28"/>
          <w:rPrChange w:id="977" w:author="mikle" w:date="2025-10-09T20:00:00Z" w16du:dateUtc="2025-10-10T03:00:00Z">
            <w:rPr>
              <w:b/>
              <w:bCs/>
              <w:i/>
              <w:color w:val="000000" w:themeColor="text1"/>
              <w:sz w:val="28"/>
              <w:szCs w:val="28"/>
            </w:rPr>
          </w:rPrChange>
        </w:rPr>
        <w:pPrChange w:id="978" w:author="mikle" w:date="2025-10-09T20:00:00Z" w16du:dateUtc="2025-10-10T03:00:00Z">
          <w:pPr>
            <w:spacing w:before="100" w:beforeAutospacing="1" w:after="24" w:line="360" w:lineRule="auto"/>
            <w:ind w:firstLine="709"/>
            <w:jc w:val="both"/>
          </w:pPr>
        </w:pPrChange>
      </w:pPr>
      <m:oMath>
        <m:sSub>
          <m:sSubPr>
            <m:ctrlPr>
              <w:ins w:id="979" w:author="mikle" w:date="2025-10-04T18:26:00Z" w16du:dateUtc="2025-10-05T01:26:00Z">
                <w:rPr>
                  <w:rFonts w:ascii="Cambria Math" w:hAnsi="Cambria Math"/>
                  <w:b/>
                  <w:bCs/>
                  <w:i/>
                  <w:color w:val="000000" w:themeColor="text1"/>
                  <w:sz w:val="28"/>
                  <w:szCs w:val="28"/>
                  <w:lang w:val="en-US"/>
                </w:rPr>
              </w:ins>
            </m:ctrlPr>
          </m:sSubPr>
          <m:e>
            <m:r>
              <w:ins w:id="980" w:author="mikle" w:date="2025-10-04T18:26:00Z" w16du:dateUtc="2025-10-05T01:26:00Z">
                <m:rPr>
                  <m:sty m:val="bi"/>
                </m:rPr>
                <w:rPr>
                  <w:rFonts w:ascii="Cambria Math" w:hAnsi="Cambria Math"/>
                  <w:color w:val="000000" w:themeColor="text1"/>
                  <w:sz w:val="28"/>
                  <w:szCs w:val="28"/>
                  <w:lang w:val="en-US"/>
                </w:rPr>
                <m:t>M</m:t>
              </w:ins>
            </m:r>
          </m:e>
          <m:sub>
            <m:r>
              <w:ins w:id="981" w:author="mikle" w:date="2025-10-04T18:26:00Z" w16du:dateUtc="2025-10-05T01:26:00Z">
                <m:rPr>
                  <m:sty m:val="bi"/>
                </m:rPr>
                <w:rPr>
                  <w:rFonts w:ascii="Cambria Math" w:hAnsi="Cambria Math"/>
                  <w:color w:val="000000" w:themeColor="text1"/>
                  <w:sz w:val="28"/>
                  <w:szCs w:val="28"/>
                </w:rPr>
                <m:t>в</m:t>
              </w:ins>
            </m:r>
            <m:r>
              <w:ins w:id="982" w:author="mikle" w:date="2025-10-04T18:26:00Z" w16du:dateUtc="2025-10-05T01:26:00Z">
                <m:rPr>
                  <m:sty m:val="bi"/>
                </m:rPr>
                <w:rPr>
                  <w:rFonts w:ascii="Cambria Math" w:hAnsi="Cambria Math"/>
                  <w:color w:val="000000" w:themeColor="text1"/>
                  <w:sz w:val="28"/>
                  <w:szCs w:val="28"/>
                  <w:lang w:val="en-US"/>
                </w:rPr>
                <m:t>y</m:t>
              </w:ins>
            </m:r>
          </m:sub>
        </m:sSub>
      </m:oMath>
      <w:ins w:id="983" w:author="mikle" w:date="2025-10-04T18:25:00Z" w16du:dateUtc="2025-10-05T01:25:00Z">
        <w:r w:rsidR="00AE6B39" w:rsidRPr="005D13B9">
          <w:rPr>
            <w:iCs/>
            <w:color w:val="000000" w:themeColor="text1"/>
            <w:sz w:val="28"/>
            <w:szCs w:val="28"/>
          </w:rPr>
          <w:t xml:space="preserve">– </w:t>
        </w:r>
      </w:ins>
      <w:ins w:id="984" w:author="mikle" w:date="2025-10-04T18:27:00Z" w16du:dateUtc="2025-10-05T01:27:00Z">
        <w:r w:rsidR="00AE6B39" w:rsidRPr="005D13B9">
          <w:rPr>
            <w:b/>
            <w:bCs/>
            <w:color w:val="000000" w:themeColor="text1"/>
            <w:sz w:val="28"/>
            <w:szCs w:val="28"/>
          </w:rPr>
          <w:t>момент от возмущающего воздействия</w:t>
        </w:r>
      </w:ins>
      <w:ins w:id="985" w:author="mikle" w:date="2025-10-04T18:25:00Z" w16du:dateUtc="2025-10-05T01:25:00Z">
        <w:r w:rsidR="00AE6B39" w:rsidRPr="005D13B9">
          <w:rPr>
            <w:iCs/>
            <w:color w:val="000000" w:themeColor="text1"/>
            <w:sz w:val="28"/>
            <w:szCs w:val="28"/>
          </w:rPr>
          <w:t xml:space="preserve">, </w:t>
        </w:r>
        <w:r w:rsidR="00AE6B39" w:rsidRPr="005D13B9">
          <w:rPr>
            <w:b/>
            <w:bCs/>
            <w:iCs/>
            <w:color w:val="000000" w:themeColor="text1"/>
            <w:sz w:val="28"/>
            <w:szCs w:val="28"/>
          </w:rPr>
          <w:t>Н * м</w:t>
        </w:r>
      </w:ins>
    </w:p>
    <w:p w14:paraId="5E41AFAE" w14:textId="1CEC6C36" w:rsidR="00D82630" w:rsidRPr="005D13B9" w:rsidRDefault="00D82630" w:rsidP="005D13B9">
      <w:pPr>
        <w:spacing w:before="100" w:beforeAutospacing="1" w:after="24" w:line="360" w:lineRule="auto"/>
        <w:ind w:firstLine="709"/>
        <w:jc w:val="both"/>
        <w:rPr>
          <w:iCs/>
          <w:color w:val="000000" w:themeColor="text1"/>
          <w:sz w:val="28"/>
          <w:szCs w:val="28"/>
        </w:rPr>
      </w:pPr>
      <w:del w:id="986" w:author="mikle" w:date="2025-10-04T18:27:00Z" w16du:dateUtc="2025-10-05T01:27:00Z">
        <w:r w:rsidRPr="005D13B9" w:rsidDel="00AE6B39">
          <w:rPr>
            <w:iCs/>
            <w:color w:val="000000" w:themeColor="text1"/>
            <w:sz w:val="28"/>
            <w:szCs w:val="28"/>
          </w:rPr>
          <w:delText xml:space="preserve">Рассмотрим данное уравнение. </w:delText>
        </w:r>
      </w:del>
      <w:r w:rsidRPr="005D13B9">
        <w:rPr>
          <w:iCs/>
          <w:color w:val="000000" w:themeColor="text1"/>
          <w:sz w:val="28"/>
          <w:szCs w:val="28"/>
        </w:rPr>
        <w:t>Момент от силы Архимеда</w:t>
      </w:r>
      <w:ins w:id="987" w:author="mikle" w:date="2025-10-04T18:27:00Z" w16du:dateUtc="2025-10-05T01:27:00Z">
        <w:r w:rsidR="00AE6B39" w:rsidRPr="005D13B9">
          <w:rPr>
            <w:iCs/>
            <w:color w:val="000000" w:themeColor="text1"/>
            <w:sz w:val="28"/>
            <w:szCs w:val="28"/>
          </w:rPr>
          <w:t>, входящий в состав формулы (1.</w:t>
        </w:r>
      </w:ins>
      <w:ins w:id="988" w:author="mikle" w:date="2025-10-04T18:55:00Z" w16du:dateUtc="2025-10-05T01:55:00Z">
        <w:r w:rsidR="00606575" w:rsidRPr="005D13B9">
          <w:rPr>
            <w:iCs/>
            <w:color w:val="000000" w:themeColor="text1"/>
            <w:sz w:val="28"/>
            <w:szCs w:val="28"/>
          </w:rPr>
          <w:t>3</w:t>
        </w:r>
      </w:ins>
      <w:ins w:id="989" w:author="mikle" w:date="2025-10-04T18:27:00Z" w16du:dateUtc="2025-10-05T01:27:00Z">
        <w:r w:rsidR="00AE6B39" w:rsidRPr="005D13B9">
          <w:rPr>
            <w:iCs/>
            <w:color w:val="000000" w:themeColor="text1"/>
            <w:sz w:val="28"/>
            <w:szCs w:val="28"/>
          </w:rPr>
          <w:t>),</w:t>
        </w:r>
      </w:ins>
      <w:r w:rsidRPr="005D13B9">
        <w:rPr>
          <w:iCs/>
          <w:color w:val="000000" w:themeColor="text1"/>
          <w:sz w:val="28"/>
          <w:szCs w:val="28"/>
        </w:rPr>
        <w:t xml:space="preserve"> численно равен произведению силы Архимеда на метацентрическую высоту и направляющие косинусы, вследствие чего, так как мы принимаем допущение, что центр масс и центр объемов нашего подводного аппарата совпадают, моментом от силы Архимеда мы пренебрегаем в будущих расчетах. </w:t>
      </w:r>
    </w:p>
    <w:p w14:paraId="36EA0DCA" w14:textId="7A22059D" w:rsidR="002629EF" w:rsidRPr="005D13B9" w:rsidRDefault="002629EF" w:rsidP="005D13B9">
      <w:pPr>
        <w:spacing w:before="100" w:beforeAutospacing="1" w:after="24" w:line="360" w:lineRule="auto"/>
        <w:ind w:firstLine="709"/>
        <w:jc w:val="both"/>
        <w:rPr>
          <w:iCs/>
          <w:color w:val="000000" w:themeColor="text1"/>
          <w:sz w:val="28"/>
          <w:szCs w:val="28"/>
        </w:rPr>
      </w:pPr>
      <w:commentRangeStart w:id="990"/>
      <w:r w:rsidRPr="005D13B9">
        <w:rPr>
          <w:iCs/>
          <w:color w:val="000000" w:themeColor="text1"/>
          <w:sz w:val="28"/>
          <w:szCs w:val="28"/>
        </w:rPr>
        <w:t>Описание момента гидродинамичсеких сил сопротивления</w:t>
      </w:r>
      <w:ins w:id="991" w:author="mikle" w:date="2025-10-04T18:39:00Z" w16du:dateUtc="2025-10-05T01:39:00Z">
        <w:r w:rsidR="00212CE9" w:rsidRPr="005D13B9">
          <w:rPr>
            <w:iCs/>
            <w:color w:val="000000" w:themeColor="text1"/>
            <w:sz w:val="28"/>
            <w:szCs w:val="28"/>
          </w:rPr>
          <w:t>, входящего в состав формулы (1.</w:t>
        </w:r>
      </w:ins>
      <w:ins w:id="992" w:author="mikle" w:date="2025-10-04T18:55:00Z" w16du:dateUtc="2025-10-05T01:55:00Z">
        <w:r w:rsidR="00606575" w:rsidRPr="005D13B9">
          <w:rPr>
            <w:iCs/>
            <w:color w:val="000000" w:themeColor="text1"/>
            <w:sz w:val="28"/>
            <w:szCs w:val="28"/>
          </w:rPr>
          <w:t>3</w:t>
        </w:r>
      </w:ins>
      <w:ins w:id="993" w:author="mikle" w:date="2025-10-04T18:39:00Z" w16du:dateUtc="2025-10-05T01:39:00Z">
        <w:r w:rsidR="00212CE9" w:rsidRPr="005D13B9">
          <w:rPr>
            <w:iCs/>
            <w:color w:val="000000" w:themeColor="text1"/>
            <w:sz w:val="28"/>
            <w:szCs w:val="28"/>
          </w:rPr>
          <w:t>),</w:t>
        </w:r>
      </w:ins>
      <w:r w:rsidRPr="005D13B9">
        <w:rPr>
          <w:iCs/>
          <w:color w:val="000000" w:themeColor="text1"/>
          <w:sz w:val="28"/>
          <w:szCs w:val="28"/>
        </w:rPr>
        <w:t xml:space="preserve"> мы произведем на основе циркуляционно-отрывной </w:t>
      </w:r>
      <w:r w:rsidRPr="005D13B9">
        <w:rPr>
          <w:iCs/>
          <w:color w:val="000000" w:themeColor="text1"/>
          <w:sz w:val="28"/>
          <w:szCs w:val="28"/>
        </w:rPr>
        <w:lastRenderedPageBreak/>
        <w:t>теории обтекания</w:t>
      </w:r>
      <w:ins w:id="994" w:author="mikle" w:date="2025-10-04T18:28:00Z" w16du:dateUtc="2025-10-05T01:28:00Z">
        <w:r w:rsidR="00AE6B39" w:rsidRPr="005D13B9">
          <w:rPr>
            <w:iCs/>
            <w:color w:val="000000" w:themeColor="text1"/>
            <w:sz w:val="28"/>
            <w:szCs w:val="28"/>
            <w:rPrChange w:id="995" w:author="mikle" w:date="2025-10-09T20:00:00Z" w16du:dateUtc="2025-10-10T03:00:00Z">
              <w:rPr>
                <w:iCs/>
                <w:color w:val="000000" w:themeColor="text1"/>
                <w:sz w:val="28"/>
                <w:szCs w:val="28"/>
                <w:lang w:val="en-US"/>
              </w:rPr>
            </w:rPrChange>
          </w:rPr>
          <w:t>[1]</w:t>
        </w:r>
      </w:ins>
      <w:ins w:id="996" w:author="mikle" w:date="2025-10-04T20:50:00Z" w16du:dateUtc="2025-10-05T03:50:00Z">
        <w:r w:rsidR="001D660A" w:rsidRPr="005D13B9">
          <w:rPr>
            <w:iCs/>
            <w:color w:val="000000" w:themeColor="text1"/>
            <w:sz w:val="28"/>
            <w:szCs w:val="28"/>
          </w:rPr>
          <w:t>.</w:t>
        </w:r>
      </w:ins>
      <w:ins w:id="997" w:author="mikle" w:date="2025-10-04T18:28:00Z" w16du:dateUtc="2025-10-05T01:28:00Z">
        <w:r w:rsidR="00AE6B39" w:rsidRPr="005D13B9">
          <w:rPr>
            <w:iCs/>
            <w:color w:val="000000" w:themeColor="text1"/>
            <w:sz w:val="28"/>
            <w:szCs w:val="28"/>
          </w:rPr>
          <w:t xml:space="preserve"> </w:t>
        </w:r>
      </w:ins>
      <w:del w:id="998" w:author="mikle" w:date="2025-10-04T18:28:00Z" w16du:dateUtc="2025-10-05T01:28:00Z">
        <w:r w:rsidRPr="005D13B9" w:rsidDel="00AE6B39">
          <w:rPr>
            <w:iCs/>
            <w:color w:val="000000" w:themeColor="text1"/>
            <w:sz w:val="28"/>
            <w:szCs w:val="28"/>
          </w:rPr>
          <w:delText xml:space="preserve">, </w:delText>
        </w:r>
      </w:del>
      <w:ins w:id="999" w:author="mikle" w:date="2025-10-04T18:28:00Z" w16du:dateUtc="2025-10-05T01:28:00Z">
        <w:r w:rsidR="00AE6B39" w:rsidRPr="005D13B9">
          <w:rPr>
            <w:iCs/>
            <w:color w:val="000000" w:themeColor="text1"/>
            <w:sz w:val="28"/>
            <w:szCs w:val="28"/>
          </w:rPr>
          <w:t>С</w:t>
        </w:r>
      </w:ins>
      <w:del w:id="1000" w:author="mikle" w:date="2025-10-04T18:28:00Z" w16du:dateUtc="2025-10-05T01:28:00Z">
        <w:r w:rsidRPr="005D13B9" w:rsidDel="00AE6B39">
          <w:rPr>
            <w:iCs/>
            <w:color w:val="000000" w:themeColor="text1"/>
            <w:sz w:val="28"/>
            <w:szCs w:val="28"/>
          </w:rPr>
          <w:delText>с</w:delText>
        </w:r>
      </w:del>
      <w:r w:rsidRPr="005D13B9">
        <w:rPr>
          <w:iCs/>
          <w:color w:val="000000" w:themeColor="text1"/>
          <w:sz w:val="28"/>
          <w:szCs w:val="28"/>
        </w:rPr>
        <w:t xml:space="preserve">огласно </w:t>
      </w:r>
      <w:del w:id="1001" w:author="mikle" w:date="2025-10-04T18:28:00Z" w16du:dateUtc="2025-10-05T01:28:00Z">
        <w:r w:rsidRPr="005D13B9" w:rsidDel="00AE6B39">
          <w:rPr>
            <w:iCs/>
            <w:color w:val="000000" w:themeColor="text1"/>
            <w:sz w:val="28"/>
            <w:szCs w:val="28"/>
          </w:rPr>
          <w:delText xml:space="preserve">которой </w:delText>
        </w:r>
      </w:del>
      <w:ins w:id="1002" w:author="mikle" w:date="2025-10-04T18:28:00Z" w16du:dateUtc="2025-10-05T01:28:00Z">
        <w:r w:rsidR="00AE6B39" w:rsidRPr="005D13B9">
          <w:rPr>
            <w:iCs/>
            <w:color w:val="000000" w:themeColor="text1"/>
            <w:sz w:val="28"/>
            <w:szCs w:val="28"/>
          </w:rPr>
          <w:t xml:space="preserve">данной теории, </w:t>
        </w:r>
      </w:ins>
      <w:r w:rsidRPr="005D13B9">
        <w:rPr>
          <w:iCs/>
          <w:color w:val="000000" w:themeColor="text1"/>
          <w:sz w:val="28"/>
          <w:szCs w:val="28"/>
        </w:rPr>
        <w:t>мы выделим две основные составляющие:</w:t>
      </w:r>
    </w:p>
    <w:p w14:paraId="5D7CBB0F" w14:textId="5CE0A018" w:rsidR="002629EF" w:rsidRPr="005D13B9" w:rsidRDefault="002629EF" w:rsidP="005D13B9">
      <w:pPr>
        <w:pStyle w:val="a8"/>
        <w:spacing w:line="360" w:lineRule="auto"/>
        <w:ind w:firstLine="709"/>
        <w:jc w:val="both"/>
        <w:rPr>
          <w:color w:val="000000" w:themeColor="text1"/>
          <w:sz w:val="28"/>
          <w:szCs w:val="28"/>
        </w:rPr>
      </w:pPr>
      <w:r w:rsidRPr="005D13B9">
        <w:rPr>
          <w:rStyle w:val="ac"/>
          <w:color w:val="000000" w:themeColor="text1"/>
          <w:sz w:val="28"/>
          <w:szCs w:val="28"/>
        </w:rPr>
        <w:t>Циркуляционная (подъёмная) часть.</w:t>
      </w:r>
      <w:r w:rsidRPr="005D13B9">
        <w:rPr>
          <w:color w:val="000000" w:themeColor="text1"/>
          <w:sz w:val="28"/>
          <w:szCs w:val="28"/>
        </w:rPr>
        <w:t xml:space="preserve"> Появляется из-за циркуляции вокруг корпуса/оперения (по Кутта–Жуковскому): локальные боковые силы</w:t>
      </w:r>
      <w:r w:rsidRPr="005D13B9">
        <w:rPr>
          <w:rStyle w:val="apple-converted-space"/>
          <w:color w:val="000000" w:themeColor="text1"/>
          <w:sz w:val="28"/>
          <w:szCs w:val="28"/>
        </w:rPr>
        <w:t> </w:t>
      </w:r>
      <m:oMath>
        <m:r>
          <w:rPr>
            <w:rFonts w:ascii="Cambria Math" w:hAnsi="Cambria Math"/>
            <w:color w:val="000000" w:themeColor="text1"/>
            <w:sz w:val="28"/>
            <w:szCs w:val="28"/>
          </w:rPr>
          <m:t>dY=ρ</m:t>
        </m:r>
        <m:r>
          <m:rPr>
            <m:nor/>
          </m:rPr>
          <w:rPr>
            <w:color w:val="000000" w:themeColor="text1"/>
            <w:sz w:val="28"/>
            <w:szCs w:val="28"/>
          </w:rPr>
          <m:t> </m:t>
        </m:r>
        <m:r>
          <m:rPr>
            <m:sty m:val="p"/>
          </m:rPr>
          <w:rPr>
            <w:rFonts w:ascii="Cambria Math" w:hAnsi="Cambria Math"/>
            <w:color w:val="000000" w:themeColor="text1"/>
            <w:sz w:val="28"/>
            <w:szCs w:val="28"/>
          </w:rPr>
          <m:t>Γ</m:t>
        </m:r>
        <m:r>
          <m:rPr>
            <m:nor/>
          </m:rPr>
          <w:rPr>
            <w:color w:val="000000" w:themeColor="text1"/>
            <w:sz w:val="28"/>
            <w:szCs w:val="28"/>
          </w:rPr>
          <m:t> </m:t>
        </m:r>
        <m:r>
          <w:rPr>
            <w:rFonts w:ascii="Cambria Math" w:hAnsi="Cambria Math"/>
            <w:color w:val="000000" w:themeColor="text1"/>
            <w:sz w:val="28"/>
            <w:szCs w:val="28"/>
          </w:rPr>
          <m:t>U</m:t>
        </m:r>
      </m:oMath>
      <w:r w:rsidRPr="005D13B9">
        <w:rPr>
          <w:rStyle w:val="apple-converted-space"/>
          <w:color w:val="000000" w:themeColor="text1"/>
          <w:sz w:val="28"/>
          <w:szCs w:val="28"/>
        </w:rPr>
        <w:t> </w:t>
      </w:r>
      <w:r w:rsidRPr="005D13B9">
        <w:rPr>
          <w:color w:val="000000" w:themeColor="text1"/>
          <w:sz w:val="28"/>
          <w:szCs w:val="28"/>
        </w:rPr>
        <w:t>создают момент</w:t>
      </w:r>
      <w:r w:rsidRPr="005D13B9">
        <w:rPr>
          <w:rStyle w:val="apple-converted-space"/>
          <w:color w:val="000000" w:themeColor="text1"/>
          <w:sz w:val="28"/>
          <w:szCs w:val="28"/>
        </w:rPr>
        <w:t> </w:t>
      </w:r>
      <m:oMath>
        <m:r>
          <w:rPr>
            <w:rFonts w:ascii="Cambria Math" w:hAnsi="Cambria Math"/>
            <w:color w:val="000000" w:themeColor="text1"/>
            <w:sz w:val="28"/>
            <w:szCs w:val="28"/>
          </w:rPr>
          <m:t>dN=y</m:t>
        </m:r>
        <m:r>
          <m:rPr>
            <m:nor/>
          </m:rPr>
          <w:rPr>
            <w:color w:val="000000" w:themeColor="text1"/>
            <w:sz w:val="28"/>
            <w:szCs w:val="28"/>
          </w:rPr>
          <m:t> </m:t>
        </m:r>
        <m:r>
          <w:rPr>
            <w:rFonts w:ascii="Cambria Math" w:hAnsi="Cambria Math"/>
            <w:color w:val="000000" w:themeColor="text1"/>
            <w:sz w:val="28"/>
            <w:szCs w:val="28"/>
          </w:rPr>
          <m:t>dY</m:t>
        </m:r>
      </m:oMath>
      <w:r w:rsidRPr="005D13B9">
        <w:rPr>
          <w:color w:val="000000" w:themeColor="text1"/>
          <w:sz w:val="28"/>
          <w:szCs w:val="28"/>
        </w:rPr>
        <w:t>. В АУВ это даёт</w:t>
      </w:r>
      <w:r w:rsidRPr="005D13B9">
        <w:rPr>
          <w:rStyle w:val="apple-converted-space"/>
          <w:color w:val="000000" w:themeColor="text1"/>
          <w:sz w:val="28"/>
          <w:szCs w:val="28"/>
        </w:rPr>
        <w:t> </w:t>
      </w:r>
      <w:r w:rsidRPr="005D13B9">
        <w:rPr>
          <w:rStyle w:val="ad"/>
          <w:color w:val="000000" w:themeColor="text1"/>
          <w:sz w:val="28"/>
          <w:szCs w:val="28"/>
        </w:rPr>
        <w:t>полезный</w:t>
      </w:r>
      <w:r w:rsidRPr="005D13B9">
        <w:rPr>
          <w:rStyle w:val="apple-converted-space"/>
          <w:color w:val="000000" w:themeColor="text1"/>
          <w:sz w:val="28"/>
          <w:szCs w:val="28"/>
        </w:rPr>
        <w:t> </w:t>
      </w:r>
      <w:r w:rsidRPr="005D13B9">
        <w:rPr>
          <w:color w:val="000000" w:themeColor="text1"/>
          <w:sz w:val="28"/>
          <w:szCs w:val="28"/>
        </w:rPr>
        <w:t>момент на рулях/килях (у нас он попадает в</w:t>
      </w:r>
      <w:r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M</m:t>
            </m:r>
          </m:e>
          <m:sub>
            <m:r>
              <w:rPr>
                <w:rFonts w:ascii="Cambria Math" w:hAnsi="Cambria Math"/>
                <w:color w:val="000000" w:themeColor="text1"/>
                <w:sz w:val="28"/>
                <w:szCs w:val="28"/>
              </w:rPr>
              <m:t>dy</m:t>
            </m:r>
          </m:sub>
        </m:sSub>
      </m:oMath>
      <w:r w:rsidRPr="005D13B9">
        <w:rPr>
          <w:color w:val="000000" w:themeColor="text1"/>
          <w:sz w:val="28"/>
          <w:szCs w:val="28"/>
        </w:rPr>
        <w:t>, т.е. «управляющий»), а также</w:t>
      </w:r>
      <w:r w:rsidRPr="005D13B9">
        <w:rPr>
          <w:rStyle w:val="apple-converted-space"/>
          <w:color w:val="000000" w:themeColor="text1"/>
          <w:sz w:val="28"/>
          <w:szCs w:val="28"/>
        </w:rPr>
        <w:t> </w:t>
      </w:r>
      <w:r w:rsidRPr="005D13B9">
        <w:rPr>
          <w:rStyle w:val="ad"/>
          <w:color w:val="000000" w:themeColor="text1"/>
          <w:sz w:val="28"/>
          <w:szCs w:val="28"/>
        </w:rPr>
        <w:t>паразитный</w:t>
      </w:r>
      <w:r w:rsidRPr="005D13B9">
        <w:rPr>
          <w:rStyle w:val="apple-converted-space"/>
          <w:color w:val="000000" w:themeColor="text1"/>
          <w:sz w:val="28"/>
          <w:szCs w:val="28"/>
        </w:rPr>
        <w:t> </w:t>
      </w:r>
      <w:r w:rsidRPr="005D13B9">
        <w:rPr>
          <w:color w:val="000000" w:themeColor="text1"/>
          <w:sz w:val="28"/>
          <w:szCs w:val="28"/>
        </w:rPr>
        <w:t>момент при дрейфе/угле сноса.</w:t>
      </w:r>
    </w:p>
    <w:p w14:paraId="15211029" w14:textId="22FFDFE1" w:rsidR="002629EF" w:rsidRPr="005D13B9" w:rsidRDefault="002629EF" w:rsidP="005D13B9">
      <w:pPr>
        <w:pStyle w:val="a8"/>
        <w:spacing w:line="360" w:lineRule="auto"/>
        <w:ind w:firstLine="709"/>
        <w:jc w:val="both"/>
        <w:rPr>
          <w:ins w:id="1003" w:author="mikle" w:date="2025-10-04T18:40:00Z" w16du:dateUtc="2025-10-05T01:40:00Z"/>
          <w:color w:val="000000" w:themeColor="text1"/>
          <w:sz w:val="28"/>
          <w:szCs w:val="28"/>
        </w:rPr>
      </w:pPr>
      <w:r w:rsidRPr="005D13B9">
        <w:rPr>
          <w:rStyle w:val="ac"/>
          <w:color w:val="000000" w:themeColor="text1"/>
          <w:sz w:val="28"/>
          <w:szCs w:val="28"/>
        </w:rPr>
        <w:t>Отрывная (вихревая) часть = сопротивление поперечному обдуву.</w:t>
      </w:r>
      <w:r w:rsidRPr="005D13B9">
        <w:rPr>
          <w:color w:val="000000" w:themeColor="text1"/>
          <w:sz w:val="28"/>
          <w:szCs w:val="28"/>
        </w:rPr>
        <w:t xml:space="preserve"> При повороте корпуса с угловой скоростью</w:t>
      </w:r>
      <w:r w:rsidRPr="005D13B9">
        <w:rPr>
          <w:rStyle w:val="apple-converted-space"/>
          <w:color w:val="000000" w:themeColor="text1"/>
          <w:sz w:val="28"/>
          <w:szCs w:val="28"/>
        </w:rPr>
        <w:t> </w:t>
      </w:r>
      <m:oMath>
        <m:r>
          <w:rPr>
            <w:rFonts w:ascii="Cambria Math" w:hAnsi="Cambria Math"/>
            <w:color w:val="000000" w:themeColor="text1"/>
            <w:sz w:val="28"/>
            <w:szCs w:val="28"/>
          </w:rPr>
          <m:t>r</m:t>
        </m:r>
      </m:oMath>
      <w:r w:rsidRPr="005D13B9">
        <w:rPr>
          <w:rStyle w:val="apple-converted-space"/>
          <w:color w:val="000000" w:themeColor="text1"/>
          <w:sz w:val="28"/>
          <w:szCs w:val="28"/>
        </w:rPr>
        <w:t> </w:t>
      </w:r>
      <w:r w:rsidRPr="005D13B9">
        <w:rPr>
          <w:color w:val="000000" w:themeColor="text1"/>
          <w:sz w:val="28"/>
          <w:szCs w:val="28"/>
        </w:rPr>
        <w:t>каждая «полоса» корпуса на расстоянии</w:t>
      </w:r>
      <w:r w:rsidRPr="005D13B9">
        <w:rPr>
          <w:rStyle w:val="apple-converted-space"/>
          <w:color w:val="000000" w:themeColor="text1"/>
          <w:sz w:val="28"/>
          <w:szCs w:val="28"/>
        </w:rPr>
        <w:t> </w:t>
      </w:r>
      <m:oMath>
        <m:r>
          <w:rPr>
            <w:rFonts w:ascii="Cambria Math" w:hAnsi="Cambria Math"/>
            <w:color w:val="000000" w:themeColor="text1"/>
            <w:sz w:val="28"/>
            <w:szCs w:val="28"/>
          </w:rPr>
          <m:t>y</m:t>
        </m:r>
      </m:oMath>
      <w:r w:rsidRPr="005D13B9">
        <w:rPr>
          <w:rStyle w:val="apple-converted-space"/>
          <w:color w:val="000000" w:themeColor="text1"/>
          <w:sz w:val="28"/>
          <w:szCs w:val="28"/>
        </w:rPr>
        <w:t> </w:t>
      </w:r>
      <w:r w:rsidRPr="005D13B9">
        <w:rPr>
          <w:color w:val="000000" w:themeColor="text1"/>
          <w:sz w:val="28"/>
          <w:szCs w:val="28"/>
        </w:rPr>
        <w:t>видит поперечную скорость</w:t>
      </w:r>
      <w:r w:rsidRPr="005D13B9">
        <w:rPr>
          <w:rStyle w:val="apple-converted-space"/>
          <w:color w:val="000000" w:themeColor="text1"/>
          <w:sz w:val="28"/>
          <w:szCs w:val="28"/>
        </w:rPr>
        <w:t> </w:t>
      </w:r>
      <m:oMath>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m:t>
            </m:r>
          </m:sub>
        </m:sSub>
        <m:r>
          <m:rPr>
            <m:sty m:val="p"/>
          </m:rPr>
          <w:rPr>
            <w:rFonts w:ascii="Cambria Math" w:hAnsi="Cambria Math"/>
            <w:color w:val="000000" w:themeColor="text1"/>
            <w:sz w:val="28"/>
            <w:szCs w:val="28"/>
          </w:rPr>
          <m:t>∣</m:t>
        </m:r>
        <m:r>
          <w:rPr>
            <w:rFonts w:ascii="Cambria Math" w:hAnsi="Cambria Math"/>
            <w:color w:val="000000" w:themeColor="text1"/>
            <w:sz w:val="28"/>
            <w:szCs w:val="28"/>
          </w:rPr>
          <m:t>≈</m:t>
        </m:r>
        <m:r>
          <m:rPr>
            <m:sty m:val="p"/>
          </m:rPr>
          <w:rPr>
            <w:rFonts w:ascii="Cambria Math" w:hAnsi="Cambria Math"/>
            <w:color w:val="000000" w:themeColor="text1"/>
            <w:sz w:val="28"/>
            <w:szCs w:val="28"/>
          </w:rPr>
          <m:t>∣</m:t>
        </m:r>
        <m:r>
          <w:rPr>
            <w:rFonts w:ascii="Cambria Math" w:hAnsi="Cambria Math"/>
            <w:color w:val="000000" w:themeColor="text1"/>
            <w:sz w:val="28"/>
            <w:szCs w:val="28"/>
          </w:rPr>
          <m:t>r</m:t>
        </m:r>
        <m:r>
          <m:rPr>
            <m:sty m:val="p"/>
          </m:rPr>
          <w:rPr>
            <w:rFonts w:ascii="Cambria Math" w:hAnsi="Cambria Math"/>
            <w:color w:val="000000" w:themeColor="text1"/>
            <w:sz w:val="28"/>
            <w:szCs w:val="28"/>
          </w:rPr>
          <m:t>∣</m:t>
        </m:r>
        <m:r>
          <m:rPr>
            <m:nor/>
          </m:rPr>
          <w:rPr>
            <w:color w:val="000000" w:themeColor="text1"/>
            <w:sz w:val="28"/>
            <w:szCs w:val="28"/>
          </w:rPr>
          <m:t> </m:t>
        </m:r>
        <m:r>
          <m:rPr>
            <m:sty m:val="p"/>
          </m:rPr>
          <w:rPr>
            <w:rFonts w:ascii="Cambria Math" w:hAnsi="Cambria Math"/>
            <w:color w:val="000000" w:themeColor="text1"/>
            <w:sz w:val="28"/>
            <w:szCs w:val="28"/>
          </w:rPr>
          <m:t>∣</m:t>
        </m:r>
        <m:r>
          <w:rPr>
            <w:rFonts w:ascii="Cambria Math" w:hAnsi="Cambria Math"/>
            <w:color w:val="000000" w:themeColor="text1"/>
            <w:sz w:val="28"/>
            <w:szCs w:val="28"/>
          </w:rPr>
          <m:t>y</m:t>
        </m:r>
        <m:r>
          <m:rPr>
            <m:sty m:val="p"/>
          </m:rPr>
          <w:rPr>
            <w:rFonts w:ascii="Cambria Math" w:hAnsi="Cambria Math"/>
            <w:color w:val="000000" w:themeColor="text1"/>
            <w:sz w:val="28"/>
            <w:szCs w:val="28"/>
          </w:rPr>
          <m:t>∣</m:t>
        </m:r>
      </m:oMath>
      <w:r w:rsidRPr="005D13B9">
        <w:rPr>
          <w:color w:val="000000" w:themeColor="text1"/>
          <w:sz w:val="28"/>
          <w:szCs w:val="28"/>
        </w:rPr>
        <w:t>. Отрыв порождает боковую силу</w:t>
      </w:r>
      <w:r w:rsidRPr="005D13B9">
        <w:rPr>
          <w:rStyle w:val="apple-converted-space"/>
          <w:color w:val="000000" w:themeColor="text1"/>
          <w:sz w:val="28"/>
          <w:szCs w:val="28"/>
        </w:rPr>
        <w:t> </w:t>
      </w:r>
      <m:oMath>
        <m:r>
          <w:rPr>
            <w:rFonts w:ascii="Cambria Math" w:hAnsi="Cambria Math"/>
            <w:color w:val="000000" w:themeColor="text1"/>
            <w:sz w:val="28"/>
            <w:szCs w:val="28"/>
          </w:rPr>
          <m:t>dY∼</m:t>
        </m:r>
        <m:f>
          <m:fPr>
            <m:ctrlPr>
              <w:rPr>
                <w:rFonts w:ascii="Cambria Math" w:hAnsi="Cambria Math"/>
                <w:color w:val="000000" w:themeColor="text1"/>
                <w:sz w:val="28"/>
                <w:szCs w:val="28"/>
              </w:rPr>
            </m:ctrlPr>
          </m:fPr>
          <m:num>
            <m:r>
              <w:rPr>
                <w:rFonts w:ascii="Cambria Math" w:hAnsi="Cambria Math"/>
                <w:color w:val="000000" w:themeColor="text1"/>
                <w:sz w:val="28"/>
                <w:szCs w:val="28"/>
              </w:rPr>
              <m:t>1</m:t>
            </m:r>
          </m:num>
          <m:den>
            <m:r>
              <w:rPr>
                <w:rFonts w:ascii="Cambria Math" w:hAnsi="Cambria Math"/>
                <w:color w:val="000000" w:themeColor="text1"/>
                <w:sz w:val="28"/>
                <w:szCs w:val="28"/>
              </w:rPr>
              <m:t>2</m:t>
            </m:r>
          </m:den>
        </m:f>
        <m:r>
          <w:rPr>
            <w:rFonts w:ascii="Cambria Math" w:hAnsi="Cambria Math"/>
            <w:color w:val="000000" w:themeColor="text1"/>
            <w:sz w:val="28"/>
            <w:szCs w:val="28"/>
          </w:rPr>
          <m:t>ρ</m:t>
        </m:r>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D</m:t>
            </m:r>
          </m:sub>
        </m:sSub>
        <m:r>
          <m:rPr>
            <m:nor/>
          </m:rPr>
          <w:rPr>
            <w:color w:val="000000" w:themeColor="text1"/>
            <w:sz w:val="28"/>
            <w:szCs w:val="28"/>
          </w:rPr>
          <m:t> </m:t>
        </m:r>
        <m:r>
          <w:rPr>
            <w:rFonts w:ascii="Cambria Math" w:hAnsi="Cambria Math"/>
            <w:color w:val="000000" w:themeColor="text1"/>
            <w:sz w:val="28"/>
            <w:szCs w:val="28"/>
          </w:rPr>
          <m:t>t(x)</m:t>
        </m:r>
        <m:r>
          <m:rPr>
            <m:nor/>
          </m:rPr>
          <w:rPr>
            <w:color w:val="000000" w:themeColor="text1"/>
            <w:sz w:val="28"/>
            <w:szCs w:val="28"/>
          </w:rPr>
          <m:t> </m:t>
        </m:r>
        <m:r>
          <m:rPr>
            <m:sty m:val="p"/>
          </m:rPr>
          <w:rPr>
            <w:rFonts w:ascii="Cambria Math" w:hAnsi="Cambria Math"/>
            <w:color w:val="000000" w:themeColor="text1"/>
            <w:sz w:val="28"/>
            <w:szCs w:val="28"/>
          </w:rPr>
          <m:t>∣</m:t>
        </m:r>
        <m:r>
          <w:rPr>
            <w:rFonts w:ascii="Cambria Math" w:hAnsi="Cambria Math"/>
            <w:color w:val="000000" w:themeColor="text1"/>
            <w:sz w:val="28"/>
            <w:szCs w:val="28"/>
          </w:rPr>
          <m:t>ry</m:t>
        </m:r>
        <m:r>
          <m:rPr>
            <m:sty m:val="p"/>
          </m:rPr>
          <w:rPr>
            <w:rFonts w:ascii="Cambria Math" w:hAnsi="Cambria Math"/>
            <w:color w:val="000000" w:themeColor="text1"/>
            <w:sz w:val="28"/>
            <w:szCs w:val="28"/>
          </w:rPr>
          <m:t>∣</m:t>
        </m:r>
        <m:r>
          <m:rPr>
            <m:nor/>
          </m:rPr>
          <w:rPr>
            <w:color w:val="000000" w:themeColor="text1"/>
            <w:sz w:val="28"/>
            <w:szCs w:val="28"/>
          </w:rPr>
          <m:t> </m:t>
        </m:r>
        <m:r>
          <w:rPr>
            <w:rFonts w:ascii="Cambria Math" w:hAnsi="Cambria Math"/>
            <w:color w:val="000000" w:themeColor="text1"/>
            <w:sz w:val="28"/>
            <w:szCs w:val="28"/>
          </w:rPr>
          <m:t>(ry)</m:t>
        </m:r>
      </m:oMath>
      <w:r w:rsidRPr="005D13B9">
        <w:rPr>
          <w:rStyle w:val="apple-converted-space"/>
          <w:color w:val="000000" w:themeColor="text1"/>
          <w:sz w:val="28"/>
          <w:szCs w:val="28"/>
        </w:rPr>
        <w:t xml:space="preserve">, </w:t>
      </w:r>
      <w:r w:rsidRPr="005D13B9">
        <w:rPr>
          <w:color w:val="000000" w:themeColor="text1"/>
          <w:sz w:val="28"/>
          <w:szCs w:val="28"/>
        </w:rPr>
        <w:t xml:space="preserve"> а момент:</w:t>
      </w:r>
      <w:commentRangeEnd w:id="990"/>
      <w:r w:rsidR="001E1313" w:rsidRPr="005D13B9">
        <w:rPr>
          <w:rStyle w:val="ae"/>
          <w:rFonts w:eastAsiaTheme="minorHAnsi"/>
          <w:color w:val="000000" w:themeColor="text1"/>
          <w:kern w:val="2"/>
          <w:sz w:val="28"/>
          <w:szCs w:val="28"/>
          <w:lang w:eastAsia="en-US"/>
          <w14:ligatures w14:val="standardContextual"/>
          <w:rPrChange w:id="1004" w:author="mikle" w:date="2025-10-09T20:00:00Z" w16du:dateUtc="2025-10-10T03:00:00Z">
            <w:rPr>
              <w:rStyle w:val="ae"/>
              <w:rFonts w:eastAsiaTheme="minorHAnsi" w:cstheme="minorBidi"/>
              <w:kern w:val="2"/>
              <w:lang w:eastAsia="en-US"/>
              <w14:ligatures w14:val="standardContextual"/>
            </w:rPr>
          </w:rPrChange>
        </w:rPr>
        <w:commentReference w:id="990"/>
      </w:r>
    </w:p>
    <w:p w14:paraId="00054171" w14:textId="13331818" w:rsidR="008124FD" w:rsidRPr="005D13B9" w:rsidDel="00832D58" w:rsidRDefault="008124FD" w:rsidP="005D13B9">
      <w:pPr>
        <w:pStyle w:val="a8"/>
        <w:spacing w:line="360" w:lineRule="auto"/>
        <w:ind w:firstLine="709"/>
        <w:jc w:val="both"/>
        <w:rPr>
          <w:del w:id="1005" w:author="mikle" w:date="2025-10-04T18:42:00Z" w16du:dateUtc="2025-10-05T01:42:00Z"/>
          <w:color w:val="000000" w:themeColor="text1"/>
          <w:sz w:val="28"/>
          <w:szCs w:val="28"/>
        </w:rPr>
        <w:pPrChange w:id="1006" w:author="mikle" w:date="2025-10-09T20:00:00Z" w16du:dateUtc="2025-10-10T03:00:00Z">
          <w:pPr>
            <w:pStyle w:val="a8"/>
            <w:spacing w:line="360" w:lineRule="auto"/>
            <w:ind w:firstLine="709"/>
            <w:jc w:val="both"/>
          </w:pPr>
        </w:pPrChange>
      </w:pPr>
      <m:oMathPara>
        <m:oMath>
          <m:r>
            <w:ins w:id="1007" w:author="mikle" w:date="2025-10-04T18:40:00Z" w16du:dateUtc="2025-10-05T01:40:00Z">
              <w:rPr>
                <w:rFonts w:ascii="Cambria Math" w:hAnsi="Cambria Math"/>
                <w:color w:val="000000" w:themeColor="text1"/>
                <w:sz w:val="28"/>
                <w:szCs w:val="28"/>
              </w:rPr>
              <m:t>d</m:t>
            </w:ins>
          </m:r>
          <m:r>
            <w:ins w:id="1008" w:author="mikle" w:date="2025-10-04T18:40:00Z" w16du:dateUtc="2025-10-05T01:40:00Z">
              <w:rPr>
                <w:rFonts w:ascii="Cambria Math" w:hAnsi="Cambria Math"/>
                <w:color w:val="000000" w:themeColor="text1"/>
                <w:sz w:val="28"/>
                <w:szCs w:val="28"/>
                <w:lang w:val="en-US"/>
              </w:rPr>
              <m:t>N</m:t>
            </w:ins>
          </m:r>
          <m:r>
            <w:ins w:id="1009" w:author="mikle" w:date="2025-10-04T18:40:00Z" w16du:dateUtc="2025-10-05T01:40:00Z">
              <w:rPr>
                <w:rFonts w:ascii="Cambria Math" w:hAnsi="Cambria Math"/>
                <w:color w:val="000000" w:themeColor="text1"/>
                <w:sz w:val="28"/>
                <w:szCs w:val="28"/>
                <w:rPrChange w:id="1010" w:author="mikle" w:date="2025-10-09T20:00:00Z" w16du:dateUtc="2025-10-10T03:00:00Z">
                  <w:rPr>
                    <w:rFonts w:ascii="Cambria Math" w:hAnsi="Cambria Math"/>
                    <w:color w:val="000000" w:themeColor="text1"/>
                    <w:sz w:val="28"/>
                    <w:szCs w:val="28"/>
                    <w:lang w:val="en-US"/>
                  </w:rPr>
                </w:rPrChange>
              </w:rPr>
              <m:t>=</m:t>
            </w:ins>
          </m:r>
          <m:r>
            <w:ins w:id="1011" w:author="mikle" w:date="2025-10-04T18:40:00Z" w16du:dateUtc="2025-10-05T01:40:00Z">
              <w:rPr>
                <w:rFonts w:ascii="Cambria Math" w:hAnsi="Cambria Math"/>
                <w:color w:val="000000" w:themeColor="text1"/>
                <w:sz w:val="28"/>
                <w:szCs w:val="28"/>
                <w:lang w:val="en-US"/>
              </w:rPr>
              <m:t>yDY</m:t>
            </w:ins>
          </m:r>
          <m:r>
            <w:ins w:id="1012" w:author="mikle" w:date="2025-10-04T18:40:00Z" w16du:dateUtc="2025-10-05T01:40:00Z">
              <w:rPr>
                <w:rFonts w:ascii="Cambria Math" w:hAnsi="Cambria Math"/>
                <w:color w:val="000000" w:themeColor="text1"/>
                <w:sz w:val="28"/>
                <w:szCs w:val="28"/>
                <w:rPrChange w:id="1013" w:author="mikle" w:date="2025-10-09T20:00:00Z" w16du:dateUtc="2025-10-10T03:00:00Z">
                  <w:rPr>
                    <w:rFonts w:ascii="Cambria Math" w:hAnsi="Cambria Math"/>
                    <w:color w:val="000000" w:themeColor="text1"/>
                    <w:sz w:val="28"/>
                    <w:szCs w:val="28"/>
                    <w:lang w:val="en-US"/>
                  </w:rPr>
                </w:rPrChange>
              </w:rPr>
              <m:t>→</m:t>
            </w:ins>
          </m:r>
          <m:r>
            <w:ins w:id="1014" w:author="mikle" w:date="2025-10-04T18:41:00Z" w16du:dateUtc="2025-10-05T01:41:00Z">
              <w:rPr>
                <w:rFonts w:ascii="Cambria Math" w:hAnsi="Cambria Math"/>
                <w:color w:val="000000" w:themeColor="text1"/>
                <w:sz w:val="28"/>
                <w:szCs w:val="28"/>
                <w:lang w:val="en-US"/>
              </w:rPr>
              <m:t>N</m:t>
            </w:ins>
          </m:r>
          <m:r>
            <w:ins w:id="1015" w:author="mikle" w:date="2025-10-04T18:41:00Z" w16du:dateUtc="2025-10-05T01:41:00Z">
              <w:rPr>
                <w:rFonts w:ascii="Cambria Math" w:hAnsi="Cambria Math"/>
                <w:color w:val="000000" w:themeColor="text1"/>
                <w:sz w:val="28"/>
                <w:szCs w:val="28"/>
                <w:rPrChange w:id="1016" w:author="mikle" w:date="2025-10-09T20:00:00Z" w16du:dateUtc="2025-10-10T03:00:00Z">
                  <w:rPr>
                    <w:rFonts w:ascii="Cambria Math" w:hAnsi="Cambria Math"/>
                    <w:color w:val="000000" w:themeColor="text1"/>
                    <w:sz w:val="28"/>
                    <w:szCs w:val="28"/>
                    <w:lang w:val="en-US"/>
                  </w:rPr>
                </w:rPrChange>
              </w:rPr>
              <m:t xml:space="preserve">= </m:t>
            </w:ins>
          </m:r>
          <m:sSub>
            <m:sSubPr>
              <m:ctrlPr>
                <w:ins w:id="1017" w:author="mikle" w:date="2025-10-04T18:41:00Z" w16du:dateUtc="2025-10-05T01:41:00Z">
                  <w:rPr>
                    <w:rFonts w:ascii="Cambria Math" w:hAnsi="Cambria Math"/>
                    <w:i/>
                    <w:color w:val="000000" w:themeColor="text1"/>
                    <w:sz w:val="28"/>
                    <w:szCs w:val="28"/>
                    <w:lang w:val="en-US"/>
                  </w:rPr>
                </w:ins>
              </m:ctrlPr>
            </m:sSubPr>
            <m:e>
              <m:r>
                <w:ins w:id="1018" w:author="mikle" w:date="2025-10-04T18:41:00Z" w16du:dateUtc="2025-10-05T01:41:00Z">
                  <w:rPr>
                    <w:rFonts w:ascii="Cambria Math" w:hAnsi="Cambria Math"/>
                    <w:color w:val="000000" w:themeColor="text1"/>
                    <w:sz w:val="28"/>
                    <w:szCs w:val="28"/>
                    <w:lang w:val="en-US"/>
                  </w:rPr>
                  <m:t>N</m:t>
                </w:ins>
              </m:r>
            </m:e>
            <m:sub>
              <m:r>
                <w:ins w:id="1019" w:author="mikle" w:date="2025-10-04T18:41:00Z" w16du:dateUtc="2025-10-05T01:41:00Z">
                  <w:rPr>
                    <w:rFonts w:ascii="Cambria Math" w:hAnsi="Cambria Math"/>
                    <w:color w:val="000000" w:themeColor="text1"/>
                    <w:sz w:val="28"/>
                    <w:szCs w:val="28"/>
                    <w:rPrChange w:id="1020" w:author="mikle" w:date="2025-10-09T20:00:00Z" w16du:dateUtc="2025-10-10T03:00:00Z">
                      <w:rPr>
                        <w:rFonts w:ascii="Cambria Math" w:hAnsi="Cambria Math"/>
                        <w:color w:val="000000" w:themeColor="text1"/>
                        <w:sz w:val="28"/>
                        <w:szCs w:val="28"/>
                        <w:lang w:val="en-US"/>
                      </w:rPr>
                    </w:rPrChange>
                  </w:rPr>
                  <m:t>|</m:t>
                </w:ins>
              </m:r>
              <m:r>
                <w:ins w:id="1021" w:author="mikle" w:date="2025-10-04T18:41:00Z" w16du:dateUtc="2025-10-05T01:41:00Z">
                  <w:rPr>
                    <w:rFonts w:ascii="Cambria Math" w:hAnsi="Cambria Math"/>
                    <w:color w:val="000000" w:themeColor="text1"/>
                    <w:sz w:val="28"/>
                    <w:szCs w:val="28"/>
                    <w:lang w:val="en-US"/>
                  </w:rPr>
                  <m:t>r</m:t>
                </w:ins>
              </m:r>
              <m:r>
                <w:ins w:id="1022" w:author="mikle" w:date="2025-10-04T18:41:00Z" w16du:dateUtc="2025-10-05T01:41:00Z">
                  <w:rPr>
                    <w:rFonts w:ascii="Cambria Math" w:hAnsi="Cambria Math"/>
                    <w:color w:val="000000" w:themeColor="text1"/>
                    <w:sz w:val="28"/>
                    <w:szCs w:val="28"/>
                    <w:rPrChange w:id="1023" w:author="mikle" w:date="2025-10-09T20:00:00Z" w16du:dateUtc="2025-10-10T03:00:00Z">
                      <w:rPr>
                        <w:rFonts w:ascii="Cambria Math" w:hAnsi="Cambria Math"/>
                        <w:color w:val="000000" w:themeColor="text1"/>
                        <w:sz w:val="28"/>
                        <w:szCs w:val="28"/>
                        <w:lang w:val="en-US"/>
                      </w:rPr>
                    </w:rPrChange>
                  </w:rPr>
                  <m:t>|</m:t>
                </w:ins>
              </m:r>
              <m:r>
                <w:ins w:id="1024" w:author="mikle" w:date="2025-10-04T18:41:00Z" w16du:dateUtc="2025-10-05T01:41:00Z">
                  <w:rPr>
                    <w:rFonts w:ascii="Cambria Math" w:hAnsi="Cambria Math"/>
                    <w:color w:val="000000" w:themeColor="text1"/>
                    <w:sz w:val="28"/>
                    <w:szCs w:val="28"/>
                    <w:lang w:val="en-US"/>
                  </w:rPr>
                  <m:t>r</m:t>
                </w:ins>
              </m:r>
            </m:sub>
          </m:sSub>
          <m:r>
            <w:ins w:id="1025" w:author="mikle" w:date="2025-10-04T18:41:00Z" w16du:dateUtc="2025-10-05T01:41:00Z">
              <w:rPr>
                <w:rFonts w:ascii="Cambria Math" w:hAnsi="Cambria Math"/>
                <w:color w:val="000000" w:themeColor="text1"/>
                <w:sz w:val="28"/>
                <w:szCs w:val="28"/>
                <w:lang w:val="en-US"/>
              </w:rPr>
              <m:t xml:space="preserve"> </m:t>
            </w:ins>
          </m:r>
          <m:d>
            <m:dPr>
              <m:begChr m:val="|"/>
              <m:endChr m:val="|"/>
              <m:ctrlPr>
                <w:ins w:id="1026" w:author="mikle" w:date="2025-10-04T18:41:00Z" w16du:dateUtc="2025-10-05T01:41:00Z">
                  <w:rPr>
                    <w:rFonts w:ascii="Cambria Math" w:hAnsi="Cambria Math"/>
                    <w:i/>
                    <w:color w:val="000000" w:themeColor="text1"/>
                    <w:sz w:val="28"/>
                    <w:szCs w:val="28"/>
                    <w:lang w:val="en-US"/>
                  </w:rPr>
                </w:ins>
              </m:ctrlPr>
            </m:dPr>
            <m:e>
              <m:r>
                <w:ins w:id="1027" w:author="mikle" w:date="2025-10-04T18:41:00Z" w16du:dateUtc="2025-10-05T01:41:00Z">
                  <w:rPr>
                    <w:rFonts w:ascii="Cambria Math" w:hAnsi="Cambria Math"/>
                    <w:color w:val="000000" w:themeColor="text1"/>
                    <w:sz w:val="28"/>
                    <w:szCs w:val="28"/>
                    <w:lang w:val="en-US"/>
                  </w:rPr>
                  <m:t>r</m:t>
                </w:ins>
              </m:r>
            </m:e>
          </m:d>
          <m:r>
            <w:ins w:id="1028" w:author="mikle" w:date="2025-10-04T18:41:00Z" w16du:dateUtc="2025-10-05T01:41:00Z">
              <w:rPr>
                <w:rFonts w:ascii="Cambria Math" w:hAnsi="Cambria Math"/>
                <w:color w:val="000000" w:themeColor="text1"/>
                <w:sz w:val="28"/>
                <w:szCs w:val="28"/>
                <w:lang w:val="en-US"/>
              </w:rPr>
              <m:t xml:space="preserve">r, </m:t>
            </w:ins>
          </m:r>
          <m:sSub>
            <m:sSubPr>
              <m:ctrlPr>
                <w:ins w:id="1029" w:author="mikle" w:date="2025-10-04T18:41:00Z" w16du:dateUtc="2025-10-05T01:41:00Z">
                  <w:rPr>
                    <w:rFonts w:ascii="Cambria Math" w:hAnsi="Cambria Math"/>
                    <w:i/>
                    <w:color w:val="000000" w:themeColor="text1"/>
                    <w:sz w:val="28"/>
                    <w:szCs w:val="28"/>
                    <w:lang w:val="en-US"/>
                  </w:rPr>
                </w:ins>
              </m:ctrlPr>
            </m:sSubPr>
            <m:e>
              <m:r>
                <w:ins w:id="1030" w:author="mikle" w:date="2025-10-04T18:41:00Z" w16du:dateUtc="2025-10-05T01:41:00Z">
                  <w:rPr>
                    <w:rFonts w:ascii="Cambria Math" w:hAnsi="Cambria Math"/>
                    <w:color w:val="000000" w:themeColor="text1"/>
                    <w:sz w:val="28"/>
                    <w:szCs w:val="28"/>
                    <w:lang w:val="en-US"/>
                  </w:rPr>
                  <m:t xml:space="preserve"> N</m:t>
                </w:ins>
              </m:r>
            </m:e>
            <m:sub>
              <m:r>
                <w:ins w:id="1031" w:author="mikle" w:date="2025-10-04T18:41:00Z" w16du:dateUtc="2025-10-05T01:41:00Z">
                  <w:rPr>
                    <w:rFonts w:ascii="Cambria Math" w:hAnsi="Cambria Math"/>
                    <w:color w:val="000000" w:themeColor="text1"/>
                    <w:sz w:val="28"/>
                    <w:szCs w:val="28"/>
                  </w:rPr>
                  <m:t>|</m:t>
                </w:ins>
              </m:r>
              <m:r>
                <w:ins w:id="1032" w:author="mikle" w:date="2025-10-04T18:41:00Z" w16du:dateUtc="2025-10-05T01:41:00Z">
                  <w:rPr>
                    <w:rFonts w:ascii="Cambria Math" w:hAnsi="Cambria Math"/>
                    <w:color w:val="000000" w:themeColor="text1"/>
                    <w:sz w:val="28"/>
                    <w:szCs w:val="28"/>
                    <w:lang w:val="en-US"/>
                  </w:rPr>
                  <m:t>r</m:t>
                </w:ins>
              </m:r>
              <m:r>
                <w:ins w:id="1033" w:author="mikle" w:date="2025-10-04T18:41:00Z" w16du:dateUtc="2025-10-05T01:41:00Z">
                  <w:rPr>
                    <w:rFonts w:ascii="Cambria Math" w:hAnsi="Cambria Math"/>
                    <w:color w:val="000000" w:themeColor="text1"/>
                    <w:sz w:val="28"/>
                    <w:szCs w:val="28"/>
                  </w:rPr>
                  <m:t>|</m:t>
                </w:ins>
              </m:r>
              <m:r>
                <w:ins w:id="1034" w:author="mikle" w:date="2025-10-04T18:41:00Z" w16du:dateUtc="2025-10-05T01:41:00Z">
                  <w:rPr>
                    <w:rFonts w:ascii="Cambria Math" w:hAnsi="Cambria Math"/>
                    <w:color w:val="000000" w:themeColor="text1"/>
                    <w:sz w:val="28"/>
                    <w:szCs w:val="28"/>
                    <w:lang w:val="en-US"/>
                  </w:rPr>
                  <m:t>r</m:t>
                </w:ins>
              </m:r>
            </m:sub>
          </m:sSub>
          <m:r>
            <w:ins w:id="1035" w:author="mikle" w:date="2025-10-04T18:41:00Z" w16du:dateUtc="2025-10-05T01:41:00Z">
              <w:rPr>
                <w:rFonts w:ascii="Cambria Math" w:hAnsi="Cambria Math"/>
                <w:color w:val="000000" w:themeColor="text1"/>
                <w:sz w:val="28"/>
                <w:szCs w:val="28"/>
                <w:lang w:val="en-US"/>
              </w:rPr>
              <m:t xml:space="preserve">= </m:t>
            </w:ins>
          </m:r>
          <m:f>
            <m:fPr>
              <m:ctrlPr>
                <w:ins w:id="1036" w:author="mikle" w:date="2025-10-04T18:41:00Z" w16du:dateUtc="2025-10-05T01:41:00Z">
                  <w:rPr>
                    <w:rFonts w:ascii="Cambria Math" w:hAnsi="Cambria Math"/>
                    <w:i/>
                    <w:color w:val="000000" w:themeColor="text1"/>
                    <w:sz w:val="28"/>
                    <w:szCs w:val="28"/>
                    <w:lang w:val="en-US"/>
                  </w:rPr>
                </w:ins>
              </m:ctrlPr>
            </m:fPr>
            <m:num>
              <m:r>
                <w:ins w:id="1037" w:author="mikle" w:date="2025-10-04T18:42:00Z" w16du:dateUtc="2025-10-05T01:42:00Z">
                  <w:rPr>
                    <w:rFonts w:ascii="Cambria Math" w:hAnsi="Cambria Math"/>
                    <w:color w:val="000000" w:themeColor="text1"/>
                    <w:sz w:val="28"/>
                    <w:szCs w:val="28"/>
                    <w:lang w:val="en-US"/>
                  </w:rPr>
                  <m:t>ρ</m:t>
                </w:ins>
              </m:r>
            </m:num>
            <m:den>
              <m:r>
                <w:ins w:id="1038" w:author="mikle" w:date="2025-10-04T18:42:00Z" w16du:dateUtc="2025-10-05T01:42:00Z">
                  <w:rPr>
                    <w:rFonts w:ascii="Cambria Math" w:hAnsi="Cambria Math"/>
                    <w:color w:val="000000" w:themeColor="text1"/>
                    <w:sz w:val="28"/>
                    <w:szCs w:val="28"/>
                    <w:lang w:val="en-US"/>
                  </w:rPr>
                  <m:t>4</m:t>
                </w:ins>
              </m:r>
            </m:den>
          </m:f>
          <m:nary>
            <m:naryPr>
              <m:limLoc m:val="undOvr"/>
              <m:subHide m:val="1"/>
              <m:supHide m:val="1"/>
              <m:ctrlPr>
                <w:ins w:id="1039" w:author="mikle" w:date="2025-10-04T18:42:00Z" w16du:dateUtc="2025-10-05T01:42:00Z">
                  <w:rPr>
                    <w:rFonts w:ascii="Cambria Math" w:hAnsi="Cambria Math"/>
                    <w:i/>
                    <w:color w:val="000000" w:themeColor="text1"/>
                    <w:sz w:val="28"/>
                    <w:szCs w:val="28"/>
                    <w:lang w:val="en-US"/>
                  </w:rPr>
                </w:ins>
              </m:ctrlPr>
            </m:naryPr>
            <m:sub/>
            <m:sup/>
            <m:e>
              <m:sSub>
                <m:sSubPr>
                  <m:ctrlPr>
                    <w:ins w:id="1040" w:author="mikle" w:date="2025-10-04T18:42:00Z" w16du:dateUtc="2025-10-05T01:42:00Z">
                      <w:rPr>
                        <w:rFonts w:ascii="Cambria Math" w:hAnsi="Cambria Math"/>
                        <w:i/>
                        <w:color w:val="000000" w:themeColor="text1"/>
                        <w:sz w:val="28"/>
                        <w:szCs w:val="28"/>
                        <w:lang w:val="en-US"/>
                      </w:rPr>
                    </w:ins>
                  </m:ctrlPr>
                </m:sSubPr>
                <m:e>
                  <m:r>
                    <w:ins w:id="1041" w:author="mikle" w:date="2025-10-04T18:42:00Z" w16du:dateUtc="2025-10-05T01:42:00Z">
                      <w:rPr>
                        <w:rFonts w:ascii="Cambria Math" w:hAnsi="Cambria Math"/>
                        <w:color w:val="000000" w:themeColor="text1"/>
                        <w:sz w:val="28"/>
                        <w:szCs w:val="28"/>
                        <w:lang w:val="en-US"/>
                      </w:rPr>
                      <m:t>C</m:t>
                    </w:ins>
                  </m:r>
                </m:e>
                <m:sub>
                  <m:r>
                    <w:ins w:id="1042" w:author="mikle" w:date="2025-10-04T18:42:00Z" w16du:dateUtc="2025-10-05T01:42:00Z">
                      <w:rPr>
                        <w:rFonts w:ascii="Cambria Math" w:hAnsi="Cambria Math"/>
                        <w:color w:val="000000" w:themeColor="text1"/>
                        <w:sz w:val="28"/>
                        <w:szCs w:val="28"/>
                        <w:lang w:val="en-US"/>
                      </w:rPr>
                      <m:t>D</m:t>
                    </w:ins>
                  </m:r>
                </m:sub>
              </m:sSub>
              <m:d>
                <m:dPr>
                  <m:ctrlPr>
                    <w:ins w:id="1043" w:author="mikle" w:date="2025-10-04T18:42:00Z" w16du:dateUtc="2025-10-05T01:42:00Z">
                      <w:rPr>
                        <w:rFonts w:ascii="Cambria Math" w:hAnsi="Cambria Math"/>
                        <w:i/>
                        <w:color w:val="000000" w:themeColor="text1"/>
                        <w:sz w:val="28"/>
                        <w:szCs w:val="28"/>
                        <w:lang w:val="en-US"/>
                      </w:rPr>
                    </w:ins>
                  </m:ctrlPr>
                </m:dPr>
                <m:e>
                  <m:r>
                    <w:ins w:id="1044" w:author="mikle" w:date="2025-10-04T18:42:00Z" w16du:dateUtc="2025-10-05T01:42:00Z">
                      <w:rPr>
                        <w:rFonts w:ascii="Cambria Math" w:hAnsi="Cambria Math"/>
                        <w:color w:val="000000" w:themeColor="text1"/>
                        <w:sz w:val="28"/>
                        <w:szCs w:val="28"/>
                        <w:lang w:val="en-US"/>
                      </w:rPr>
                      <m:t>x</m:t>
                    </w:ins>
                  </m:r>
                </m:e>
              </m:d>
              <m:r>
                <w:ins w:id="1045" w:author="mikle" w:date="2025-10-04T18:42:00Z" w16du:dateUtc="2025-10-05T01:42:00Z">
                  <w:rPr>
                    <w:rFonts w:ascii="Cambria Math" w:hAnsi="Cambria Math"/>
                    <w:color w:val="000000" w:themeColor="text1"/>
                    <w:sz w:val="28"/>
                    <w:szCs w:val="28"/>
                    <w:lang w:val="en-US"/>
                  </w:rPr>
                  <m:t>t</m:t>
                </w:ins>
              </m:r>
              <m:d>
                <m:dPr>
                  <m:ctrlPr>
                    <w:ins w:id="1046" w:author="mikle" w:date="2025-10-04T18:42:00Z" w16du:dateUtc="2025-10-05T01:42:00Z">
                      <w:rPr>
                        <w:rFonts w:ascii="Cambria Math" w:hAnsi="Cambria Math"/>
                        <w:i/>
                        <w:color w:val="000000" w:themeColor="text1"/>
                        <w:sz w:val="28"/>
                        <w:szCs w:val="28"/>
                        <w:lang w:val="en-US"/>
                      </w:rPr>
                    </w:ins>
                  </m:ctrlPr>
                </m:dPr>
                <m:e>
                  <m:r>
                    <w:ins w:id="1047" w:author="mikle" w:date="2025-10-04T18:42:00Z" w16du:dateUtc="2025-10-05T01:42:00Z">
                      <w:rPr>
                        <w:rFonts w:ascii="Cambria Math" w:hAnsi="Cambria Math"/>
                        <w:color w:val="000000" w:themeColor="text1"/>
                        <w:sz w:val="28"/>
                        <w:szCs w:val="28"/>
                        <w:lang w:val="en-US"/>
                      </w:rPr>
                      <m:t>x</m:t>
                    </w:ins>
                  </m:r>
                </m:e>
              </m:d>
              <m:r>
                <w:ins w:id="1048" w:author="mikle" w:date="2025-10-04T18:42:00Z" w16du:dateUtc="2025-10-05T01:42:00Z">
                  <w:rPr>
                    <w:rFonts w:ascii="Cambria Math" w:hAnsi="Cambria Math"/>
                    <w:color w:val="000000" w:themeColor="text1"/>
                    <w:sz w:val="28"/>
                    <w:szCs w:val="28"/>
                    <w:lang w:val="en-US"/>
                  </w:rPr>
                  <m:t>b</m:t>
                </w:ins>
              </m:r>
              <m:sSup>
                <m:sSupPr>
                  <m:ctrlPr>
                    <w:ins w:id="1049" w:author="mikle" w:date="2025-10-04T18:42:00Z" w16du:dateUtc="2025-10-05T01:42:00Z">
                      <w:rPr>
                        <w:rFonts w:ascii="Cambria Math" w:hAnsi="Cambria Math"/>
                        <w:i/>
                        <w:color w:val="000000" w:themeColor="text1"/>
                        <w:sz w:val="28"/>
                        <w:szCs w:val="28"/>
                        <w:lang w:val="en-US"/>
                      </w:rPr>
                    </w:ins>
                  </m:ctrlPr>
                </m:sSupPr>
                <m:e>
                  <m:d>
                    <m:dPr>
                      <m:ctrlPr>
                        <w:ins w:id="1050" w:author="mikle" w:date="2025-10-04T18:42:00Z" w16du:dateUtc="2025-10-05T01:42:00Z">
                          <w:rPr>
                            <w:rFonts w:ascii="Cambria Math" w:hAnsi="Cambria Math"/>
                            <w:i/>
                            <w:color w:val="000000" w:themeColor="text1"/>
                            <w:sz w:val="28"/>
                            <w:szCs w:val="28"/>
                            <w:lang w:val="en-US"/>
                          </w:rPr>
                        </w:ins>
                      </m:ctrlPr>
                    </m:dPr>
                    <m:e>
                      <m:r>
                        <w:ins w:id="1051" w:author="mikle" w:date="2025-10-04T18:42:00Z" w16du:dateUtc="2025-10-05T01:42:00Z">
                          <w:rPr>
                            <w:rFonts w:ascii="Cambria Math" w:hAnsi="Cambria Math"/>
                            <w:color w:val="000000" w:themeColor="text1"/>
                            <w:sz w:val="28"/>
                            <w:szCs w:val="28"/>
                            <w:lang w:val="en-US"/>
                          </w:rPr>
                          <m:t>x</m:t>
                        </w:ins>
                      </m:r>
                    </m:e>
                  </m:d>
                </m:e>
                <m:sup>
                  <m:r>
                    <w:ins w:id="1052" w:author="mikle" w:date="2025-10-04T18:42:00Z" w16du:dateUtc="2025-10-05T01:42:00Z">
                      <w:rPr>
                        <w:rFonts w:ascii="Cambria Math" w:hAnsi="Cambria Math"/>
                        <w:color w:val="000000" w:themeColor="text1"/>
                        <w:sz w:val="28"/>
                        <w:szCs w:val="28"/>
                        <w:lang w:val="en-US"/>
                      </w:rPr>
                      <m:t>4</m:t>
                    </w:ins>
                  </m:r>
                </m:sup>
              </m:sSup>
              <m:r>
                <w:ins w:id="1053" w:author="mikle" w:date="2025-10-04T18:42:00Z" w16du:dateUtc="2025-10-05T01:42:00Z">
                  <w:rPr>
                    <w:rFonts w:ascii="Cambria Math" w:hAnsi="Cambria Math"/>
                    <w:color w:val="000000" w:themeColor="text1"/>
                    <w:sz w:val="28"/>
                    <w:szCs w:val="28"/>
                    <w:lang w:val="en-US"/>
                  </w:rPr>
                  <m:t>dx</m:t>
                </w:ins>
              </m:r>
            </m:e>
          </m:nary>
          <m:r>
            <w:ins w:id="1054" w:author="mikle" w:date="2025-10-04T18:42:00Z" w16du:dateUtc="2025-10-05T01:42:00Z">
              <w:rPr>
                <w:rFonts w:ascii="Cambria Math" w:hAnsi="Cambria Math"/>
                <w:color w:val="000000" w:themeColor="text1"/>
                <w:sz w:val="28"/>
                <w:szCs w:val="28"/>
                <w:lang w:val="en-US"/>
              </w:rPr>
              <m:t xml:space="preserve"> (1.</m:t>
            </w:ins>
          </m:r>
          <m:r>
            <w:ins w:id="1055" w:author="mikle" w:date="2025-10-04T18:55:00Z" w16du:dateUtc="2025-10-05T01:55:00Z">
              <w:rPr>
                <w:rFonts w:ascii="Cambria Math" w:hAnsi="Cambria Math"/>
                <w:color w:val="000000" w:themeColor="text1"/>
                <w:sz w:val="28"/>
                <w:szCs w:val="28"/>
                <w:lang w:val="en-US"/>
              </w:rPr>
              <m:t>4</m:t>
            </w:ins>
          </m:r>
          <m:r>
            <w:ins w:id="1056" w:author="mikle" w:date="2025-10-04T18:42:00Z" w16du:dateUtc="2025-10-05T01:42:00Z">
              <w:rPr>
                <w:rFonts w:ascii="Cambria Math" w:hAnsi="Cambria Math"/>
                <w:color w:val="000000" w:themeColor="text1"/>
                <w:sz w:val="28"/>
                <w:szCs w:val="28"/>
                <w:lang w:val="en-US"/>
              </w:rPr>
              <m:t>)</m:t>
            </w:ins>
          </m:r>
        </m:oMath>
      </m:oMathPara>
    </w:p>
    <w:p w14:paraId="7BA9223D" w14:textId="77777777" w:rsidR="00832D58" w:rsidRPr="005D13B9" w:rsidRDefault="00832D58" w:rsidP="005D13B9">
      <w:pPr>
        <w:pStyle w:val="a8"/>
        <w:spacing w:line="360" w:lineRule="auto"/>
        <w:ind w:firstLine="709"/>
        <w:jc w:val="both"/>
        <w:rPr>
          <w:ins w:id="1057" w:author="mikle" w:date="2025-10-04T19:46:00Z" w16du:dateUtc="2025-10-05T02:46:00Z"/>
          <w:color w:val="000000" w:themeColor="text1"/>
          <w:sz w:val="28"/>
          <w:szCs w:val="28"/>
        </w:rPr>
      </w:pPr>
    </w:p>
    <w:p w14:paraId="2C0A0086" w14:textId="18D461CE" w:rsidR="00D3110D" w:rsidRPr="005D13B9" w:rsidRDefault="00976C39" w:rsidP="005D13B9">
      <w:pPr>
        <w:pStyle w:val="aa"/>
        <w:spacing w:before="100" w:beforeAutospacing="1" w:after="24" w:line="360" w:lineRule="auto"/>
        <w:ind w:left="0" w:firstLine="709"/>
        <w:jc w:val="both"/>
        <w:rPr>
          <w:ins w:id="1058" w:author="mikle" w:date="2025-10-04T20:21:00Z" w16du:dateUtc="2025-10-05T03:21:00Z"/>
          <w:bCs/>
          <w:iCs/>
          <w:color w:val="000000" w:themeColor="text1"/>
          <w:sz w:val="28"/>
          <w:szCs w:val="28"/>
        </w:rPr>
      </w:pPr>
      <w:ins w:id="1059" w:author="mikle" w:date="2025-10-04T19:51:00Z" w16du:dateUtc="2025-10-05T02:51:00Z">
        <w:r w:rsidRPr="005D13B9">
          <w:rPr>
            <w:bCs/>
            <w:iCs/>
            <w:color w:val="000000" w:themeColor="text1"/>
            <w:sz w:val="28"/>
            <w:szCs w:val="28"/>
          </w:rPr>
          <w:t>Где</w:t>
        </w:r>
      </w:ins>
      <w:ins w:id="1060" w:author="mikle" w:date="2025-10-04T20:21:00Z" w16du:dateUtc="2025-10-05T03:21:00Z">
        <w:r w:rsidR="00D3110D" w:rsidRPr="005D13B9">
          <w:rPr>
            <w:bCs/>
            <w:iCs/>
            <w:color w:val="000000" w:themeColor="text1"/>
            <w:sz w:val="28"/>
            <w:szCs w:val="28"/>
          </w:rPr>
          <w:t>:</w:t>
        </w:r>
      </w:ins>
      <w:ins w:id="1061" w:author="mikle" w:date="2025-10-04T19:51:00Z" w16du:dateUtc="2025-10-05T02:51:00Z">
        <w:r w:rsidRPr="005D13B9">
          <w:rPr>
            <w:bCs/>
            <w:iCs/>
            <w:color w:val="000000" w:themeColor="text1"/>
            <w:sz w:val="28"/>
            <w:szCs w:val="28"/>
          </w:rPr>
          <w:t xml:space="preserve"> </w:t>
        </w:r>
      </w:ins>
    </w:p>
    <w:p w14:paraId="4606708A" w14:textId="6E396CA6" w:rsidR="00976C39" w:rsidRPr="005D13B9" w:rsidRDefault="00976C39" w:rsidP="005D13B9">
      <w:pPr>
        <w:pStyle w:val="aa"/>
        <w:spacing w:before="100" w:beforeAutospacing="1" w:after="24" w:line="360" w:lineRule="auto"/>
        <w:ind w:left="0" w:firstLine="709"/>
        <w:jc w:val="center"/>
        <w:rPr>
          <w:ins w:id="1062" w:author="mikle" w:date="2025-10-04T19:51:00Z" w16du:dateUtc="2025-10-05T02:51:00Z"/>
          <w:b/>
          <w:bCs/>
          <w:iCs/>
          <w:color w:val="000000" w:themeColor="text1"/>
          <w:sz w:val="28"/>
          <w:szCs w:val="28"/>
        </w:rPr>
        <w:pPrChange w:id="1063" w:author="mikle" w:date="2025-10-09T20:00:00Z" w16du:dateUtc="2025-10-10T03:00:00Z">
          <w:pPr>
            <w:pStyle w:val="aa"/>
            <w:spacing w:before="100" w:beforeAutospacing="1" w:after="24" w:line="360" w:lineRule="auto"/>
            <w:ind w:left="0" w:firstLine="709"/>
            <w:jc w:val="both"/>
          </w:pPr>
        </w:pPrChange>
      </w:pPr>
      <w:ins w:id="1064" w:author="mikle" w:date="2025-10-04T19:51:00Z" w16du:dateUtc="2025-10-05T02:51:00Z">
        <w:r w:rsidRPr="005D13B9">
          <w:rPr>
            <w:bCs/>
            <w:iCs/>
            <w:color w:val="000000" w:themeColor="text1"/>
            <w:sz w:val="28"/>
            <w:szCs w:val="28"/>
            <w:lang w:val="en-US"/>
          </w:rPr>
          <w:t>N</w:t>
        </w:r>
        <w:r w:rsidRPr="005D13B9">
          <w:rPr>
            <w:bCs/>
            <w:iCs/>
            <w:color w:val="000000" w:themeColor="text1"/>
            <w:sz w:val="28"/>
            <w:szCs w:val="28"/>
          </w:rPr>
          <w:t xml:space="preserve"> – </w:t>
        </w:r>
        <w:r w:rsidRPr="005D13B9">
          <w:rPr>
            <w:b/>
            <w:bCs/>
            <w:color w:val="000000" w:themeColor="text1"/>
            <w:sz w:val="28"/>
            <w:szCs w:val="28"/>
          </w:rPr>
          <w:t>момент гидродинамического сопротивления, Н</w:t>
        </w:r>
      </w:ins>
      <w:ins w:id="1065" w:author="mikle" w:date="2025-10-04T19:52:00Z" w16du:dateUtc="2025-10-05T02:52:00Z">
        <w:r w:rsidRPr="005D13B9">
          <w:rPr>
            <w:b/>
            <w:bCs/>
            <w:color w:val="000000" w:themeColor="text1"/>
            <w:sz w:val="28"/>
            <w:szCs w:val="28"/>
            <w:rPrChange w:id="1066" w:author="mikle" w:date="2025-10-09T20:00:00Z" w16du:dateUtc="2025-10-10T03:00:00Z">
              <w:rPr>
                <w:b/>
                <w:bCs/>
                <w:color w:val="000000" w:themeColor="text1"/>
                <w:sz w:val="28"/>
                <w:szCs w:val="28"/>
                <w:lang w:val="en-US"/>
              </w:rPr>
            </w:rPrChange>
          </w:rPr>
          <w:t>*</w:t>
        </w:r>
        <w:r w:rsidRPr="005D13B9">
          <w:rPr>
            <w:b/>
            <w:bCs/>
            <w:color w:val="000000" w:themeColor="text1"/>
            <w:sz w:val="28"/>
            <w:szCs w:val="28"/>
          </w:rPr>
          <w:t>м</w:t>
        </w:r>
      </w:ins>
    </w:p>
    <w:p w14:paraId="6E7222A3" w14:textId="13CA2D4A" w:rsidR="00832D58" w:rsidRPr="005D13B9" w:rsidRDefault="00000000" w:rsidP="005D13B9">
      <w:pPr>
        <w:pStyle w:val="aa"/>
        <w:spacing w:before="100" w:beforeAutospacing="1" w:after="24" w:line="360" w:lineRule="auto"/>
        <w:ind w:left="0" w:firstLine="709"/>
        <w:jc w:val="center"/>
        <w:rPr>
          <w:ins w:id="1067" w:author="mikle" w:date="2025-10-04T19:50:00Z" w16du:dateUtc="2025-10-05T02:50:00Z"/>
          <w:b/>
          <w:bCs/>
          <w:iCs/>
          <w:color w:val="000000" w:themeColor="text1"/>
          <w:sz w:val="28"/>
          <w:szCs w:val="28"/>
          <w:rPrChange w:id="1068" w:author="mikle" w:date="2025-10-09T20:00:00Z" w16du:dateUtc="2025-10-10T03:00:00Z">
            <w:rPr>
              <w:ins w:id="1069" w:author="mikle" w:date="2025-10-04T19:50:00Z" w16du:dateUtc="2025-10-05T02:50:00Z"/>
              <w:b/>
              <w:bCs/>
              <w:iCs/>
              <w:color w:val="000000" w:themeColor="text1"/>
              <w:sz w:val="28"/>
              <w:szCs w:val="28"/>
              <w:lang w:val="en-US"/>
            </w:rPr>
          </w:rPrChange>
        </w:rPr>
        <w:pPrChange w:id="1070" w:author="mikle" w:date="2025-10-09T20:00:00Z" w16du:dateUtc="2025-10-10T03:00:00Z">
          <w:pPr>
            <w:pStyle w:val="aa"/>
            <w:spacing w:before="100" w:beforeAutospacing="1" w:after="24" w:line="360" w:lineRule="auto"/>
            <w:ind w:left="0" w:firstLine="709"/>
            <w:jc w:val="both"/>
          </w:pPr>
        </w:pPrChange>
      </w:pPr>
      <m:oMath>
        <m:sSub>
          <m:sSubPr>
            <m:ctrlPr>
              <w:ins w:id="1071" w:author="mikle" w:date="2025-10-04T19:46:00Z" w16du:dateUtc="2025-10-05T02:46:00Z">
                <w:rPr>
                  <w:rFonts w:ascii="Cambria Math" w:hAnsi="Cambria Math"/>
                  <w:i/>
                  <w:color w:val="000000" w:themeColor="text1"/>
                  <w:sz w:val="28"/>
                  <w:szCs w:val="28"/>
                  <w:lang w:val="en-US"/>
                </w:rPr>
              </w:ins>
            </m:ctrlPr>
          </m:sSubPr>
          <m:e>
            <m:r>
              <w:ins w:id="1072" w:author="mikle" w:date="2025-10-04T19:46:00Z" w16du:dateUtc="2025-10-05T02:46:00Z">
                <w:rPr>
                  <w:rFonts w:ascii="Cambria Math" w:hAnsi="Cambria Math"/>
                  <w:color w:val="000000" w:themeColor="text1"/>
                  <w:sz w:val="28"/>
                  <w:szCs w:val="28"/>
                  <w:lang w:val="en-US"/>
                </w:rPr>
                <m:t>N</m:t>
              </w:ins>
            </m:r>
          </m:e>
          <m:sub>
            <m:r>
              <w:ins w:id="1073" w:author="mikle" w:date="2025-10-04T19:46:00Z" w16du:dateUtc="2025-10-05T02:46:00Z">
                <w:rPr>
                  <w:rFonts w:ascii="Cambria Math" w:hAnsi="Cambria Math"/>
                  <w:color w:val="000000" w:themeColor="text1"/>
                  <w:sz w:val="28"/>
                  <w:szCs w:val="28"/>
                </w:rPr>
                <m:t>|</m:t>
              </w:ins>
            </m:r>
            <m:r>
              <w:ins w:id="1074" w:author="mikle" w:date="2025-10-04T19:46:00Z" w16du:dateUtc="2025-10-05T02:46:00Z">
                <w:rPr>
                  <w:rFonts w:ascii="Cambria Math" w:hAnsi="Cambria Math"/>
                  <w:color w:val="000000" w:themeColor="text1"/>
                  <w:sz w:val="28"/>
                  <w:szCs w:val="28"/>
                  <w:lang w:val="en-US"/>
                </w:rPr>
                <m:t>r</m:t>
              </w:ins>
            </m:r>
            <m:r>
              <w:ins w:id="1075" w:author="mikle" w:date="2025-10-04T19:46:00Z" w16du:dateUtc="2025-10-05T02:46:00Z">
                <w:rPr>
                  <w:rFonts w:ascii="Cambria Math" w:hAnsi="Cambria Math"/>
                  <w:color w:val="000000" w:themeColor="text1"/>
                  <w:sz w:val="28"/>
                  <w:szCs w:val="28"/>
                </w:rPr>
                <m:t>|</m:t>
              </w:ins>
            </m:r>
            <m:r>
              <w:ins w:id="1076" w:author="mikle" w:date="2025-10-04T19:46:00Z" w16du:dateUtc="2025-10-05T02:46:00Z">
                <w:rPr>
                  <w:rFonts w:ascii="Cambria Math" w:hAnsi="Cambria Math"/>
                  <w:color w:val="000000" w:themeColor="text1"/>
                  <w:sz w:val="28"/>
                  <w:szCs w:val="28"/>
                  <w:lang w:val="en-US"/>
                </w:rPr>
                <m:t>r</m:t>
              </w:ins>
            </m:r>
          </m:sub>
        </m:sSub>
      </m:oMath>
      <w:ins w:id="1077" w:author="mikle" w:date="2025-10-04T19:46:00Z" w16du:dateUtc="2025-10-05T02:46:00Z">
        <w:r w:rsidR="00832D58" w:rsidRPr="005D13B9">
          <w:rPr>
            <w:bCs/>
            <w:iCs/>
            <w:color w:val="000000" w:themeColor="text1"/>
            <w:sz w:val="28"/>
            <w:szCs w:val="28"/>
          </w:rPr>
          <w:t xml:space="preserve"> – </w:t>
        </w:r>
      </w:ins>
      <w:ins w:id="1078" w:author="mikle" w:date="2025-10-04T19:47:00Z">
        <w:r w:rsidR="00976C39" w:rsidRPr="005D13B9">
          <w:rPr>
            <w:b/>
            <w:bCs/>
            <w:color w:val="000000" w:themeColor="text1"/>
            <w:sz w:val="28"/>
            <w:szCs w:val="28"/>
          </w:rPr>
          <w:t>коэффициент нелинейного демпфирования по рысканию</w:t>
        </w:r>
      </w:ins>
      <w:ins w:id="1079" w:author="mikle" w:date="2025-10-04T19:46:00Z" w16du:dateUtc="2025-10-05T02:46:00Z">
        <w:r w:rsidR="00832D58" w:rsidRPr="005D13B9">
          <w:rPr>
            <w:bCs/>
            <w:iCs/>
            <w:color w:val="000000" w:themeColor="text1"/>
            <w:sz w:val="28"/>
            <w:szCs w:val="28"/>
          </w:rPr>
          <w:t xml:space="preserve">, </w:t>
        </w:r>
      </w:ins>
      <w:ins w:id="1080" w:author="mikle" w:date="2025-10-04T19:47:00Z">
        <w:r w:rsidR="00976C39" w:rsidRPr="005D13B9">
          <w:rPr>
            <w:b/>
            <w:bCs/>
            <w:iCs/>
            <w:color w:val="000000" w:themeColor="text1"/>
            <w:sz w:val="28"/>
            <w:szCs w:val="28"/>
          </w:rPr>
          <w:t>Н·м·с²</w:t>
        </w:r>
      </w:ins>
    </w:p>
    <w:p w14:paraId="278320B4" w14:textId="1BB42EB3" w:rsidR="00976C39" w:rsidRPr="005D13B9" w:rsidRDefault="00976C39" w:rsidP="005D13B9">
      <w:pPr>
        <w:pStyle w:val="aa"/>
        <w:spacing w:before="100" w:beforeAutospacing="1" w:after="24" w:line="360" w:lineRule="auto"/>
        <w:ind w:left="0" w:firstLine="709"/>
        <w:jc w:val="center"/>
        <w:rPr>
          <w:ins w:id="1081" w:author="mikle" w:date="2025-10-04T19:50:00Z" w16du:dateUtc="2025-10-05T02:50:00Z"/>
          <w:b/>
          <w:bCs/>
          <w:iCs/>
          <w:color w:val="000000" w:themeColor="text1"/>
          <w:sz w:val="28"/>
          <w:szCs w:val="28"/>
        </w:rPr>
        <w:pPrChange w:id="1082" w:author="mikle" w:date="2025-10-09T20:00:00Z" w16du:dateUtc="2025-10-10T03:00:00Z">
          <w:pPr>
            <w:pStyle w:val="aa"/>
            <w:spacing w:before="100" w:beforeAutospacing="1" w:after="24" w:line="360" w:lineRule="auto"/>
            <w:ind w:left="0" w:firstLine="709"/>
            <w:jc w:val="both"/>
          </w:pPr>
        </w:pPrChange>
      </w:pPr>
      <m:oMath>
        <m:r>
          <w:ins w:id="1083" w:author="mikle" w:date="2025-10-04T19:50:00Z" w16du:dateUtc="2025-10-05T02:50:00Z">
            <w:rPr>
              <w:rFonts w:ascii="Cambria Math" w:hAnsi="Cambria Math"/>
              <w:color w:val="000000" w:themeColor="text1"/>
              <w:sz w:val="28"/>
              <w:szCs w:val="28"/>
              <w:lang w:val="en-US"/>
            </w:rPr>
            <m:t>r</m:t>
          </w:ins>
        </m:r>
      </m:oMath>
      <w:ins w:id="1084" w:author="mikle" w:date="2025-10-04T19:50:00Z" w16du:dateUtc="2025-10-05T02:50:00Z">
        <w:r w:rsidRPr="005D13B9">
          <w:rPr>
            <w:iCs/>
            <w:color w:val="000000" w:themeColor="text1"/>
            <w:sz w:val="28"/>
            <w:szCs w:val="28"/>
          </w:rPr>
          <w:t xml:space="preserve">– </w:t>
        </w:r>
        <w:r w:rsidRPr="005D13B9">
          <w:rPr>
            <w:b/>
            <w:bCs/>
            <w:color w:val="000000" w:themeColor="text1"/>
            <w:sz w:val="28"/>
            <w:szCs w:val="28"/>
          </w:rPr>
          <w:t xml:space="preserve">угловая скорость, </w:t>
        </w:r>
      </w:ins>
      <w:ins w:id="1085" w:author="mikle" w:date="2025-10-04T19:56:00Z" w16du:dateUtc="2025-10-05T02:56:00Z">
        <w:r w:rsidRPr="005D13B9">
          <w:rPr>
            <w:b/>
            <w:bCs/>
            <w:color w:val="000000" w:themeColor="text1"/>
            <w:sz w:val="28"/>
            <w:szCs w:val="28"/>
          </w:rPr>
          <w:t>рад/с</w:t>
        </w:r>
      </w:ins>
    </w:p>
    <w:p w14:paraId="6240B1D6" w14:textId="60438537" w:rsidR="00976C39" w:rsidRPr="005D13B9" w:rsidRDefault="00976C39" w:rsidP="005D13B9">
      <w:pPr>
        <w:pStyle w:val="aa"/>
        <w:spacing w:before="100" w:beforeAutospacing="1" w:after="24" w:line="360" w:lineRule="auto"/>
        <w:ind w:left="0" w:firstLine="709"/>
        <w:jc w:val="center"/>
        <w:rPr>
          <w:ins w:id="1086" w:author="mikle" w:date="2025-10-04T19:46:00Z" w16du:dateUtc="2025-10-05T02:46:00Z"/>
          <w:b/>
          <w:bCs/>
          <w:iCs/>
          <w:color w:val="000000" w:themeColor="text1"/>
          <w:sz w:val="28"/>
          <w:szCs w:val="28"/>
        </w:rPr>
        <w:pPrChange w:id="1087" w:author="mikle" w:date="2025-10-09T20:00:00Z" w16du:dateUtc="2025-10-10T03:00:00Z">
          <w:pPr>
            <w:pStyle w:val="aa"/>
            <w:spacing w:before="100" w:beforeAutospacing="1" w:after="24" w:line="360" w:lineRule="auto"/>
            <w:ind w:left="0" w:firstLine="709"/>
            <w:jc w:val="both"/>
          </w:pPr>
        </w:pPrChange>
      </w:pPr>
      <m:oMath>
        <m:r>
          <w:ins w:id="1088" w:author="mikle" w:date="2025-10-04T19:50:00Z" w16du:dateUtc="2025-10-05T02:50:00Z">
            <w:rPr>
              <w:rFonts w:ascii="Cambria Math" w:hAnsi="Cambria Math"/>
              <w:color w:val="000000" w:themeColor="text1"/>
              <w:sz w:val="28"/>
              <w:szCs w:val="28"/>
              <w:lang w:val="en-US"/>
            </w:rPr>
            <m:t>y</m:t>
          </w:ins>
        </m:r>
      </m:oMath>
      <w:ins w:id="1089" w:author="mikle" w:date="2025-10-04T19:50:00Z" w16du:dateUtc="2025-10-05T02:50:00Z">
        <w:r w:rsidRPr="005D13B9">
          <w:rPr>
            <w:iCs/>
            <w:color w:val="000000" w:themeColor="text1"/>
            <w:sz w:val="28"/>
            <w:szCs w:val="28"/>
          </w:rPr>
          <w:t xml:space="preserve">– </w:t>
        </w:r>
        <w:r w:rsidRPr="005D13B9">
          <w:rPr>
            <w:b/>
            <w:bCs/>
            <w:color w:val="000000" w:themeColor="text1"/>
            <w:sz w:val="28"/>
            <w:szCs w:val="28"/>
          </w:rPr>
          <w:t>плечо сил</w:t>
        </w:r>
      </w:ins>
      <w:ins w:id="1090" w:author="mikle" w:date="2025-10-04T19:51:00Z" w16du:dateUtc="2025-10-05T02:51:00Z">
        <w:r w:rsidRPr="005D13B9">
          <w:rPr>
            <w:b/>
            <w:bCs/>
            <w:color w:val="000000" w:themeColor="text1"/>
            <w:sz w:val="28"/>
            <w:szCs w:val="28"/>
          </w:rPr>
          <w:t>ы, м</w:t>
        </w:r>
      </w:ins>
    </w:p>
    <w:p w14:paraId="2BA7CC70" w14:textId="619F20AA" w:rsidR="00832D58" w:rsidRPr="005D13B9" w:rsidRDefault="00976C39" w:rsidP="005D13B9">
      <w:pPr>
        <w:pStyle w:val="aa"/>
        <w:spacing w:before="100" w:beforeAutospacing="1" w:after="24" w:line="360" w:lineRule="auto"/>
        <w:ind w:left="0" w:firstLine="709"/>
        <w:jc w:val="center"/>
        <w:rPr>
          <w:ins w:id="1091" w:author="mikle" w:date="2025-10-04T19:46:00Z" w16du:dateUtc="2025-10-05T02:46:00Z"/>
          <w:b/>
          <w:bCs/>
          <w:iCs/>
          <w:color w:val="000000" w:themeColor="text1"/>
          <w:sz w:val="28"/>
          <w:szCs w:val="28"/>
        </w:rPr>
        <w:pPrChange w:id="1092" w:author="mikle" w:date="2025-10-09T20:00:00Z" w16du:dateUtc="2025-10-10T03:00:00Z">
          <w:pPr>
            <w:pStyle w:val="aa"/>
            <w:spacing w:before="100" w:beforeAutospacing="1" w:after="24" w:line="360" w:lineRule="auto"/>
            <w:ind w:left="0" w:firstLine="709"/>
            <w:jc w:val="both"/>
          </w:pPr>
        </w:pPrChange>
      </w:pPr>
      <m:oMath>
        <m:r>
          <w:ins w:id="1093" w:author="mikle" w:date="2025-10-04T19:47:00Z" w16du:dateUtc="2025-10-05T02:47:00Z">
            <w:rPr>
              <w:rFonts w:ascii="Cambria Math" w:hAnsi="Cambria Math"/>
              <w:color w:val="000000" w:themeColor="text1"/>
              <w:sz w:val="28"/>
              <w:szCs w:val="28"/>
              <w:lang w:val="en-US"/>
            </w:rPr>
            <m:t>ρ</m:t>
          </w:ins>
        </m:r>
      </m:oMath>
      <w:ins w:id="1094" w:author="mikle" w:date="2025-10-04T19:46:00Z" w16du:dateUtc="2025-10-05T02:46:00Z">
        <w:r w:rsidR="00832D58" w:rsidRPr="005D13B9">
          <w:rPr>
            <w:iCs/>
            <w:color w:val="000000" w:themeColor="text1"/>
            <w:sz w:val="28"/>
            <w:szCs w:val="28"/>
          </w:rPr>
          <w:t xml:space="preserve">– </w:t>
        </w:r>
      </w:ins>
      <w:ins w:id="1095" w:author="mikle" w:date="2025-10-04T19:47:00Z">
        <w:r w:rsidRPr="005D13B9">
          <w:rPr>
            <w:b/>
            <w:bCs/>
            <w:color w:val="000000" w:themeColor="text1"/>
            <w:sz w:val="28"/>
            <w:szCs w:val="28"/>
          </w:rPr>
          <w:t>плотность жидкости</w:t>
        </w:r>
      </w:ins>
      <w:ins w:id="1096" w:author="mikle" w:date="2025-10-04T19:46:00Z" w16du:dateUtc="2025-10-05T02:46:00Z">
        <w:r w:rsidR="00832D58" w:rsidRPr="005D13B9">
          <w:rPr>
            <w:iCs/>
            <w:color w:val="000000" w:themeColor="text1"/>
            <w:sz w:val="28"/>
            <w:szCs w:val="28"/>
          </w:rPr>
          <w:t>,</w:t>
        </w:r>
        <w:r w:rsidR="00832D58" w:rsidRPr="005D13B9">
          <w:rPr>
            <w:b/>
            <w:bCs/>
            <w:iCs/>
            <w:color w:val="000000" w:themeColor="text1"/>
            <w:sz w:val="28"/>
            <w:szCs w:val="28"/>
          </w:rPr>
          <w:t xml:space="preserve"> </w:t>
        </w:r>
      </w:ins>
      <w:ins w:id="1097" w:author="mikle" w:date="2025-10-04T19:47:00Z">
        <w:r w:rsidRPr="005D13B9">
          <w:rPr>
            <w:b/>
            <w:bCs/>
            <w:iCs/>
            <w:color w:val="000000" w:themeColor="text1"/>
            <w:sz w:val="28"/>
            <w:szCs w:val="28"/>
          </w:rPr>
          <w:t>кг/м³</w:t>
        </w:r>
      </w:ins>
    </w:p>
    <w:p w14:paraId="5F5ABCE0" w14:textId="00F59F54" w:rsidR="00832D58" w:rsidRPr="005D13B9" w:rsidRDefault="00000000" w:rsidP="005D13B9">
      <w:pPr>
        <w:pStyle w:val="aa"/>
        <w:spacing w:before="100" w:beforeAutospacing="1" w:after="24" w:line="360" w:lineRule="auto"/>
        <w:ind w:left="0" w:firstLine="709"/>
        <w:jc w:val="center"/>
        <w:rPr>
          <w:ins w:id="1098" w:author="mikle" w:date="2025-10-04T19:46:00Z" w16du:dateUtc="2025-10-05T02:46:00Z"/>
          <w:b/>
          <w:bCs/>
          <w:iCs/>
          <w:color w:val="000000" w:themeColor="text1"/>
          <w:sz w:val="28"/>
          <w:szCs w:val="28"/>
        </w:rPr>
        <w:pPrChange w:id="1099" w:author="mikle" w:date="2025-10-09T20:00:00Z" w16du:dateUtc="2025-10-10T03:00:00Z">
          <w:pPr>
            <w:pStyle w:val="aa"/>
            <w:spacing w:before="100" w:beforeAutospacing="1" w:after="24" w:line="360" w:lineRule="auto"/>
            <w:ind w:left="0" w:firstLine="709"/>
            <w:jc w:val="both"/>
          </w:pPr>
        </w:pPrChange>
      </w:pPr>
      <m:oMath>
        <m:sSub>
          <m:sSubPr>
            <m:ctrlPr>
              <w:ins w:id="1100" w:author="mikle" w:date="2025-10-04T19:48:00Z" w16du:dateUtc="2025-10-05T02:48:00Z">
                <w:rPr>
                  <w:rFonts w:ascii="Cambria Math" w:hAnsi="Cambria Math"/>
                  <w:i/>
                  <w:color w:val="000000" w:themeColor="text1"/>
                  <w:sz w:val="28"/>
                  <w:szCs w:val="28"/>
                  <w:lang w:val="en-US"/>
                </w:rPr>
              </w:ins>
            </m:ctrlPr>
          </m:sSubPr>
          <m:e>
            <m:r>
              <w:ins w:id="1101" w:author="mikle" w:date="2025-10-04T19:48:00Z" w16du:dateUtc="2025-10-05T02:48:00Z">
                <w:rPr>
                  <w:rFonts w:ascii="Cambria Math" w:hAnsi="Cambria Math"/>
                  <w:color w:val="000000" w:themeColor="text1"/>
                  <w:sz w:val="28"/>
                  <w:szCs w:val="28"/>
                  <w:lang w:val="en-US"/>
                </w:rPr>
                <m:t>C</m:t>
              </w:ins>
            </m:r>
          </m:e>
          <m:sub>
            <m:r>
              <w:ins w:id="1102" w:author="mikle" w:date="2025-10-04T19:48:00Z" w16du:dateUtc="2025-10-05T02:48:00Z">
                <w:rPr>
                  <w:rFonts w:ascii="Cambria Math" w:hAnsi="Cambria Math"/>
                  <w:color w:val="000000" w:themeColor="text1"/>
                  <w:sz w:val="28"/>
                  <w:szCs w:val="28"/>
                  <w:lang w:val="en-US"/>
                </w:rPr>
                <m:t>D</m:t>
              </w:ins>
            </m:r>
          </m:sub>
        </m:sSub>
        <m:d>
          <m:dPr>
            <m:ctrlPr>
              <w:ins w:id="1103" w:author="mikle" w:date="2025-10-04T19:48:00Z" w16du:dateUtc="2025-10-05T02:48:00Z">
                <w:rPr>
                  <w:rFonts w:ascii="Cambria Math" w:hAnsi="Cambria Math"/>
                  <w:i/>
                  <w:color w:val="000000" w:themeColor="text1"/>
                  <w:sz w:val="28"/>
                  <w:szCs w:val="28"/>
                  <w:lang w:val="en-US"/>
                </w:rPr>
              </w:ins>
            </m:ctrlPr>
          </m:dPr>
          <m:e>
            <m:r>
              <w:ins w:id="1104" w:author="mikle" w:date="2025-10-04T19:48:00Z" w16du:dateUtc="2025-10-05T02:48:00Z">
                <w:rPr>
                  <w:rFonts w:ascii="Cambria Math" w:hAnsi="Cambria Math"/>
                  <w:color w:val="000000" w:themeColor="text1"/>
                  <w:sz w:val="28"/>
                  <w:szCs w:val="28"/>
                  <w:lang w:val="en-US"/>
                </w:rPr>
                <m:t>x</m:t>
              </w:ins>
            </m:r>
          </m:e>
        </m:d>
      </m:oMath>
      <w:ins w:id="1105" w:author="mikle" w:date="2025-10-04T19:46:00Z" w16du:dateUtc="2025-10-05T02:46:00Z">
        <w:r w:rsidR="00832D58" w:rsidRPr="005D13B9">
          <w:rPr>
            <w:b/>
            <w:bCs/>
            <w:iCs/>
            <w:color w:val="000000" w:themeColor="text1"/>
            <w:sz w:val="28"/>
            <w:szCs w:val="28"/>
          </w:rPr>
          <w:t xml:space="preserve"> </w:t>
        </w:r>
        <w:r w:rsidR="00832D58" w:rsidRPr="005D13B9">
          <w:rPr>
            <w:iCs/>
            <w:color w:val="000000" w:themeColor="text1"/>
            <w:sz w:val="28"/>
            <w:szCs w:val="28"/>
          </w:rPr>
          <w:t xml:space="preserve">– </w:t>
        </w:r>
      </w:ins>
      <w:ins w:id="1106" w:author="mikle" w:date="2025-10-04T19:48:00Z">
        <w:r w:rsidR="00976C39" w:rsidRPr="005D13B9">
          <w:rPr>
            <w:b/>
            <w:bCs/>
            <w:color w:val="000000" w:themeColor="text1"/>
            <w:sz w:val="28"/>
            <w:szCs w:val="28"/>
          </w:rPr>
          <w:t>коэффициент поперечного сопротивления</w:t>
        </w:r>
      </w:ins>
    </w:p>
    <w:p w14:paraId="370CD590" w14:textId="44586552" w:rsidR="00832D58" w:rsidRPr="005D13B9" w:rsidRDefault="00976C39" w:rsidP="005D13B9">
      <w:pPr>
        <w:pStyle w:val="aa"/>
        <w:spacing w:before="100" w:beforeAutospacing="1" w:after="24" w:line="360" w:lineRule="auto"/>
        <w:ind w:left="0" w:firstLine="709"/>
        <w:jc w:val="center"/>
        <w:rPr>
          <w:ins w:id="1107" w:author="mikle" w:date="2025-10-04T19:49:00Z" w16du:dateUtc="2025-10-05T02:49:00Z"/>
          <w:b/>
          <w:bCs/>
          <w:color w:val="000000" w:themeColor="text1"/>
          <w:sz w:val="28"/>
          <w:szCs w:val="28"/>
          <w:rPrChange w:id="1108" w:author="mikle" w:date="2025-10-09T20:00:00Z" w16du:dateUtc="2025-10-10T03:00:00Z">
            <w:rPr>
              <w:ins w:id="1109" w:author="mikle" w:date="2025-10-04T19:49:00Z" w16du:dateUtc="2025-10-05T02:49:00Z"/>
              <w:b/>
              <w:bCs/>
              <w:color w:val="000000" w:themeColor="text1"/>
              <w:sz w:val="28"/>
              <w:szCs w:val="28"/>
              <w:lang w:val="en-US"/>
            </w:rPr>
          </w:rPrChange>
        </w:rPr>
        <w:pPrChange w:id="1110" w:author="mikle" w:date="2025-10-09T20:00:00Z" w16du:dateUtc="2025-10-10T03:00:00Z">
          <w:pPr>
            <w:pStyle w:val="aa"/>
            <w:spacing w:before="100" w:beforeAutospacing="1" w:after="24" w:line="360" w:lineRule="auto"/>
            <w:ind w:left="0" w:firstLine="709"/>
            <w:jc w:val="both"/>
          </w:pPr>
        </w:pPrChange>
      </w:pPr>
      <m:oMath>
        <m:r>
          <w:ins w:id="1111" w:author="mikle" w:date="2025-10-04T19:48:00Z" w16du:dateUtc="2025-10-05T02:48:00Z">
            <w:rPr>
              <w:rFonts w:ascii="Cambria Math" w:hAnsi="Cambria Math"/>
              <w:color w:val="000000" w:themeColor="text1"/>
              <w:sz w:val="28"/>
              <w:szCs w:val="28"/>
            </w:rPr>
            <m:t>t</m:t>
          </w:ins>
        </m:r>
        <m:r>
          <w:ins w:id="1112" w:author="mikle" w:date="2025-10-04T19:48:00Z" w16du:dateUtc="2025-10-05T02:48:00Z">
            <w:rPr>
              <w:rFonts w:ascii="Cambria Math" w:hAnsi="Cambria Math"/>
              <w:color w:val="000000" w:themeColor="text1"/>
              <w:sz w:val="28"/>
              <w:szCs w:val="28"/>
              <w:rPrChange w:id="1113" w:author="mikle" w:date="2025-10-09T20:00:00Z" w16du:dateUtc="2025-10-10T03:00:00Z">
                <w:rPr>
                  <w:rFonts w:ascii="Cambria Math" w:hAnsi="Cambria Math"/>
                  <w:color w:val="000000" w:themeColor="text1"/>
                  <w:sz w:val="28"/>
                  <w:szCs w:val="28"/>
                  <w:lang w:val="en-US"/>
                </w:rPr>
              </w:rPrChange>
            </w:rPr>
            <m:t>(</m:t>
          </w:ins>
        </m:r>
        <m:r>
          <w:ins w:id="1114" w:author="mikle" w:date="2025-10-04T19:48:00Z" w16du:dateUtc="2025-10-05T02:48:00Z">
            <w:rPr>
              <w:rFonts w:ascii="Cambria Math" w:hAnsi="Cambria Math"/>
              <w:color w:val="000000" w:themeColor="text1"/>
              <w:sz w:val="28"/>
              <w:szCs w:val="28"/>
              <w:lang w:val="en-US"/>
            </w:rPr>
            <m:t>x</m:t>
          </w:ins>
        </m:r>
        <m:r>
          <w:ins w:id="1115" w:author="mikle" w:date="2025-10-04T19:48:00Z" w16du:dateUtc="2025-10-05T02:48:00Z">
            <w:rPr>
              <w:rFonts w:ascii="Cambria Math" w:hAnsi="Cambria Math"/>
              <w:color w:val="000000" w:themeColor="text1"/>
              <w:sz w:val="28"/>
              <w:szCs w:val="28"/>
              <w:rPrChange w:id="1116" w:author="mikle" w:date="2025-10-09T20:00:00Z" w16du:dateUtc="2025-10-10T03:00:00Z">
                <w:rPr>
                  <w:rFonts w:ascii="Cambria Math" w:hAnsi="Cambria Math"/>
                  <w:color w:val="000000" w:themeColor="text1"/>
                  <w:sz w:val="28"/>
                  <w:szCs w:val="28"/>
                  <w:lang w:val="en-US"/>
                </w:rPr>
              </w:rPrChange>
            </w:rPr>
            <m:t>)</m:t>
          </w:ins>
        </m:r>
      </m:oMath>
      <w:ins w:id="1117" w:author="mikle" w:date="2025-10-04T19:46:00Z" w16du:dateUtc="2025-10-05T02:46:00Z">
        <w:r w:rsidR="00832D58" w:rsidRPr="005D13B9">
          <w:rPr>
            <w:iCs/>
            <w:color w:val="000000" w:themeColor="text1"/>
            <w:sz w:val="28"/>
            <w:szCs w:val="28"/>
          </w:rPr>
          <w:t xml:space="preserve">– </w:t>
        </w:r>
      </w:ins>
      <w:ins w:id="1118" w:author="mikle" w:date="2025-10-04T19:49:00Z">
        <w:r w:rsidRPr="005D13B9">
          <w:rPr>
            <w:b/>
            <w:bCs/>
            <w:color w:val="000000" w:themeColor="text1"/>
            <w:sz w:val="28"/>
            <w:szCs w:val="28"/>
          </w:rPr>
          <w:t>эффективная «толщина пластины»/поправка на форму</w:t>
        </w:r>
      </w:ins>
    </w:p>
    <w:p w14:paraId="3F146449" w14:textId="5398BFCE" w:rsidR="00976C39" w:rsidRPr="005D13B9" w:rsidRDefault="00976C39" w:rsidP="005D13B9">
      <w:pPr>
        <w:pStyle w:val="aa"/>
        <w:spacing w:before="100" w:beforeAutospacing="1" w:after="24" w:line="360" w:lineRule="auto"/>
        <w:ind w:left="0" w:firstLine="709"/>
        <w:jc w:val="center"/>
        <w:rPr>
          <w:ins w:id="1119" w:author="mikle" w:date="2025-10-04T19:46:00Z" w16du:dateUtc="2025-10-05T02:46:00Z"/>
          <w:b/>
          <w:bCs/>
          <w:iCs/>
          <w:color w:val="000000" w:themeColor="text1"/>
          <w:sz w:val="28"/>
          <w:szCs w:val="28"/>
        </w:rPr>
        <w:pPrChange w:id="1120" w:author="mikle" w:date="2025-10-09T20:00:00Z" w16du:dateUtc="2025-10-10T03:00:00Z">
          <w:pPr>
            <w:pStyle w:val="aa"/>
            <w:spacing w:before="100" w:beforeAutospacing="1" w:after="24" w:line="360" w:lineRule="auto"/>
            <w:ind w:left="0" w:firstLine="709"/>
            <w:jc w:val="both"/>
          </w:pPr>
        </w:pPrChange>
      </w:pPr>
      <m:oMath>
        <m:r>
          <w:ins w:id="1121" w:author="mikle" w:date="2025-10-04T19:49:00Z" w16du:dateUtc="2025-10-05T02:49:00Z">
            <w:rPr>
              <w:rFonts w:ascii="Cambria Math" w:hAnsi="Cambria Math"/>
              <w:color w:val="000000" w:themeColor="text1"/>
              <w:sz w:val="28"/>
              <w:szCs w:val="28"/>
              <w:lang w:val="en-US"/>
            </w:rPr>
            <m:t>b</m:t>
          </w:ins>
        </m:r>
        <m:r>
          <w:ins w:id="1122" w:author="mikle" w:date="2025-10-04T19:49:00Z" w16du:dateUtc="2025-10-05T02:49:00Z">
            <w:rPr>
              <w:rFonts w:ascii="Cambria Math" w:hAnsi="Cambria Math"/>
              <w:color w:val="000000" w:themeColor="text1"/>
              <w:sz w:val="28"/>
              <w:szCs w:val="28"/>
              <w:rPrChange w:id="1123" w:author="mikle" w:date="2025-10-09T20:00:00Z" w16du:dateUtc="2025-10-10T03:00:00Z">
                <w:rPr>
                  <w:rFonts w:ascii="Cambria Math" w:hAnsi="Cambria Math"/>
                  <w:color w:val="000000" w:themeColor="text1"/>
                  <w:sz w:val="28"/>
                  <w:szCs w:val="28"/>
                  <w:lang w:val="en-US"/>
                </w:rPr>
              </w:rPrChange>
            </w:rPr>
            <m:t>(</m:t>
          </w:ins>
        </m:r>
        <m:r>
          <w:ins w:id="1124" w:author="mikle" w:date="2025-10-04T19:49:00Z" w16du:dateUtc="2025-10-05T02:49:00Z">
            <w:rPr>
              <w:rFonts w:ascii="Cambria Math" w:hAnsi="Cambria Math"/>
              <w:color w:val="000000" w:themeColor="text1"/>
              <w:sz w:val="28"/>
              <w:szCs w:val="28"/>
              <w:lang w:val="en-US"/>
            </w:rPr>
            <m:t>x</m:t>
          </w:ins>
        </m:r>
        <m:r>
          <w:ins w:id="1125" w:author="mikle" w:date="2025-10-04T19:49:00Z" w16du:dateUtc="2025-10-05T02:49:00Z">
            <w:rPr>
              <w:rFonts w:ascii="Cambria Math" w:hAnsi="Cambria Math"/>
              <w:color w:val="000000" w:themeColor="text1"/>
              <w:sz w:val="28"/>
              <w:szCs w:val="28"/>
              <w:rPrChange w:id="1126" w:author="mikle" w:date="2025-10-09T20:00:00Z" w16du:dateUtc="2025-10-10T03:00:00Z">
                <w:rPr>
                  <w:rFonts w:ascii="Cambria Math" w:hAnsi="Cambria Math"/>
                  <w:color w:val="000000" w:themeColor="text1"/>
                  <w:sz w:val="28"/>
                  <w:szCs w:val="28"/>
                  <w:lang w:val="en-US"/>
                </w:rPr>
              </w:rPrChange>
            </w:rPr>
            <m:t>)</m:t>
          </w:ins>
        </m:r>
      </m:oMath>
      <w:ins w:id="1127" w:author="mikle" w:date="2025-10-04T19:49:00Z" w16du:dateUtc="2025-10-05T02:49:00Z">
        <w:r w:rsidRPr="005D13B9">
          <w:rPr>
            <w:iCs/>
            <w:color w:val="000000" w:themeColor="text1"/>
            <w:sz w:val="28"/>
            <w:szCs w:val="28"/>
          </w:rPr>
          <w:t xml:space="preserve">– </w:t>
        </w:r>
      </w:ins>
      <w:ins w:id="1128" w:author="mikle" w:date="2025-10-04T19:49:00Z">
        <w:r w:rsidRPr="005D13B9">
          <w:rPr>
            <w:b/>
            <w:bCs/>
            <w:color w:val="000000" w:themeColor="text1"/>
            <w:sz w:val="28"/>
            <w:szCs w:val="28"/>
          </w:rPr>
          <w:t>полуширина корпуса (от диаметральной плоскости до борта) на сечении</w:t>
        </w:r>
      </w:ins>
    </w:p>
    <w:p w14:paraId="3C4F8EAB" w14:textId="1C8832D8" w:rsidR="00CD6003" w:rsidRPr="005D13B9" w:rsidRDefault="00CD6003" w:rsidP="005D13B9">
      <w:pPr>
        <w:pStyle w:val="a8"/>
        <w:spacing w:line="360" w:lineRule="auto"/>
        <w:ind w:firstLine="709"/>
        <w:jc w:val="both"/>
        <w:rPr>
          <w:color w:val="000000" w:themeColor="text1"/>
          <w:sz w:val="28"/>
          <w:szCs w:val="28"/>
        </w:rPr>
      </w:pPr>
      <w:del w:id="1129" w:author="mikle" w:date="2025-10-04T18:42:00Z" w16du:dateUtc="2025-10-05T01:42:00Z">
        <w:r w:rsidRPr="005D13B9" w:rsidDel="008124FD">
          <w:rPr>
            <w:iCs/>
            <w:noProof/>
            <w:color w:val="000000" w:themeColor="text1"/>
            <w:sz w:val="28"/>
            <w:szCs w:val="28"/>
            <w14:ligatures w14:val="standardContextual"/>
          </w:rPr>
          <w:drawing>
            <wp:inline distT="0" distB="0" distL="0" distR="0" wp14:anchorId="2670BFDD" wp14:editId="3013502D">
              <wp:extent cx="5499100" cy="694690"/>
              <wp:effectExtent l="0" t="0" r="0" b="3810"/>
              <wp:docPr id="733441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4123" name="Рисунок 73344123"/>
                      <pic:cNvPicPr/>
                    </pic:nvPicPr>
                    <pic:blipFill>
                      <a:blip r:embed="rId17">
                        <a:extLst>
                          <a:ext uri="{28A0092B-C50C-407E-A947-70E740481C1C}">
                            <a14:useLocalDpi xmlns:a14="http://schemas.microsoft.com/office/drawing/2010/main" val="0"/>
                          </a:ext>
                        </a:extLst>
                      </a:blip>
                      <a:stretch>
                        <a:fillRect/>
                      </a:stretch>
                    </pic:blipFill>
                    <pic:spPr>
                      <a:xfrm>
                        <a:off x="0" y="0"/>
                        <a:ext cx="5499100" cy="694690"/>
                      </a:xfrm>
                      <a:prstGeom prst="rect">
                        <a:avLst/>
                      </a:prstGeom>
                    </pic:spPr>
                  </pic:pic>
                </a:graphicData>
              </a:graphic>
            </wp:inline>
          </w:drawing>
        </w:r>
      </w:del>
    </w:p>
    <w:p w14:paraId="2C593FF9" w14:textId="4FE7741F" w:rsidR="00CD6003" w:rsidRPr="005D13B9" w:rsidRDefault="008124FD" w:rsidP="005D13B9">
      <w:pPr>
        <w:pStyle w:val="a8"/>
        <w:spacing w:line="360" w:lineRule="auto"/>
        <w:ind w:firstLine="709"/>
        <w:jc w:val="both"/>
        <w:rPr>
          <w:ins w:id="1130" w:author="mikle" w:date="2025-10-04T18:47:00Z" w16du:dateUtc="2025-10-05T01:47:00Z"/>
          <w:color w:val="000000" w:themeColor="text1"/>
          <w:sz w:val="28"/>
          <w:szCs w:val="28"/>
        </w:rPr>
      </w:pPr>
      <w:ins w:id="1131" w:author="mikle" w:date="2025-10-04T18:44:00Z" w16du:dateUtc="2025-10-05T01:44:00Z">
        <w:r w:rsidRPr="005D13B9">
          <w:rPr>
            <w:color w:val="000000" w:themeColor="text1"/>
            <w:sz w:val="28"/>
            <w:szCs w:val="28"/>
          </w:rPr>
          <w:lastRenderedPageBreak/>
          <w:t>Момен</w:t>
        </w:r>
      </w:ins>
      <w:ins w:id="1132" w:author="mikle" w:date="2025-10-04T18:45:00Z" w16du:dateUtc="2025-10-05T01:45:00Z">
        <w:r w:rsidRPr="005D13B9">
          <w:rPr>
            <w:color w:val="000000" w:themeColor="text1"/>
            <w:sz w:val="28"/>
            <w:szCs w:val="28"/>
          </w:rPr>
          <w:t>т</w:t>
        </w:r>
      </w:ins>
      <w:ins w:id="1133" w:author="mikle" w:date="2025-10-04T18:46:00Z" w16du:dateUtc="2025-10-05T01:46:00Z">
        <w:r w:rsidRPr="005D13B9">
          <w:rPr>
            <w:color w:val="000000" w:themeColor="text1"/>
            <w:sz w:val="28"/>
            <w:szCs w:val="28"/>
          </w:rPr>
          <w:t xml:space="preserve"> </w:t>
        </w:r>
      </w:ins>
      <m:oMath>
        <m:sSub>
          <m:sSubPr>
            <m:ctrlPr>
              <w:ins w:id="1134" w:author="mikle" w:date="2025-10-04T18:47:00Z" w16du:dateUtc="2025-10-05T01:47:00Z">
                <w:rPr>
                  <w:rFonts w:ascii="Cambria Math" w:hAnsi="Cambria Math"/>
                  <w:i/>
                  <w:color w:val="000000" w:themeColor="text1"/>
                  <w:sz w:val="28"/>
                  <w:szCs w:val="28"/>
                  <w:lang w:val="en-US"/>
                </w:rPr>
              </w:ins>
            </m:ctrlPr>
          </m:sSubPr>
          <m:e>
            <m:r>
              <w:ins w:id="1135" w:author="mikle" w:date="2025-10-04T18:47:00Z" w16du:dateUtc="2025-10-05T01:47:00Z">
                <w:rPr>
                  <w:rFonts w:ascii="Cambria Math" w:hAnsi="Cambria Math"/>
                  <w:color w:val="000000" w:themeColor="text1"/>
                  <w:sz w:val="28"/>
                  <w:szCs w:val="28"/>
                  <w:lang w:val="en-US"/>
                </w:rPr>
                <m:t>N</m:t>
              </w:ins>
            </m:r>
          </m:e>
          <m:sub>
            <m:r>
              <w:ins w:id="1136" w:author="mikle" w:date="2025-10-04T18:47:00Z" w16du:dateUtc="2025-10-05T01:47:00Z">
                <w:rPr>
                  <w:rFonts w:ascii="Cambria Math" w:hAnsi="Cambria Math"/>
                  <w:color w:val="000000" w:themeColor="text1"/>
                  <w:sz w:val="28"/>
                  <w:szCs w:val="28"/>
                </w:rPr>
                <m:t>|</m:t>
              </w:ins>
            </m:r>
            <m:r>
              <w:ins w:id="1137" w:author="mikle" w:date="2025-10-04T18:47:00Z" w16du:dateUtc="2025-10-05T01:47:00Z">
                <w:rPr>
                  <w:rFonts w:ascii="Cambria Math" w:hAnsi="Cambria Math"/>
                  <w:color w:val="000000" w:themeColor="text1"/>
                  <w:sz w:val="28"/>
                  <w:szCs w:val="28"/>
                  <w:lang w:val="en-US"/>
                </w:rPr>
                <m:t>r</m:t>
              </w:ins>
            </m:r>
            <m:r>
              <w:ins w:id="1138" w:author="mikle" w:date="2025-10-04T18:47:00Z" w16du:dateUtc="2025-10-05T01:47:00Z">
                <w:rPr>
                  <w:rFonts w:ascii="Cambria Math" w:hAnsi="Cambria Math"/>
                  <w:color w:val="000000" w:themeColor="text1"/>
                  <w:sz w:val="28"/>
                  <w:szCs w:val="28"/>
                </w:rPr>
                <m:t>|</m:t>
              </w:ins>
            </m:r>
            <m:r>
              <w:ins w:id="1139" w:author="mikle" w:date="2025-10-04T18:47:00Z" w16du:dateUtc="2025-10-05T01:47:00Z">
                <w:rPr>
                  <w:rFonts w:ascii="Cambria Math" w:hAnsi="Cambria Math"/>
                  <w:color w:val="000000" w:themeColor="text1"/>
                  <w:sz w:val="28"/>
                  <w:szCs w:val="28"/>
                  <w:lang w:val="en-US"/>
                </w:rPr>
                <m:t>r</m:t>
              </w:ins>
            </m:r>
          </m:sub>
        </m:sSub>
        <m:r>
          <w:ins w:id="1140" w:author="mikle" w:date="2025-10-04T18:47:00Z" w16du:dateUtc="2025-10-05T01:47:00Z">
            <w:rPr>
              <w:rFonts w:ascii="Cambria Math" w:hAnsi="Cambria Math"/>
              <w:color w:val="000000" w:themeColor="text1"/>
              <w:sz w:val="28"/>
              <w:szCs w:val="28"/>
              <w:rPrChange w:id="1141" w:author="mikle" w:date="2025-10-09T20:00:00Z" w16du:dateUtc="2025-10-10T03:00:00Z">
                <w:rPr>
                  <w:rFonts w:ascii="Cambria Math" w:hAnsi="Cambria Math"/>
                  <w:color w:val="000000" w:themeColor="text1"/>
                  <w:sz w:val="28"/>
                  <w:szCs w:val="28"/>
                  <w:lang w:val="en-US"/>
                </w:rPr>
              </w:rPrChange>
            </w:rPr>
            <m:t xml:space="preserve"> </m:t>
          </w:ins>
        </m:r>
        <m:d>
          <m:dPr>
            <m:begChr m:val="|"/>
            <m:endChr m:val="|"/>
            <m:ctrlPr>
              <w:ins w:id="1142" w:author="mikle" w:date="2025-10-04T18:47:00Z" w16du:dateUtc="2025-10-05T01:47:00Z">
                <w:rPr>
                  <w:rFonts w:ascii="Cambria Math" w:hAnsi="Cambria Math"/>
                  <w:i/>
                  <w:color w:val="000000" w:themeColor="text1"/>
                  <w:sz w:val="28"/>
                  <w:szCs w:val="28"/>
                  <w:lang w:val="en-US"/>
                </w:rPr>
              </w:ins>
            </m:ctrlPr>
          </m:dPr>
          <m:e>
            <m:r>
              <w:ins w:id="1143" w:author="mikle" w:date="2025-10-04T18:47:00Z" w16du:dateUtc="2025-10-05T01:47:00Z">
                <w:rPr>
                  <w:rFonts w:ascii="Cambria Math" w:hAnsi="Cambria Math"/>
                  <w:color w:val="000000" w:themeColor="text1"/>
                  <w:sz w:val="28"/>
                  <w:szCs w:val="28"/>
                  <w:lang w:val="en-US"/>
                </w:rPr>
                <m:t>r</m:t>
              </w:ins>
            </m:r>
          </m:e>
        </m:d>
        <m:r>
          <w:ins w:id="1144" w:author="mikle" w:date="2025-10-04T18:47:00Z" w16du:dateUtc="2025-10-05T01:47:00Z">
            <w:rPr>
              <w:rFonts w:ascii="Cambria Math" w:hAnsi="Cambria Math"/>
              <w:color w:val="000000" w:themeColor="text1"/>
              <w:sz w:val="28"/>
              <w:szCs w:val="28"/>
              <w:lang w:val="en-US"/>
            </w:rPr>
            <m:t>r</m:t>
          </w:ins>
        </m:r>
      </m:oMath>
      <w:ins w:id="1145" w:author="mikle" w:date="2025-10-04T18:44:00Z" w16du:dateUtc="2025-10-05T01:44:00Z">
        <w:r w:rsidRPr="005D13B9">
          <w:rPr>
            <w:color w:val="000000" w:themeColor="text1"/>
            <w:sz w:val="28"/>
            <w:szCs w:val="28"/>
          </w:rPr>
          <w:t>, входящий в состав формулы (1.</w:t>
        </w:r>
      </w:ins>
      <w:ins w:id="1146" w:author="mikle" w:date="2025-10-04T18:55:00Z" w16du:dateUtc="2025-10-05T01:55:00Z">
        <w:r w:rsidR="00606575" w:rsidRPr="005D13B9">
          <w:rPr>
            <w:color w:val="000000" w:themeColor="text1"/>
            <w:sz w:val="28"/>
            <w:szCs w:val="28"/>
          </w:rPr>
          <w:t>4</w:t>
        </w:r>
      </w:ins>
      <w:ins w:id="1147" w:author="mikle" w:date="2025-10-04T18:44:00Z" w16du:dateUtc="2025-10-05T01:44:00Z">
        <w:r w:rsidRPr="005D13B9">
          <w:rPr>
            <w:color w:val="000000" w:themeColor="text1"/>
            <w:sz w:val="28"/>
            <w:szCs w:val="28"/>
          </w:rPr>
          <w:t xml:space="preserve">), </w:t>
        </w:r>
      </w:ins>
      <w:del w:id="1148" w:author="mikle" w:date="2025-10-04T18:44:00Z" w16du:dateUtc="2025-10-05T01:44:00Z">
        <w:r w:rsidR="00CD6003" w:rsidRPr="005D13B9" w:rsidDel="008124FD">
          <w:rPr>
            <w:color w:val="000000" w:themeColor="text1"/>
            <w:sz w:val="28"/>
            <w:szCs w:val="28"/>
          </w:rPr>
          <w:delText xml:space="preserve">Этот момент </w:delText>
        </w:r>
      </w:del>
      <w:r w:rsidR="00CD6003" w:rsidRPr="005D13B9">
        <w:rPr>
          <w:color w:val="000000" w:themeColor="text1"/>
          <w:sz w:val="28"/>
          <w:szCs w:val="28"/>
        </w:rPr>
        <w:t>выступает в роли квадратичного демпфирующего момента, который будет использован далее при расчете момента гидродинамических сил. При малых </w:t>
      </w:r>
      <m:oMath>
        <m:r>
          <w:rPr>
            <w:rFonts w:ascii="Cambria Math" w:hAnsi="Cambria Math"/>
            <w:color w:val="000000" w:themeColor="text1"/>
            <w:sz w:val="28"/>
            <w:szCs w:val="28"/>
          </w:rPr>
          <m:t>r</m:t>
        </m:r>
      </m:oMath>
      <w:r w:rsidR="00CD6003" w:rsidRPr="005D13B9">
        <w:rPr>
          <w:color w:val="000000" w:themeColor="text1"/>
          <w:sz w:val="28"/>
          <w:szCs w:val="28"/>
        </w:rPr>
        <w:t> и доминировании «вязкостной» части получается ещё и </w:t>
      </w:r>
      <w:r w:rsidR="00CD6003" w:rsidRPr="005D13B9">
        <w:rPr>
          <w:b/>
          <w:bCs/>
          <w:color w:val="000000" w:themeColor="text1"/>
          <w:sz w:val="28"/>
          <w:szCs w:val="28"/>
        </w:rPr>
        <w:t>линейный</w:t>
      </w:r>
      <w:r w:rsidR="00CD6003" w:rsidRPr="005D13B9">
        <w:rPr>
          <w:color w:val="000000" w:themeColor="text1"/>
          <w:sz w:val="28"/>
          <w:szCs w:val="28"/>
        </w:rPr>
        <w:t> демпфер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N</m:t>
            </m:r>
          </m:e>
          <m:sub>
            <m:r>
              <w:rPr>
                <w:rFonts w:ascii="Cambria Math" w:hAnsi="Cambria Math"/>
                <w:color w:val="000000" w:themeColor="text1"/>
                <w:sz w:val="28"/>
                <w:szCs w:val="28"/>
              </w:rPr>
              <m:t>r</m:t>
            </m:r>
          </m:sub>
        </m:sSub>
        <m:r>
          <m:rPr>
            <m:nor/>
          </m:rPr>
          <w:rPr>
            <w:color w:val="000000" w:themeColor="text1"/>
            <w:sz w:val="28"/>
            <w:szCs w:val="28"/>
          </w:rPr>
          <m:t> </m:t>
        </m:r>
        <m:r>
          <w:rPr>
            <w:rFonts w:ascii="Cambria Math" w:hAnsi="Cambria Math"/>
            <w:color w:val="000000" w:themeColor="text1"/>
            <w:sz w:val="28"/>
            <w:szCs w:val="28"/>
          </w:rPr>
          <m:t>r</m:t>
        </m:r>
      </m:oMath>
      <w:ins w:id="1149" w:author="mikle" w:date="2025-10-04T18:45:00Z" w16du:dateUtc="2025-10-05T01:45:00Z">
        <w:r w:rsidRPr="005D13B9">
          <w:rPr>
            <w:color w:val="000000" w:themeColor="text1"/>
            <w:sz w:val="28"/>
            <w:szCs w:val="28"/>
          </w:rPr>
          <w:t xml:space="preserve">, </w:t>
        </w:r>
      </w:ins>
      <w:ins w:id="1150" w:author="mikle" w:date="2025-10-04T18:46:00Z" w16du:dateUtc="2025-10-05T01:46:00Z">
        <w:r w:rsidRPr="005D13B9">
          <w:rPr>
            <w:color w:val="000000" w:themeColor="text1"/>
            <w:sz w:val="28"/>
            <w:szCs w:val="28"/>
          </w:rPr>
          <w:t>который нужно прибавить к квадратичному демпферу в формуле (1.</w:t>
        </w:r>
      </w:ins>
      <w:ins w:id="1151" w:author="mikle" w:date="2025-10-04T18:55:00Z" w16du:dateUtc="2025-10-05T01:55:00Z">
        <w:r w:rsidR="00606575" w:rsidRPr="005D13B9">
          <w:rPr>
            <w:color w:val="000000" w:themeColor="text1"/>
            <w:sz w:val="28"/>
            <w:szCs w:val="28"/>
          </w:rPr>
          <w:t>4</w:t>
        </w:r>
      </w:ins>
      <w:ins w:id="1152" w:author="mikle" w:date="2025-10-04T18:46:00Z" w16du:dateUtc="2025-10-05T01:46:00Z">
        <w:r w:rsidRPr="005D13B9">
          <w:rPr>
            <w:color w:val="000000" w:themeColor="text1"/>
            <w:sz w:val="28"/>
            <w:szCs w:val="28"/>
          </w:rPr>
          <w:t>) для получения полного момента гидродинамического сопротивления</w:t>
        </w:r>
      </w:ins>
      <w:r w:rsidR="00CD6003" w:rsidRPr="005D13B9">
        <w:rPr>
          <w:color w:val="000000" w:themeColor="text1"/>
          <w:sz w:val="28"/>
          <w:szCs w:val="28"/>
        </w:rPr>
        <w:t>. В конечном итоге мы получаем</w:t>
      </w:r>
      <w:ins w:id="1153" w:author="mikle" w:date="2025-10-04T18:47:00Z" w16du:dateUtc="2025-10-05T01:47:00Z">
        <w:r w:rsidRPr="005D13B9">
          <w:rPr>
            <w:color w:val="000000" w:themeColor="text1"/>
            <w:sz w:val="28"/>
            <w:szCs w:val="28"/>
          </w:rPr>
          <w:t xml:space="preserve"> формулу момента сопротивления гидродинамических сил</w:t>
        </w:r>
      </w:ins>
      <w:r w:rsidR="00CD6003" w:rsidRPr="005D13B9">
        <w:rPr>
          <w:color w:val="000000" w:themeColor="text1"/>
          <w:sz w:val="28"/>
          <w:szCs w:val="28"/>
        </w:rPr>
        <w:t>:</w:t>
      </w:r>
    </w:p>
    <w:p w14:paraId="2623BB4C" w14:textId="4624D27F" w:rsidR="008124FD" w:rsidRPr="005D13B9" w:rsidDel="008124FD" w:rsidRDefault="00000000" w:rsidP="005D13B9">
      <w:pPr>
        <w:pStyle w:val="a8"/>
        <w:spacing w:line="360" w:lineRule="auto"/>
        <w:ind w:firstLine="709"/>
        <w:jc w:val="center"/>
        <w:rPr>
          <w:del w:id="1154" w:author="mikle" w:date="2025-10-04T18:48:00Z" w16du:dateUtc="2025-10-05T01:48:00Z"/>
          <w:i/>
          <w:color w:val="000000" w:themeColor="text1"/>
          <w:sz w:val="28"/>
          <w:szCs w:val="28"/>
          <w:rPrChange w:id="1155" w:author="mikle" w:date="2025-10-09T20:00:00Z" w16du:dateUtc="2025-10-10T03:00:00Z">
            <w:rPr>
              <w:del w:id="1156" w:author="mikle" w:date="2025-10-04T18:48:00Z" w16du:dateUtc="2025-10-05T01:48:00Z"/>
              <w:color w:val="000000" w:themeColor="text1"/>
              <w:sz w:val="28"/>
              <w:szCs w:val="28"/>
            </w:rPr>
          </w:rPrChange>
        </w:rPr>
        <w:pPrChange w:id="1157" w:author="mikle" w:date="2025-10-09T20:00:00Z" w16du:dateUtc="2025-10-10T03:00:00Z">
          <w:pPr>
            <w:pStyle w:val="a8"/>
            <w:spacing w:line="360" w:lineRule="auto"/>
            <w:ind w:firstLine="709"/>
            <w:jc w:val="both"/>
          </w:pPr>
        </w:pPrChange>
      </w:pPr>
      <m:oMathPara>
        <m:oMath>
          <m:sSub>
            <m:sSubPr>
              <m:ctrlPr>
                <w:ins w:id="1158" w:author="mikle" w:date="2025-10-04T18:47:00Z" w16du:dateUtc="2025-10-05T01:47:00Z">
                  <w:rPr>
                    <w:rFonts w:ascii="Cambria Math" w:hAnsi="Cambria Math"/>
                    <w:i/>
                    <w:color w:val="000000" w:themeColor="text1"/>
                    <w:sz w:val="28"/>
                    <w:szCs w:val="28"/>
                  </w:rPr>
                </w:ins>
              </m:ctrlPr>
            </m:sSubPr>
            <m:e>
              <m:r>
                <w:ins w:id="1159" w:author="mikle" w:date="2025-10-04T18:47:00Z" w16du:dateUtc="2025-10-05T01:47:00Z">
                  <w:rPr>
                    <w:rFonts w:ascii="Cambria Math" w:hAnsi="Cambria Math"/>
                    <w:color w:val="000000" w:themeColor="text1"/>
                    <w:sz w:val="28"/>
                    <w:szCs w:val="28"/>
                    <w:lang w:val="en-US"/>
                  </w:rPr>
                  <m:t>N</m:t>
                </w:ins>
              </m:r>
            </m:e>
            <m:sub>
              <m:r>
                <w:ins w:id="1160" w:author="mikle" w:date="2025-10-04T18:47:00Z" w16du:dateUtc="2025-10-05T01:47:00Z">
                  <w:rPr>
                    <w:rFonts w:ascii="Cambria Math" w:hAnsi="Cambria Math"/>
                    <w:color w:val="000000" w:themeColor="text1"/>
                    <w:sz w:val="28"/>
                    <w:szCs w:val="28"/>
                  </w:rPr>
                  <m:t>r</m:t>
                </w:ins>
              </m:r>
              <m:r>
                <w:ins w:id="1161" w:author="mikle" w:date="2025-10-04T18:47:00Z" w16du:dateUtc="2025-10-05T01:47:00Z">
                  <w:rPr>
                    <w:rFonts w:ascii="Cambria Math" w:hAnsi="Cambria Math"/>
                    <w:color w:val="000000" w:themeColor="text1"/>
                    <w:sz w:val="28"/>
                    <w:szCs w:val="28"/>
                    <w:lang w:val="en-US"/>
                  </w:rPr>
                  <m:t>es</m:t>
                </w:ins>
              </m:r>
            </m:sub>
          </m:sSub>
          <m:d>
            <m:dPr>
              <m:ctrlPr>
                <w:ins w:id="1162" w:author="mikle" w:date="2025-10-04T18:47:00Z" w16du:dateUtc="2025-10-05T01:47:00Z">
                  <w:rPr>
                    <w:rFonts w:ascii="Cambria Math" w:hAnsi="Cambria Math"/>
                    <w:i/>
                    <w:color w:val="000000" w:themeColor="text1"/>
                    <w:sz w:val="28"/>
                    <w:szCs w:val="28"/>
                  </w:rPr>
                </w:ins>
              </m:ctrlPr>
            </m:dPr>
            <m:e>
              <m:r>
                <w:ins w:id="1163" w:author="mikle" w:date="2025-10-04T18:47:00Z" w16du:dateUtc="2025-10-05T01:47:00Z">
                  <w:rPr>
                    <w:rFonts w:ascii="Cambria Math" w:hAnsi="Cambria Math"/>
                    <w:color w:val="000000" w:themeColor="text1"/>
                    <w:sz w:val="28"/>
                    <w:szCs w:val="28"/>
                    <w:lang w:val="en-US"/>
                  </w:rPr>
                  <m:t>r</m:t>
                </w:ins>
              </m:r>
              <m:ctrlPr>
                <w:ins w:id="1164" w:author="mikle" w:date="2025-10-04T18:47:00Z" w16du:dateUtc="2025-10-05T01:47:00Z">
                  <w:rPr>
                    <w:rFonts w:ascii="Cambria Math" w:hAnsi="Cambria Math"/>
                    <w:i/>
                    <w:color w:val="000000" w:themeColor="text1"/>
                    <w:sz w:val="28"/>
                    <w:szCs w:val="28"/>
                    <w:lang w:val="en-US"/>
                  </w:rPr>
                </w:ins>
              </m:ctrlPr>
            </m:e>
          </m:d>
          <m:r>
            <w:ins w:id="1165" w:author="mikle" w:date="2025-10-04T18:47:00Z" w16du:dateUtc="2025-10-05T01:47:00Z">
              <w:rPr>
                <w:rFonts w:ascii="Cambria Math" w:hAnsi="Cambria Math"/>
                <w:color w:val="000000" w:themeColor="text1"/>
                <w:sz w:val="28"/>
                <w:szCs w:val="28"/>
                <w:rPrChange w:id="1166" w:author="mikle" w:date="2025-10-09T20:00:00Z" w16du:dateUtc="2025-10-10T03:00:00Z">
                  <w:rPr>
                    <w:rFonts w:ascii="Cambria Math" w:hAnsi="Cambria Math"/>
                    <w:color w:val="000000" w:themeColor="text1"/>
                    <w:sz w:val="28"/>
                    <w:szCs w:val="28"/>
                    <w:lang w:val="en-US"/>
                  </w:rPr>
                </w:rPrChange>
              </w:rPr>
              <m:t>=</m:t>
            </w:ins>
          </m:r>
          <m:r>
            <w:ins w:id="1167" w:author="mikle" w:date="2025-10-04T18:48:00Z" w16du:dateUtc="2025-10-05T01:48:00Z">
              <w:rPr>
                <w:rFonts w:ascii="Cambria Math" w:hAnsi="Cambria Math"/>
                <w:color w:val="000000" w:themeColor="text1"/>
                <w:sz w:val="28"/>
                <w:szCs w:val="28"/>
                <w:rPrChange w:id="1168" w:author="mikle" w:date="2025-10-09T20:00:00Z" w16du:dateUtc="2025-10-10T03:00:00Z">
                  <w:rPr>
                    <w:rFonts w:ascii="Cambria Math" w:hAnsi="Cambria Math"/>
                    <w:color w:val="000000" w:themeColor="text1"/>
                    <w:sz w:val="28"/>
                    <w:szCs w:val="28"/>
                    <w:lang w:val="en-US"/>
                  </w:rPr>
                </w:rPrChange>
              </w:rPr>
              <m:t xml:space="preserve"> </m:t>
            </w:ins>
          </m:r>
          <m:sSub>
            <m:sSubPr>
              <m:ctrlPr>
                <w:ins w:id="1169" w:author="mikle" w:date="2025-10-04T18:48:00Z" w16du:dateUtc="2025-10-05T01:48:00Z">
                  <w:rPr>
                    <w:rFonts w:ascii="Cambria Math" w:hAnsi="Cambria Math"/>
                    <w:i/>
                    <w:color w:val="000000" w:themeColor="text1"/>
                    <w:sz w:val="28"/>
                    <w:szCs w:val="28"/>
                    <w:lang w:val="en-US"/>
                  </w:rPr>
                </w:ins>
              </m:ctrlPr>
            </m:sSubPr>
            <m:e>
              <m:r>
                <w:ins w:id="1170" w:author="mikle" w:date="2025-10-04T18:48:00Z" w16du:dateUtc="2025-10-05T01:48:00Z">
                  <w:rPr>
                    <w:rFonts w:ascii="Cambria Math" w:hAnsi="Cambria Math"/>
                    <w:color w:val="000000" w:themeColor="text1"/>
                    <w:sz w:val="28"/>
                    <w:szCs w:val="28"/>
                    <w:lang w:val="en-US"/>
                  </w:rPr>
                  <m:t>N</m:t>
                </w:ins>
              </m:r>
            </m:e>
            <m:sub>
              <m:r>
                <w:ins w:id="1171" w:author="mikle" w:date="2025-10-04T18:48:00Z" w16du:dateUtc="2025-10-05T01:48:00Z">
                  <w:rPr>
                    <w:rFonts w:ascii="Cambria Math" w:hAnsi="Cambria Math"/>
                    <w:color w:val="000000" w:themeColor="text1"/>
                    <w:sz w:val="28"/>
                    <w:szCs w:val="28"/>
                  </w:rPr>
                  <m:t>|</m:t>
                </w:ins>
              </m:r>
              <m:r>
                <w:ins w:id="1172" w:author="mikle" w:date="2025-10-04T18:48:00Z" w16du:dateUtc="2025-10-05T01:48:00Z">
                  <w:rPr>
                    <w:rFonts w:ascii="Cambria Math" w:hAnsi="Cambria Math"/>
                    <w:color w:val="000000" w:themeColor="text1"/>
                    <w:sz w:val="28"/>
                    <w:szCs w:val="28"/>
                    <w:lang w:val="en-US"/>
                  </w:rPr>
                  <m:t>r</m:t>
                </w:ins>
              </m:r>
              <m:r>
                <w:ins w:id="1173" w:author="mikle" w:date="2025-10-04T18:48:00Z" w16du:dateUtc="2025-10-05T01:48:00Z">
                  <w:rPr>
                    <w:rFonts w:ascii="Cambria Math" w:hAnsi="Cambria Math"/>
                    <w:color w:val="000000" w:themeColor="text1"/>
                    <w:sz w:val="28"/>
                    <w:szCs w:val="28"/>
                  </w:rPr>
                  <m:t>|</m:t>
                </w:ins>
              </m:r>
              <m:r>
                <w:ins w:id="1174" w:author="mikle" w:date="2025-10-04T18:48:00Z" w16du:dateUtc="2025-10-05T01:48:00Z">
                  <w:rPr>
                    <w:rFonts w:ascii="Cambria Math" w:hAnsi="Cambria Math"/>
                    <w:color w:val="000000" w:themeColor="text1"/>
                    <w:sz w:val="28"/>
                    <w:szCs w:val="28"/>
                    <w:lang w:val="en-US"/>
                  </w:rPr>
                  <m:t>r</m:t>
                </w:ins>
              </m:r>
            </m:sub>
          </m:sSub>
          <m:r>
            <w:ins w:id="1175" w:author="mikle" w:date="2025-10-04T18:48:00Z" w16du:dateUtc="2025-10-05T01:48:00Z">
              <w:rPr>
                <w:rFonts w:ascii="Cambria Math" w:hAnsi="Cambria Math"/>
                <w:color w:val="000000" w:themeColor="text1"/>
                <w:sz w:val="28"/>
                <w:szCs w:val="28"/>
              </w:rPr>
              <m:t xml:space="preserve"> </m:t>
            </w:ins>
          </m:r>
          <m:d>
            <m:dPr>
              <m:begChr m:val="|"/>
              <m:endChr m:val="|"/>
              <m:ctrlPr>
                <w:ins w:id="1176" w:author="mikle" w:date="2025-10-04T18:48:00Z" w16du:dateUtc="2025-10-05T01:48:00Z">
                  <w:rPr>
                    <w:rFonts w:ascii="Cambria Math" w:hAnsi="Cambria Math"/>
                    <w:i/>
                    <w:color w:val="000000" w:themeColor="text1"/>
                    <w:sz w:val="28"/>
                    <w:szCs w:val="28"/>
                    <w:lang w:val="en-US"/>
                  </w:rPr>
                </w:ins>
              </m:ctrlPr>
            </m:dPr>
            <m:e>
              <m:r>
                <w:ins w:id="1177" w:author="mikle" w:date="2025-10-04T18:48:00Z" w16du:dateUtc="2025-10-05T01:48:00Z">
                  <w:rPr>
                    <w:rFonts w:ascii="Cambria Math" w:hAnsi="Cambria Math"/>
                    <w:color w:val="000000" w:themeColor="text1"/>
                    <w:sz w:val="28"/>
                    <w:szCs w:val="28"/>
                    <w:lang w:val="en-US"/>
                  </w:rPr>
                  <m:t>r</m:t>
                </w:ins>
              </m:r>
            </m:e>
          </m:d>
          <m:r>
            <w:ins w:id="1178" w:author="mikle" w:date="2025-10-04T18:48:00Z" w16du:dateUtc="2025-10-05T01:48:00Z">
              <w:rPr>
                <w:rFonts w:ascii="Cambria Math" w:hAnsi="Cambria Math"/>
                <w:color w:val="000000" w:themeColor="text1"/>
                <w:sz w:val="28"/>
                <w:szCs w:val="28"/>
                <w:lang w:val="en-US"/>
              </w:rPr>
              <m:t>r</m:t>
            </w:ins>
          </m:r>
          <m:r>
            <w:ins w:id="1179" w:author="mikle" w:date="2025-10-04T18:48:00Z" w16du:dateUtc="2025-10-05T01:48:00Z">
              <w:rPr>
                <w:rFonts w:ascii="Cambria Math" w:hAnsi="Cambria Math"/>
                <w:color w:val="000000" w:themeColor="text1"/>
                <w:sz w:val="28"/>
                <w:szCs w:val="28"/>
                <w:rPrChange w:id="1180" w:author="mikle" w:date="2025-10-09T20:00:00Z" w16du:dateUtc="2025-10-10T03:00:00Z">
                  <w:rPr>
                    <w:rFonts w:ascii="Cambria Math" w:hAnsi="Cambria Math"/>
                    <w:color w:val="000000" w:themeColor="text1"/>
                    <w:sz w:val="28"/>
                    <w:szCs w:val="28"/>
                    <w:lang w:val="en-US"/>
                  </w:rPr>
                </w:rPrChange>
              </w:rPr>
              <m:t xml:space="preserve">+ </m:t>
            </w:ins>
          </m:r>
          <m:sSub>
            <m:sSubPr>
              <m:ctrlPr>
                <w:ins w:id="1181" w:author="mikle" w:date="2025-10-04T18:48:00Z" w16du:dateUtc="2025-10-05T01:48:00Z">
                  <w:rPr>
                    <w:rFonts w:ascii="Cambria Math" w:hAnsi="Cambria Math"/>
                    <w:color w:val="000000" w:themeColor="text1"/>
                    <w:sz w:val="28"/>
                    <w:szCs w:val="28"/>
                  </w:rPr>
                </w:ins>
              </m:ctrlPr>
            </m:sSubPr>
            <m:e>
              <m:r>
                <w:ins w:id="1182" w:author="mikle" w:date="2025-10-04T18:48:00Z" w16du:dateUtc="2025-10-05T01:48:00Z">
                  <w:rPr>
                    <w:rFonts w:ascii="Cambria Math" w:hAnsi="Cambria Math"/>
                    <w:color w:val="000000" w:themeColor="text1"/>
                    <w:sz w:val="28"/>
                    <w:szCs w:val="28"/>
                  </w:rPr>
                  <m:t>N</m:t>
                </w:ins>
              </m:r>
            </m:e>
            <m:sub>
              <m:r>
                <w:ins w:id="1183" w:author="mikle" w:date="2025-10-04T18:48:00Z" w16du:dateUtc="2025-10-05T01:48:00Z">
                  <w:rPr>
                    <w:rFonts w:ascii="Cambria Math" w:hAnsi="Cambria Math"/>
                    <w:color w:val="000000" w:themeColor="text1"/>
                    <w:sz w:val="28"/>
                    <w:szCs w:val="28"/>
                  </w:rPr>
                  <m:t>r</m:t>
                </w:ins>
              </m:r>
            </m:sub>
          </m:sSub>
          <m:r>
            <w:ins w:id="1184" w:author="mikle" w:date="2025-10-04T18:48:00Z" w16du:dateUtc="2025-10-05T01:48:00Z">
              <m:rPr>
                <m:nor/>
              </m:rPr>
              <w:rPr>
                <w:color w:val="000000" w:themeColor="text1"/>
                <w:sz w:val="28"/>
                <w:szCs w:val="28"/>
              </w:rPr>
              <m:t> </m:t>
            </w:ins>
          </m:r>
          <m:r>
            <w:ins w:id="1185" w:author="mikle" w:date="2025-10-04T18:48:00Z" w16du:dateUtc="2025-10-05T01:48:00Z">
              <w:rPr>
                <w:rFonts w:ascii="Cambria Math" w:hAnsi="Cambria Math"/>
                <w:color w:val="000000" w:themeColor="text1"/>
                <w:sz w:val="28"/>
                <w:szCs w:val="28"/>
              </w:rPr>
              <m:t xml:space="preserve">r </m:t>
            </w:ins>
          </m:r>
          <m:r>
            <w:ins w:id="1186" w:author="mikle" w:date="2025-10-04T18:48:00Z" w16du:dateUtc="2025-10-05T01:48:00Z">
              <w:rPr>
                <w:rFonts w:ascii="Cambria Math" w:hAnsi="Cambria Math"/>
                <w:color w:val="000000" w:themeColor="text1"/>
                <w:sz w:val="28"/>
                <w:szCs w:val="28"/>
                <w:rPrChange w:id="1187" w:author="mikle" w:date="2025-10-09T20:00:00Z" w16du:dateUtc="2025-10-10T03:00:00Z">
                  <w:rPr>
                    <w:rFonts w:ascii="Cambria Math" w:hAnsi="Cambria Math"/>
                    <w:color w:val="000000" w:themeColor="text1"/>
                    <w:sz w:val="28"/>
                    <w:szCs w:val="28"/>
                    <w:lang w:val="en-US"/>
                  </w:rPr>
                </w:rPrChange>
              </w:rPr>
              <m:t>(1.</m:t>
            </w:ins>
          </m:r>
          <m:r>
            <w:ins w:id="1188" w:author="mikle" w:date="2025-10-04T18:55:00Z" w16du:dateUtc="2025-10-05T01:55:00Z">
              <w:rPr>
                <w:rFonts w:ascii="Cambria Math" w:hAnsi="Cambria Math"/>
                <w:color w:val="000000" w:themeColor="text1"/>
                <w:sz w:val="28"/>
                <w:szCs w:val="28"/>
              </w:rPr>
              <m:t>5</m:t>
            </w:ins>
          </m:r>
          <m:r>
            <w:ins w:id="1189" w:author="mikle" w:date="2025-10-04T18:48:00Z" w16du:dateUtc="2025-10-05T01:48:00Z">
              <w:rPr>
                <w:rFonts w:ascii="Cambria Math" w:hAnsi="Cambria Math"/>
                <w:color w:val="000000" w:themeColor="text1"/>
                <w:sz w:val="28"/>
                <w:szCs w:val="28"/>
                <w:rPrChange w:id="1190" w:author="mikle" w:date="2025-10-09T20:00:00Z" w16du:dateUtc="2025-10-10T03:00:00Z">
                  <w:rPr>
                    <w:rFonts w:ascii="Cambria Math" w:hAnsi="Cambria Math"/>
                    <w:color w:val="000000" w:themeColor="text1"/>
                    <w:sz w:val="28"/>
                    <w:szCs w:val="28"/>
                    <w:lang w:val="en-US"/>
                  </w:rPr>
                </w:rPrChange>
              </w:rPr>
              <m:t xml:space="preserve">) </m:t>
            </w:ins>
          </m:r>
          <m:r>
            <w:ins w:id="1191" w:author="mikle" w:date="2025-10-04T18:47:00Z" w16du:dateUtc="2025-10-05T01:47:00Z">
              <w:rPr>
                <w:rFonts w:ascii="Cambria Math" w:hAnsi="Cambria Math"/>
                <w:color w:val="000000" w:themeColor="text1"/>
                <w:sz w:val="28"/>
                <w:szCs w:val="28"/>
                <w:rPrChange w:id="1192" w:author="mikle" w:date="2025-10-09T20:00:00Z" w16du:dateUtc="2025-10-10T03:00:00Z">
                  <w:rPr>
                    <w:rFonts w:ascii="Cambria Math" w:hAnsi="Cambria Math"/>
                    <w:color w:val="000000" w:themeColor="text1"/>
                    <w:sz w:val="28"/>
                    <w:szCs w:val="28"/>
                    <w:lang w:val="en-US"/>
                  </w:rPr>
                </w:rPrChange>
              </w:rPr>
              <m:t xml:space="preserve"> </m:t>
            </w:ins>
          </m:r>
        </m:oMath>
      </m:oMathPara>
    </w:p>
    <w:p w14:paraId="2857F5B6" w14:textId="690A349A" w:rsidR="00CD6003" w:rsidRPr="005D13B9" w:rsidRDefault="00CD6003" w:rsidP="005D13B9">
      <w:pPr>
        <w:pStyle w:val="a8"/>
        <w:spacing w:line="360" w:lineRule="auto"/>
        <w:ind w:firstLine="709"/>
        <w:jc w:val="center"/>
        <w:rPr>
          <w:color w:val="000000" w:themeColor="text1"/>
          <w:sz w:val="28"/>
          <w:szCs w:val="28"/>
        </w:rPr>
        <w:pPrChange w:id="1193" w:author="mikle" w:date="2025-10-09T20:00:00Z" w16du:dateUtc="2025-10-10T03:00:00Z">
          <w:pPr>
            <w:pStyle w:val="a8"/>
            <w:spacing w:line="360" w:lineRule="auto"/>
            <w:ind w:firstLine="709"/>
            <w:jc w:val="both"/>
          </w:pPr>
        </w:pPrChange>
      </w:pPr>
      <w:del w:id="1194" w:author="mikle" w:date="2025-10-04T18:48:00Z" w16du:dateUtc="2025-10-05T01:48:00Z">
        <w:r w:rsidRPr="005D13B9" w:rsidDel="008124FD">
          <w:rPr>
            <w:iCs/>
            <w:noProof/>
            <w:color w:val="000000" w:themeColor="text1"/>
            <w:sz w:val="28"/>
            <w:szCs w:val="28"/>
            <w14:ligatures w14:val="standardContextual"/>
          </w:rPr>
          <w:drawing>
            <wp:inline distT="0" distB="0" distL="0" distR="0" wp14:anchorId="420F87AC" wp14:editId="4790E411">
              <wp:extent cx="2801815" cy="589312"/>
              <wp:effectExtent l="0" t="0" r="5080" b="0"/>
              <wp:docPr id="4402585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58591" name="Рисунок 440258591"/>
                      <pic:cNvPicPr/>
                    </pic:nvPicPr>
                    <pic:blipFill>
                      <a:blip r:embed="rId18">
                        <a:extLst>
                          <a:ext uri="{28A0092B-C50C-407E-A947-70E740481C1C}">
                            <a14:useLocalDpi xmlns:a14="http://schemas.microsoft.com/office/drawing/2010/main" val="0"/>
                          </a:ext>
                        </a:extLst>
                      </a:blip>
                      <a:stretch>
                        <a:fillRect/>
                      </a:stretch>
                    </pic:blipFill>
                    <pic:spPr>
                      <a:xfrm>
                        <a:off x="0" y="0"/>
                        <a:ext cx="2839690" cy="597278"/>
                      </a:xfrm>
                      <a:prstGeom prst="rect">
                        <a:avLst/>
                      </a:prstGeom>
                    </pic:spPr>
                  </pic:pic>
                </a:graphicData>
              </a:graphic>
            </wp:inline>
          </w:drawing>
        </w:r>
      </w:del>
    </w:p>
    <w:p w14:paraId="637A59A8" w14:textId="6884A5EF" w:rsidR="002629EF" w:rsidRPr="005D13B9" w:rsidRDefault="00CD6003" w:rsidP="005D13B9">
      <w:pPr>
        <w:spacing w:before="100" w:beforeAutospacing="1" w:after="24" w:line="360" w:lineRule="auto"/>
        <w:ind w:firstLine="709"/>
        <w:jc w:val="both"/>
        <w:rPr>
          <w:b/>
          <w:bCs/>
          <w:color w:val="000000" w:themeColor="text1"/>
          <w:sz w:val="28"/>
          <w:szCs w:val="28"/>
        </w:rPr>
      </w:pPr>
      <w:r w:rsidRPr="005D13B9">
        <w:rPr>
          <w:iCs/>
          <w:color w:val="000000" w:themeColor="text1"/>
          <w:sz w:val="28"/>
          <w:szCs w:val="28"/>
        </w:rPr>
        <w:t xml:space="preserve">Обозначив полученные </w:t>
      </w:r>
      <w:ins w:id="1195" w:author="mikle" w:date="2025-10-04T18:48:00Z" w16du:dateUtc="2025-10-05T01:48:00Z">
        <w:r w:rsidR="008124FD" w:rsidRPr="005D13B9">
          <w:rPr>
            <w:iCs/>
            <w:color w:val="000000" w:themeColor="text1"/>
            <w:sz w:val="28"/>
            <w:szCs w:val="28"/>
          </w:rPr>
          <w:t>в формуле (1.</w:t>
        </w:r>
      </w:ins>
      <w:ins w:id="1196" w:author="mikle" w:date="2025-10-04T18:55:00Z" w16du:dateUtc="2025-10-05T01:55:00Z">
        <w:r w:rsidR="00606575" w:rsidRPr="005D13B9">
          <w:rPr>
            <w:iCs/>
            <w:color w:val="000000" w:themeColor="text1"/>
            <w:sz w:val="28"/>
            <w:szCs w:val="28"/>
          </w:rPr>
          <w:t>5</w:t>
        </w:r>
      </w:ins>
      <w:ins w:id="1197" w:author="mikle" w:date="2025-10-04T18:48:00Z" w16du:dateUtc="2025-10-05T01:48:00Z">
        <w:r w:rsidR="008124FD" w:rsidRPr="005D13B9">
          <w:rPr>
            <w:iCs/>
            <w:color w:val="000000" w:themeColor="text1"/>
            <w:sz w:val="28"/>
            <w:szCs w:val="28"/>
          </w:rPr>
          <w:t xml:space="preserve">) </w:t>
        </w:r>
      </w:ins>
      <w:r w:rsidRPr="005D13B9">
        <w:rPr>
          <w:iCs/>
          <w:color w:val="000000" w:themeColor="text1"/>
          <w:sz w:val="28"/>
          <w:szCs w:val="28"/>
        </w:rPr>
        <w:t xml:space="preserve">коэффициенты как </w:t>
      </w:r>
      <w:r w:rsidRPr="005D13B9">
        <w:rPr>
          <w:iCs/>
          <w:color w:val="000000" w:themeColor="text1"/>
          <w:sz w:val="28"/>
          <w:szCs w:val="28"/>
          <w:lang w:val="en-US"/>
        </w:rPr>
        <w:t>C</w:t>
      </w:r>
      <w:r w:rsidRPr="005D13B9">
        <w:rPr>
          <w:iCs/>
          <w:color w:val="000000" w:themeColor="text1"/>
          <w:sz w:val="28"/>
          <w:szCs w:val="28"/>
          <w:vertAlign w:val="subscript"/>
          <w:lang w:val="en-US"/>
        </w:rPr>
        <w:sym w:font="Symbol" w:char="F077"/>
      </w:r>
      <w:r w:rsidRPr="005D13B9">
        <w:rPr>
          <w:iCs/>
          <w:color w:val="000000" w:themeColor="text1"/>
          <w:sz w:val="28"/>
          <w:szCs w:val="28"/>
          <w:vertAlign w:val="subscript"/>
          <w:lang w:val="en-US"/>
        </w:rPr>
        <w:t>y</w:t>
      </w:r>
      <w:r w:rsidRPr="005D13B9">
        <w:rPr>
          <w:iCs/>
          <w:color w:val="000000" w:themeColor="text1"/>
          <w:sz w:val="28"/>
          <w:szCs w:val="28"/>
          <w:vertAlign w:val="subscript"/>
        </w:rPr>
        <w:t xml:space="preserve">1 </w:t>
      </w:r>
      <w:r w:rsidRPr="005D13B9">
        <w:rPr>
          <w:iCs/>
          <w:color w:val="000000" w:themeColor="text1"/>
          <w:sz w:val="28"/>
          <w:szCs w:val="28"/>
        </w:rPr>
        <w:t xml:space="preserve">и </w:t>
      </w:r>
      <w:r w:rsidRPr="005D13B9">
        <w:rPr>
          <w:iCs/>
          <w:color w:val="000000" w:themeColor="text1"/>
          <w:sz w:val="28"/>
          <w:szCs w:val="28"/>
          <w:lang w:val="en-US"/>
        </w:rPr>
        <w:t>C</w:t>
      </w:r>
      <w:r w:rsidRPr="005D13B9">
        <w:rPr>
          <w:iCs/>
          <w:color w:val="000000" w:themeColor="text1"/>
          <w:sz w:val="28"/>
          <w:szCs w:val="28"/>
          <w:vertAlign w:val="subscript"/>
          <w:lang w:val="en-US"/>
        </w:rPr>
        <w:sym w:font="Symbol" w:char="F077"/>
      </w:r>
      <w:r w:rsidRPr="005D13B9">
        <w:rPr>
          <w:iCs/>
          <w:color w:val="000000" w:themeColor="text1"/>
          <w:sz w:val="28"/>
          <w:szCs w:val="28"/>
          <w:vertAlign w:val="subscript"/>
          <w:lang w:val="en-US"/>
        </w:rPr>
        <w:t>y</w:t>
      </w:r>
      <w:r w:rsidRPr="005D13B9">
        <w:rPr>
          <w:iCs/>
          <w:color w:val="000000" w:themeColor="text1"/>
          <w:sz w:val="28"/>
          <w:szCs w:val="28"/>
          <w:vertAlign w:val="subscript"/>
        </w:rPr>
        <w:t xml:space="preserve">2 </w:t>
      </w:r>
      <w:r w:rsidRPr="005D13B9">
        <w:rPr>
          <w:iCs/>
          <w:color w:val="000000" w:themeColor="text1"/>
          <w:sz w:val="28"/>
          <w:szCs w:val="28"/>
        </w:rPr>
        <w:t xml:space="preserve">– приведенные гидродинамические коэффициенты, мы получим конечную формулу для момента гидродинамических сил сопротивления </w:t>
      </w:r>
      <m:oMath>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
              <m:t>г</m:t>
            </m:r>
            <m:r>
              <m:rPr>
                <m:sty m:val="bi"/>
              </m:rPr>
              <w:rPr>
                <w:rFonts w:ascii="Cambria Math" w:hAnsi="Cambria Math"/>
                <w:color w:val="000000" w:themeColor="text1"/>
                <w:sz w:val="28"/>
                <w:szCs w:val="28"/>
                <w:lang w:val="en-US"/>
              </w:rPr>
              <m:t>y</m:t>
            </m:r>
          </m:sub>
        </m:sSub>
      </m:oMath>
      <w:r w:rsidRPr="005D13B9">
        <w:rPr>
          <w:b/>
          <w:bCs/>
          <w:color w:val="000000" w:themeColor="text1"/>
          <w:sz w:val="28"/>
          <w:szCs w:val="28"/>
        </w:rPr>
        <w:t>:</w:t>
      </w:r>
    </w:p>
    <w:p w14:paraId="25E5F2E9" w14:textId="1D7B54E8" w:rsidR="00CD6003" w:rsidRPr="005D13B9" w:rsidRDefault="00000000" w:rsidP="005D13B9">
      <w:pPr>
        <w:spacing w:before="100" w:beforeAutospacing="1" w:after="24" w:line="360" w:lineRule="auto"/>
        <w:ind w:firstLine="709"/>
        <w:jc w:val="both"/>
        <w:rPr>
          <w:iCs/>
          <w:color w:val="000000" w:themeColor="text1"/>
          <w:sz w:val="28"/>
          <w:szCs w:val="28"/>
          <w:lang w:val="en-US"/>
        </w:rPr>
      </w:pPr>
      <m:oMathPara>
        <m:oMath>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
                <m:t>г</m:t>
              </m:r>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ωy1</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w:rPr>
              <w:rFonts w:ascii="Cambria Math" w:hAnsi="Cambria Math"/>
              <w:color w:val="000000" w:themeColor="text1"/>
              <w:sz w:val="28"/>
              <w:szCs w:val="28"/>
              <w:lang w:val="en-US"/>
            </w:rPr>
            <m:t>*</m:t>
          </m:r>
          <m:d>
            <m:dPr>
              <m:begChr m:val="|"/>
              <m:endChr m:val="|"/>
              <m:ctrlPr>
                <w:rPr>
                  <w:rFonts w:ascii="Cambria Math" w:hAnsi="Cambria Math"/>
                  <w:i/>
                  <w:iCs/>
                  <w:color w:val="000000" w:themeColor="text1"/>
                  <w:sz w:val="28"/>
                  <w:szCs w:val="28"/>
                  <w:lang w:val="en-US"/>
                </w:rPr>
              </m:ctrlPr>
            </m:dPr>
            <m:e>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e>
          </m:d>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ωy2</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w:ins w:id="1198" w:author="mikle" w:date="2025-10-04T18:48:00Z" w16du:dateUtc="2025-10-05T01:48:00Z">
              <w:rPr>
                <w:rFonts w:ascii="Cambria Math" w:hAnsi="Cambria Math"/>
                <w:color w:val="000000" w:themeColor="text1"/>
                <w:sz w:val="28"/>
                <w:szCs w:val="28"/>
                <w:lang w:val="en-US"/>
              </w:rPr>
              <m:t xml:space="preserve"> </m:t>
            </w:ins>
          </m:r>
          <m:r>
            <w:ins w:id="1199" w:author="mikle" w:date="2025-10-04T18:48:00Z" w16du:dateUtc="2025-10-05T01:48:00Z">
              <w:rPr>
                <w:rFonts w:ascii="Cambria Math" w:hAnsi="Cambria Math"/>
                <w:color w:val="000000" w:themeColor="text1"/>
                <w:sz w:val="28"/>
                <w:szCs w:val="28"/>
              </w:rPr>
              <m:t>(1.</m:t>
            </w:ins>
          </m:r>
          <m:r>
            <w:ins w:id="1200" w:author="mikle" w:date="2025-10-04T18:55:00Z" w16du:dateUtc="2025-10-05T01:55:00Z">
              <w:rPr>
                <w:rFonts w:ascii="Cambria Math" w:hAnsi="Cambria Math"/>
                <w:color w:val="000000" w:themeColor="text1"/>
                <w:sz w:val="28"/>
                <w:szCs w:val="28"/>
              </w:rPr>
              <m:t>6</m:t>
            </w:ins>
          </m:r>
          <m:r>
            <w:ins w:id="1201" w:author="mikle" w:date="2025-10-04T18:48:00Z" w16du:dateUtc="2025-10-05T01:48:00Z">
              <w:rPr>
                <w:rFonts w:ascii="Cambria Math" w:hAnsi="Cambria Math"/>
                <w:color w:val="000000" w:themeColor="text1"/>
                <w:sz w:val="28"/>
                <w:szCs w:val="28"/>
              </w:rPr>
              <m:t>)</m:t>
            </w:ins>
          </m:r>
          <m:r>
            <w:rPr>
              <w:rFonts w:ascii="Cambria Math" w:hAnsi="Cambria Math"/>
              <w:color w:val="000000" w:themeColor="text1"/>
              <w:sz w:val="28"/>
              <w:szCs w:val="28"/>
              <w:lang w:val="en-US"/>
            </w:rPr>
            <m:t xml:space="preserve"> </m:t>
          </m:r>
        </m:oMath>
      </m:oMathPara>
    </w:p>
    <w:p w14:paraId="3B3144CD" w14:textId="47E7C7B9" w:rsidR="00CD6003" w:rsidRPr="005D13B9" w:rsidRDefault="00CD6003"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При сверх малых скоростях</w:t>
      </w:r>
      <w:ins w:id="1202" w:author="mikle" w:date="2025-10-04T18:49:00Z" w16du:dateUtc="2025-10-05T01:49:00Z">
        <w:r w:rsidR="008124FD" w:rsidRPr="005D13B9">
          <w:rPr>
            <w:iCs/>
            <w:color w:val="000000" w:themeColor="text1"/>
            <w:sz w:val="28"/>
            <w:szCs w:val="28"/>
          </w:rPr>
          <w:t xml:space="preserve"> </w:t>
        </w:r>
      </w:ins>
      <w:del w:id="1203" w:author="mikle" w:date="2025-10-04T18:49:00Z" w16du:dateUtc="2025-10-05T01:49:00Z">
        <w:r w:rsidRPr="005D13B9" w:rsidDel="008124FD">
          <w:rPr>
            <w:iCs/>
            <w:color w:val="000000" w:themeColor="text1"/>
            <w:sz w:val="28"/>
            <w:szCs w:val="28"/>
          </w:rPr>
          <w:delText xml:space="preserve"> данные </w:delText>
        </w:r>
      </w:del>
      <w:r w:rsidRPr="005D13B9">
        <w:rPr>
          <w:iCs/>
          <w:color w:val="000000" w:themeColor="text1"/>
          <w:sz w:val="28"/>
          <w:szCs w:val="28"/>
        </w:rPr>
        <w:t xml:space="preserve">коэффициенты </w:t>
      </w:r>
      <w:ins w:id="1204" w:author="mikle" w:date="2025-10-04T18:49:00Z" w16du:dateUtc="2025-10-05T01:49:00Z">
        <w:r w:rsidR="008124FD" w:rsidRPr="005D13B9">
          <w:rPr>
            <w:iCs/>
            <w:color w:val="000000" w:themeColor="text1"/>
            <w:sz w:val="28"/>
            <w:szCs w:val="28"/>
            <w:lang w:val="en-US"/>
          </w:rPr>
          <w:t>C</w:t>
        </w:r>
        <w:r w:rsidR="008124FD" w:rsidRPr="005D13B9">
          <w:rPr>
            <w:iCs/>
            <w:color w:val="000000" w:themeColor="text1"/>
            <w:sz w:val="28"/>
            <w:szCs w:val="28"/>
            <w:vertAlign w:val="subscript"/>
            <w:lang w:val="en-US"/>
          </w:rPr>
          <w:sym w:font="Symbol" w:char="F077"/>
        </w:r>
        <w:r w:rsidR="008124FD" w:rsidRPr="005D13B9">
          <w:rPr>
            <w:iCs/>
            <w:color w:val="000000" w:themeColor="text1"/>
            <w:sz w:val="28"/>
            <w:szCs w:val="28"/>
            <w:vertAlign w:val="subscript"/>
            <w:lang w:val="en-US"/>
          </w:rPr>
          <w:t>y</w:t>
        </w:r>
        <w:r w:rsidR="008124FD" w:rsidRPr="005D13B9">
          <w:rPr>
            <w:iCs/>
            <w:color w:val="000000" w:themeColor="text1"/>
            <w:sz w:val="28"/>
            <w:szCs w:val="28"/>
            <w:vertAlign w:val="subscript"/>
          </w:rPr>
          <w:t xml:space="preserve">1 </w:t>
        </w:r>
        <w:r w:rsidR="008124FD" w:rsidRPr="005D13B9">
          <w:rPr>
            <w:iCs/>
            <w:color w:val="000000" w:themeColor="text1"/>
            <w:sz w:val="28"/>
            <w:szCs w:val="28"/>
          </w:rPr>
          <w:t xml:space="preserve">и </w:t>
        </w:r>
        <w:r w:rsidR="008124FD" w:rsidRPr="005D13B9">
          <w:rPr>
            <w:iCs/>
            <w:color w:val="000000" w:themeColor="text1"/>
            <w:sz w:val="28"/>
            <w:szCs w:val="28"/>
            <w:lang w:val="en-US"/>
          </w:rPr>
          <w:t>C</w:t>
        </w:r>
        <w:r w:rsidR="008124FD" w:rsidRPr="005D13B9">
          <w:rPr>
            <w:iCs/>
            <w:color w:val="000000" w:themeColor="text1"/>
            <w:sz w:val="28"/>
            <w:szCs w:val="28"/>
            <w:vertAlign w:val="subscript"/>
            <w:lang w:val="en-US"/>
          </w:rPr>
          <w:sym w:font="Symbol" w:char="F077"/>
        </w:r>
        <w:r w:rsidR="008124FD" w:rsidRPr="005D13B9">
          <w:rPr>
            <w:iCs/>
            <w:color w:val="000000" w:themeColor="text1"/>
            <w:sz w:val="28"/>
            <w:szCs w:val="28"/>
            <w:vertAlign w:val="subscript"/>
            <w:lang w:val="en-US"/>
          </w:rPr>
          <w:t>y</w:t>
        </w:r>
      </w:ins>
      <w:ins w:id="1205" w:author="mikle" w:date="2025-10-04T18:51:00Z" w16du:dateUtc="2025-10-05T01:51:00Z">
        <w:r w:rsidR="00606575" w:rsidRPr="005D13B9">
          <w:rPr>
            <w:iCs/>
            <w:color w:val="000000" w:themeColor="text1"/>
            <w:sz w:val="28"/>
            <w:szCs w:val="28"/>
            <w:vertAlign w:val="subscript"/>
          </w:rPr>
          <w:t xml:space="preserve">2 </w:t>
        </w:r>
        <w:r w:rsidR="00606575" w:rsidRPr="005D13B9">
          <w:rPr>
            <w:iCs/>
            <w:color w:val="000000" w:themeColor="text1"/>
            <w:sz w:val="28"/>
            <w:szCs w:val="28"/>
            <w:rPrChange w:id="1206" w:author="mikle" w:date="2025-10-09T20:00:00Z" w16du:dateUtc="2025-10-10T03:00:00Z">
              <w:rPr>
                <w:iCs/>
                <w:color w:val="000000" w:themeColor="text1"/>
                <w:sz w:val="28"/>
                <w:szCs w:val="28"/>
                <w:vertAlign w:val="subscript"/>
              </w:rPr>
            </w:rPrChange>
          </w:rPr>
          <w:t>из</w:t>
        </w:r>
      </w:ins>
      <w:ins w:id="1207" w:author="mikle" w:date="2025-10-04T18:49:00Z" w16du:dateUtc="2025-10-05T01:49:00Z">
        <w:r w:rsidR="008124FD" w:rsidRPr="005D13B9">
          <w:rPr>
            <w:iCs/>
            <w:color w:val="000000" w:themeColor="text1"/>
            <w:sz w:val="28"/>
            <w:szCs w:val="28"/>
          </w:rPr>
          <w:t xml:space="preserve"> формулы (1.6) </w:t>
        </w:r>
      </w:ins>
      <w:r w:rsidRPr="005D13B9">
        <w:rPr>
          <w:iCs/>
          <w:color w:val="000000" w:themeColor="text1"/>
          <w:sz w:val="28"/>
          <w:szCs w:val="28"/>
        </w:rPr>
        <w:t xml:space="preserve">представляют собою функции от угловой скорости, однако в нашей задаче угловые скорости не являются </w:t>
      </w:r>
      <w:r w:rsidR="00C85E2E" w:rsidRPr="005D13B9">
        <w:rPr>
          <w:iCs/>
          <w:color w:val="000000" w:themeColor="text1"/>
          <w:sz w:val="28"/>
          <w:szCs w:val="28"/>
        </w:rPr>
        <w:t>сверхмалыми</w:t>
      </w:r>
      <w:r w:rsidRPr="005D13B9">
        <w:rPr>
          <w:iCs/>
          <w:color w:val="000000" w:themeColor="text1"/>
          <w:sz w:val="28"/>
          <w:szCs w:val="28"/>
        </w:rPr>
        <w:t>, поэтому приведенные гидродинамические коэффициенты мы будем считать постоянными.</w:t>
      </w:r>
    </w:p>
    <w:p w14:paraId="7A7EA913" w14:textId="4F40217C" w:rsidR="00C85E2E" w:rsidRPr="005D13B9" w:rsidRDefault="00C85E2E"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 xml:space="preserve">С учетом </w:t>
      </w:r>
      <w:del w:id="1208" w:author="mikle" w:date="2025-10-04T18:50:00Z" w16du:dateUtc="2025-10-05T01:50:00Z">
        <w:r w:rsidRPr="005D13B9" w:rsidDel="008124FD">
          <w:rPr>
            <w:iCs/>
            <w:color w:val="000000" w:themeColor="text1"/>
            <w:sz w:val="28"/>
            <w:szCs w:val="28"/>
          </w:rPr>
          <w:delText>всех ранее перечисленных зависимостей</w:delText>
        </w:r>
      </w:del>
      <w:ins w:id="1209" w:author="mikle" w:date="2025-10-04T18:50:00Z" w16du:dateUtc="2025-10-05T01:50:00Z">
        <w:r w:rsidR="008124FD" w:rsidRPr="005D13B9">
          <w:rPr>
            <w:iCs/>
            <w:color w:val="000000" w:themeColor="text1"/>
            <w:sz w:val="28"/>
            <w:szCs w:val="28"/>
          </w:rPr>
          <w:t>формулы (1.2), формулы (1.</w:t>
        </w:r>
        <w:r w:rsidR="00606575" w:rsidRPr="005D13B9">
          <w:rPr>
            <w:iCs/>
            <w:color w:val="000000" w:themeColor="text1"/>
            <w:sz w:val="28"/>
            <w:szCs w:val="28"/>
          </w:rPr>
          <w:t>3) и формулы (1.6)</w:t>
        </w:r>
      </w:ins>
      <w:r w:rsidRPr="005D13B9">
        <w:rPr>
          <w:iCs/>
          <w:color w:val="000000" w:themeColor="text1"/>
          <w:sz w:val="28"/>
          <w:szCs w:val="28"/>
        </w:rPr>
        <w:t xml:space="preserve">, мы получаем </w:t>
      </w:r>
      <w:del w:id="1210" w:author="mikle" w:date="2025-10-04T18:50:00Z" w16du:dateUtc="2025-10-05T01:50:00Z">
        <w:r w:rsidRPr="005D13B9" w:rsidDel="00606575">
          <w:rPr>
            <w:iCs/>
            <w:color w:val="000000" w:themeColor="text1"/>
            <w:sz w:val="28"/>
            <w:szCs w:val="28"/>
          </w:rPr>
          <w:delText>финальное уравнение</w:delText>
        </w:r>
      </w:del>
      <w:ins w:id="1211" w:author="mikle" w:date="2025-10-04T19:35:00Z" w16du:dateUtc="2025-10-05T02:35:00Z">
        <w:r w:rsidR="00E43F8B" w:rsidRPr="005D13B9">
          <w:rPr>
            <w:iCs/>
            <w:color w:val="000000" w:themeColor="text1"/>
            <w:sz w:val="28"/>
            <w:szCs w:val="28"/>
          </w:rPr>
          <w:t xml:space="preserve">уравнение </w:t>
        </w:r>
      </w:ins>
      <w:del w:id="1212" w:author="mikle" w:date="2025-10-04T19:35:00Z" w16du:dateUtc="2025-10-05T02:35:00Z">
        <w:r w:rsidRPr="005D13B9" w:rsidDel="00E43F8B">
          <w:rPr>
            <w:iCs/>
            <w:color w:val="000000" w:themeColor="text1"/>
            <w:sz w:val="28"/>
            <w:szCs w:val="28"/>
          </w:rPr>
          <w:delText xml:space="preserve"> </w:delText>
        </w:r>
      </w:del>
      <w:r w:rsidRPr="005D13B9">
        <w:rPr>
          <w:iCs/>
          <w:color w:val="000000" w:themeColor="text1"/>
          <w:sz w:val="28"/>
          <w:szCs w:val="28"/>
        </w:rPr>
        <w:t xml:space="preserve">динамики вращательного движения аппарата вокруг оси </w:t>
      </w:r>
      <w:r w:rsidRPr="005D13B9">
        <w:rPr>
          <w:iCs/>
          <w:color w:val="000000" w:themeColor="text1"/>
          <w:sz w:val="28"/>
          <w:szCs w:val="28"/>
          <w:lang w:val="en-US"/>
        </w:rPr>
        <w:t>Y</w:t>
      </w:r>
      <w:r w:rsidRPr="005D13B9">
        <w:rPr>
          <w:iCs/>
          <w:color w:val="000000" w:themeColor="text1"/>
          <w:sz w:val="28"/>
          <w:szCs w:val="28"/>
        </w:rPr>
        <w:t>, проходящей через центр масс ПА:</w:t>
      </w:r>
    </w:p>
    <w:p w14:paraId="7B17F709" w14:textId="654475C5" w:rsidR="00C85E2E" w:rsidRPr="005D13B9" w:rsidRDefault="00000000" w:rsidP="005D13B9">
      <w:pPr>
        <w:spacing w:before="100" w:beforeAutospacing="1" w:after="24" w:line="360" w:lineRule="auto"/>
        <w:ind w:firstLine="709"/>
        <w:jc w:val="both"/>
        <w:rPr>
          <w:b/>
          <w:bCs/>
          <w:i/>
          <w:color w:val="000000" w:themeColor="text1"/>
          <w:sz w:val="28"/>
          <w:szCs w:val="28"/>
          <w:rPrChange w:id="1213" w:author="mikle" w:date="2025-10-09T20:00:00Z" w16du:dateUtc="2025-10-10T03:00:00Z">
            <w:rPr>
              <w:b/>
              <w:bCs/>
              <w:color w:val="000000" w:themeColor="text1"/>
              <w:sz w:val="28"/>
              <w:szCs w:val="28"/>
            </w:rPr>
          </w:rPrChange>
        </w:rPr>
      </w:pPr>
      <m:oMathPara>
        <m:oMath>
          <m:d>
            <m:dPr>
              <m:ctrlPr>
                <w:rPr>
                  <w:rFonts w:ascii="Cambria Math" w:hAnsi="Cambria Math"/>
                  <w:b/>
                  <w:bCs/>
                  <w:i/>
                  <w:color w:val="000000" w:themeColor="text1"/>
                  <w:sz w:val="28"/>
                  <w:szCs w:val="28"/>
                  <w:lang w:val="en-US"/>
                </w:rPr>
              </m:ctrlPr>
            </m:d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lang w:val="en-US"/>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55</m:t>
                  </m:r>
                </m:sub>
              </m:sSub>
            </m:e>
          </m:d>
          <m:r>
            <m:rPr>
              <m:sty m:val="bi"/>
            </m:rPr>
            <w:rPr>
              <w:rFonts w:ascii="Cambria Math" w:hAnsi="Cambria Math"/>
              <w:color w:val="000000" w:themeColor="text1"/>
              <w:sz w:val="28"/>
              <w:szCs w:val="28"/>
              <w:lang w:val="en-US"/>
            </w:rPr>
            <m:t>*</m:t>
          </m:r>
          <m:acc>
            <m:accPr>
              <m:chr m:val="̇"/>
              <m:ctrlPr>
                <w:rPr>
                  <w:rFonts w:ascii="Cambria Math" w:hAnsi="Cambria Math"/>
                  <w:b/>
                  <w:bCs/>
                  <w:i/>
                  <w:color w:val="000000" w:themeColor="text1"/>
                  <w:sz w:val="28"/>
                  <w:szCs w:val="28"/>
                  <w:lang w:val="en-US"/>
                </w:rPr>
              </m:ctrlPr>
            </m:acc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Sub>
            </m:e>
          </m:acc>
          <m:r>
            <m:rPr>
              <m:sty m:val="bi"/>
            </m:rPr>
            <w:rPr>
              <w:rFonts w:ascii="Cambria Math" w:hAnsi="Cambria Math"/>
              <w:color w:val="000000" w:themeColor="text1"/>
              <w:sz w:val="28"/>
              <w:szCs w:val="28"/>
              <w:lang w:val="en-US"/>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lang w:val="en-US"/>
                </w:rPr>
                <m:t>dy</m:t>
              </m:r>
            </m:sub>
          </m:sSub>
          <m:r>
            <m:rPr>
              <m:sty m:val="bi"/>
            </m:rPr>
            <w:rPr>
              <w:rFonts w:ascii="Cambria Math" w:hAnsi="Cambria Math"/>
              <w:color w:val="000000" w:themeColor="text1"/>
              <w:sz w:val="28"/>
              <w:szCs w:val="28"/>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ωy1</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w:rPr>
              <w:rFonts w:ascii="Cambria Math" w:hAnsi="Cambria Math"/>
              <w:color w:val="000000" w:themeColor="text1"/>
              <w:sz w:val="28"/>
              <w:szCs w:val="28"/>
              <w:lang w:val="en-US"/>
            </w:rPr>
            <m:t>*</m:t>
          </m:r>
          <m:d>
            <m:dPr>
              <m:begChr m:val="|"/>
              <m:endChr m:val="|"/>
              <m:ctrlPr>
                <w:rPr>
                  <w:rFonts w:ascii="Cambria Math" w:hAnsi="Cambria Math"/>
                  <w:i/>
                  <w:iCs/>
                  <w:color w:val="000000" w:themeColor="text1"/>
                  <w:sz w:val="28"/>
                  <w:szCs w:val="28"/>
                  <w:lang w:val="en-US"/>
                </w:rPr>
              </m:ctrlPr>
            </m:dPr>
            <m:e>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e>
          </m:d>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ωy2</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lang w:val="en-US"/>
                </w:rPr>
                <m:t>вy</m:t>
              </m:r>
            </m:sub>
          </m:sSub>
          <m:r>
            <w:ins w:id="1214" w:author="mikle" w:date="2025-10-04T18:51:00Z" w16du:dateUtc="2025-10-05T01:51:00Z">
              <m:rPr>
                <m:sty m:val="bi"/>
              </m:rPr>
              <w:rPr>
                <w:rFonts w:ascii="Cambria Math" w:hAnsi="Cambria Math"/>
                <w:color w:val="000000" w:themeColor="text1"/>
                <w:sz w:val="28"/>
                <w:szCs w:val="28"/>
                <w:lang w:val="en-US"/>
              </w:rPr>
              <m:t xml:space="preserve"> (</m:t>
            </w:ins>
          </m:r>
          <m:r>
            <w:ins w:id="1215" w:author="mikle" w:date="2025-10-04T18:51:00Z" w16du:dateUtc="2025-10-05T01:51:00Z">
              <m:rPr>
                <m:sty m:val="bi"/>
              </m:rPr>
              <w:rPr>
                <w:rFonts w:ascii="Cambria Math" w:hAnsi="Cambria Math"/>
                <w:color w:val="000000" w:themeColor="text1"/>
                <w:sz w:val="28"/>
                <w:szCs w:val="28"/>
              </w:rPr>
              <m:t>1.7)</m:t>
            </w:ins>
          </m:r>
        </m:oMath>
      </m:oMathPara>
    </w:p>
    <w:p w14:paraId="347DAD24" w14:textId="3B2C42B2" w:rsidR="00C85E2E" w:rsidRPr="005D13B9" w:rsidRDefault="00C85E2E" w:rsidP="005D13B9">
      <w:pPr>
        <w:spacing w:before="100" w:beforeAutospacing="1" w:after="24" w:line="360" w:lineRule="auto"/>
        <w:ind w:firstLine="709"/>
        <w:jc w:val="both"/>
        <w:rPr>
          <w:ins w:id="1216" w:author="mikle" w:date="2025-10-05T22:34:00Z" w16du:dateUtc="2025-10-06T05:34:00Z"/>
          <w:b/>
          <w:bCs/>
          <w:color w:val="000000" w:themeColor="text1"/>
          <w:sz w:val="28"/>
          <w:szCs w:val="28"/>
        </w:rPr>
      </w:pPr>
      <w:del w:id="1217" w:author="mikle" w:date="2025-10-04T18:51:00Z" w16du:dateUtc="2025-10-05T01:51:00Z">
        <w:r w:rsidRPr="005D13B9" w:rsidDel="00606575">
          <w:rPr>
            <w:b/>
            <w:bCs/>
            <w:color w:val="000000" w:themeColor="text1"/>
            <w:sz w:val="28"/>
            <w:szCs w:val="28"/>
          </w:rPr>
          <w:delText>Данное уравнение будет реализовано</w:delText>
        </w:r>
      </w:del>
      <w:ins w:id="1218" w:author="mikle" w:date="2025-10-04T19:35:00Z" w16du:dateUtc="2025-10-05T02:35:00Z">
        <w:r w:rsidR="00E43F8B" w:rsidRPr="005D13B9">
          <w:rPr>
            <w:b/>
            <w:bCs/>
            <w:color w:val="000000" w:themeColor="text1"/>
            <w:sz w:val="28"/>
            <w:szCs w:val="28"/>
          </w:rPr>
          <w:t>Уравнение</w:t>
        </w:r>
      </w:ins>
      <w:ins w:id="1219" w:author="mikle" w:date="2025-10-04T18:51:00Z" w16du:dateUtc="2025-10-05T01:51:00Z">
        <w:r w:rsidR="00606575" w:rsidRPr="005D13B9">
          <w:rPr>
            <w:b/>
            <w:bCs/>
            <w:color w:val="000000" w:themeColor="text1"/>
            <w:sz w:val="28"/>
            <w:szCs w:val="28"/>
          </w:rPr>
          <w:t xml:space="preserve"> (1.7) будет реализована</w:t>
        </w:r>
      </w:ins>
      <w:r w:rsidRPr="005D13B9">
        <w:rPr>
          <w:b/>
          <w:bCs/>
          <w:color w:val="000000" w:themeColor="text1"/>
          <w:sz w:val="28"/>
          <w:szCs w:val="28"/>
        </w:rPr>
        <w:t xml:space="preserve"> в нашей системе управления траекторным движением ПА</w:t>
      </w:r>
      <w:ins w:id="1220" w:author="mikle" w:date="2025-10-05T22:34:00Z" w16du:dateUtc="2025-10-06T05:34:00Z">
        <w:r w:rsidR="009505A2" w:rsidRPr="005D13B9">
          <w:rPr>
            <w:b/>
            <w:bCs/>
            <w:color w:val="000000" w:themeColor="text1"/>
            <w:sz w:val="28"/>
            <w:szCs w:val="28"/>
          </w:rPr>
          <w:t>,</w:t>
        </w:r>
      </w:ins>
      <w:ins w:id="1221" w:author="mikle" w:date="2025-10-05T22:35:00Z" w16du:dateUtc="2025-10-06T05:35:00Z">
        <w:r w:rsidR="009505A2" w:rsidRPr="005D13B9">
          <w:rPr>
            <w:b/>
            <w:bCs/>
            <w:color w:val="000000" w:themeColor="text1"/>
            <w:sz w:val="28"/>
            <w:szCs w:val="28"/>
          </w:rPr>
          <w:t xml:space="preserve"> представленной на рисунке 1.2,</w:t>
        </w:r>
      </w:ins>
      <w:r w:rsidRPr="005D13B9">
        <w:rPr>
          <w:b/>
          <w:bCs/>
          <w:color w:val="000000" w:themeColor="text1"/>
          <w:sz w:val="28"/>
          <w:szCs w:val="28"/>
        </w:rPr>
        <w:t xml:space="preserve"> в плоскости горизонта, как модели динамики вращательного движения аппарата</w:t>
      </w:r>
      <w:del w:id="1222" w:author="mikle" w:date="2025-10-04T18:51:00Z" w16du:dateUtc="2025-10-05T01:51:00Z">
        <w:r w:rsidRPr="005D13B9" w:rsidDel="00606575">
          <w:rPr>
            <w:b/>
            <w:bCs/>
            <w:color w:val="000000" w:themeColor="text1"/>
            <w:sz w:val="28"/>
            <w:szCs w:val="28"/>
          </w:rPr>
          <w:delText>. В качестве входных сигналов в нашей модели выступают момент тяги движителей и возмущающий момент, поэтому для дальнейшего анализа контура курса мы переходим к моделированию движительно-рулевого комплекса</w:delText>
        </w:r>
      </w:del>
      <w:r w:rsidRPr="005D13B9">
        <w:rPr>
          <w:b/>
          <w:bCs/>
          <w:color w:val="000000" w:themeColor="text1"/>
          <w:sz w:val="28"/>
          <w:szCs w:val="28"/>
        </w:rPr>
        <w:t>.</w:t>
      </w:r>
    </w:p>
    <w:p w14:paraId="539667B2" w14:textId="77777777" w:rsidR="009505A2" w:rsidRPr="005D13B9" w:rsidRDefault="009505A2" w:rsidP="005D13B9">
      <w:pPr>
        <w:spacing w:before="100" w:beforeAutospacing="1" w:after="24" w:line="360" w:lineRule="auto"/>
        <w:ind w:firstLine="709"/>
        <w:jc w:val="both"/>
        <w:rPr>
          <w:ins w:id="1223" w:author="mikle" w:date="2025-10-05T22:34:00Z" w16du:dateUtc="2025-10-06T05:34:00Z"/>
          <w:b/>
          <w:bCs/>
          <w:color w:val="000000" w:themeColor="text1"/>
          <w:sz w:val="28"/>
          <w:szCs w:val="28"/>
        </w:rPr>
      </w:pPr>
      <w:ins w:id="1224" w:author="mikle" w:date="2025-10-05T22:34:00Z" w16du:dateUtc="2025-10-06T05:34:00Z">
        <w:r w:rsidRPr="005D13B9">
          <w:rPr>
            <w:b/>
            <w:bCs/>
            <w:noProof/>
            <w:color w:val="000000" w:themeColor="text1"/>
            <w:sz w:val="28"/>
            <w:szCs w:val="28"/>
            <w14:ligatures w14:val="standardContextual"/>
          </w:rPr>
          <w:lastRenderedPageBreak/>
          <w:drawing>
            <wp:inline distT="0" distB="0" distL="0" distR="0" wp14:anchorId="5AD22FEA" wp14:editId="4C84FD19">
              <wp:extent cx="5940425" cy="2831465"/>
              <wp:effectExtent l="0" t="0" r="3175" b="635"/>
              <wp:docPr id="95932788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27884" name="Рисунок 959327884"/>
                      <pic:cNvPicPr/>
                    </pic:nvPicPr>
                    <pic:blipFill>
                      <a:blip r:embed="rId19">
                        <a:extLst>
                          <a:ext uri="{28A0092B-C50C-407E-A947-70E740481C1C}">
                            <a14:useLocalDpi xmlns:a14="http://schemas.microsoft.com/office/drawing/2010/main" val="0"/>
                          </a:ext>
                        </a:extLst>
                      </a:blip>
                      <a:stretch>
                        <a:fillRect/>
                      </a:stretch>
                    </pic:blipFill>
                    <pic:spPr>
                      <a:xfrm>
                        <a:off x="0" y="0"/>
                        <a:ext cx="5940425" cy="2831465"/>
                      </a:xfrm>
                      <a:prstGeom prst="rect">
                        <a:avLst/>
                      </a:prstGeom>
                    </pic:spPr>
                  </pic:pic>
                </a:graphicData>
              </a:graphic>
            </wp:inline>
          </w:drawing>
        </w:r>
      </w:ins>
    </w:p>
    <w:p w14:paraId="4C14F39A" w14:textId="77777777" w:rsidR="009505A2" w:rsidRPr="005D13B9" w:rsidRDefault="009505A2" w:rsidP="005D13B9">
      <w:pPr>
        <w:spacing w:before="100" w:beforeAutospacing="1" w:after="24" w:line="360" w:lineRule="auto"/>
        <w:ind w:firstLine="709"/>
        <w:jc w:val="center"/>
        <w:rPr>
          <w:ins w:id="1225" w:author="mikle" w:date="2025-10-05T22:34:00Z" w16du:dateUtc="2025-10-06T05:34:00Z"/>
          <w:b/>
          <w:bCs/>
          <w:color w:val="000000" w:themeColor="text1"/>
          <w:sz w:val="28"/>
          <w:szCs w:val="28"/>
        </w:rPr>
      </w:pPr>
      <w:ins w:id="1226" w:author="mikle" w:date="2025-10-05T22:34:00Z" w16du:dateUtc="2025-10-06T05:34:00Z">
        <w:r w:rsidRPr="005D13B9">
          <w:rPr>
            <w:b/>
            <w:bCs/>
            <w:color w:val="000000" w:themeColor="text1"/>
            <w:sz w:val="28"/>
            <w:szCs w:val="28"/>
          </w:rPr>
          <w:t>Рисунок 1.2 – динамическая модель движения аппарата по углу курса.</w:t>
        </w:r>
      </w:ins>
    </w:p>
    <w:p w14:paraId="49C15FE3" w14:textId="77777777" w:rsidR="009505A2" w:rsidRPr="005D13B9" w:rsidRDefault="009505A2" w:rsidP="005D13B9">
      <w:pPr>
        <w:spacing w:before="100" w:beforeAutospacing="1" w:after="24" w:line="360" w:lineRule="auto"/>
        <w:ind w:firstLine="709"/>
        <w:jc w:val="both"/>
        <w:rPr>
          <w:b/>
          <w:bCs/>
          <w:color w:val="000000" w:themeColor="text1"/>
          <w:sz w:val="28"/>
          <w:szCs w:val="28"/>
        </w:rPr>
      </w:pPr>
    </w:p>
    <w:p w14:paraId="79F0A9E3" w14:textId="77777777" w:rsidR="00C85E2E" w:rsidRPr="005D13B9" w:rsidRDefault="00C85E2E" w:rsidP="005D13B9">
      <w:pPr>
        <w:spacing w:before="100" w:beforeAutospacing="1" w:after="24" w:line="360" w:lineRule="auto"/>
        <w:ind w:firstLine="709"/>
        <w:jc w:val="both"/>
        <w:rPr>
          <w:b/>
          <w:bCs/>
          <w:color w:val="000000" w:themeColor="text1"/>
          <w:sz w:val="28"/>
          <w:szCs w:val="28"/>
        </w:rPr>
      </w:pPr>
    </w:p>
    <w:p w14:paraId="789DAA81" w14:textId="2331495A" w:rsidR="00C85E2E" w:rsidRPr="005D13B9" w:rsidRDefault="00C85E2E" w:rsidP="005D13B9">
      <w:pPr>
        <w:pStyle w:val="3"/>
        <w:spacing w:line="360" w:lineRule="auto"/>
        <w:ind w:firstLine="709"/>
        <w:jc w:val="both"/>
        <w:rPr>
          <w:rFonts w:ascii="Times New Roman" w:hAnsi="Times New Roman" w:cs="Times New Roman"/>
          <w:b/>
          <w:bCs/>
          <w:color w:val="000000" w:themeColor="text1"/>
          <w:sz w:val="28"/>
          <w:szCs w:val="28"/>
        </w:rPr>
      </w:pPr>
      <w:bookmarkStart w:id="1227" w:name="_Toc210932337"/>
      <w:r w:rsidRPr="005D13B9">
        <w:rPr>
          <w:rFonts w:ascii="Times New Roman" w:hAnsi="Times New Roman" w:cs="Times New Roman"/>
          <w:b/>
          <w:bCs/>
          <w:color w:val="000000" w:themeColor="text1"/>
          <w:sz w:val="28"/>
          <w:szCs w:val="28"/>
        </w:rPr>
        <w:t xml:space="preserve">1.1.2 </w:t>
      </w:r>
      <w:commentRangeStart w:id="1228"/>
      <w:r w:rsidRPr="005D13B9">
        <w:rPr>
          <w:rFonts w:ascii="Times New Roman" w:hAnsi="Times New Roman" w:cs="Times New Roman"/>
          <w:b/>
          <w:bCs/>
          <w:color w:val="000000" w:themeColor="text1"/>
          <w:sz w:val="28"/>
          <w:szCs w:val="28"/>
        </w:rPr>
        <w:t>Движительно-рулевой комплекс подводного аппарата в контуре курса</w:t>
      </w:r>
      <w:bookmarkEnd w:id="1227"/>
    </w:p>
    <w:p w14:paraId="57BD6C10" w14:textId="1B7373C3" w:rsidR="00C85E2E" w:rsidRPr="005D13B9" w:rsidRDefault="00EB0E46" w:rsidP="005D13B9">
      <w:pPr>
        <w:spacing w:before="100" w:beforeAutospacing="1" w:after="24" w:line="360" w:lineRule="auto"/>
        <w:ind w:firstLine="709"/>
        <w:jc w:val="both"/>
        <w:rPr>
          <w:b/>
          <w:bCs/>
          <w:color w:val="000000" w:themeColor="text1"/>
          <w:sz w:val="28"/>
          <w:szCs w:val="28"/>
        </w:rPr>
      </w:pPr>
      <w:r w:rsidRPr="005D13B9">
        <w:rPr>
          <w:b/>
          <w:bCs/>
          <w:color w:val="000000" w:themeColor="text1"/>
          <w:sz w:val="28"/>
          <w:szCs w:val="28"/>
        </w:rPr>
        <w:t>Для получения центрально</w:t>
      </w:r>
      <w:ins w:id="1229" w:author="mikle" w:date="2025-10-04T19:27:00Z" w16du:dateUtc="2025-10-05T02:27:00Z">
        <w:r w:rsidR="00E43F8B" w:rsidRPr="005D13B9">
          <w:rPr>
            <w:b/>
            <w:bCs/>
            <w:color w:val="000000" w:themeColor="text1"/>
            <w:sz w:val="28"/>
            <w:szCs w:val="28"/>
          </w:rPr>
          <w:t>й формулы</w:t>
        </w:r>
      </w:ins>
      <w:del w:id="1230" w:author="mikle" w:date="2025-10-04T19:27:00Z" w16du:dateUtc="2025-10-05T02:27:00Z">
        <w:r w:rsidRPr="005D13B9" w:rsidDel="00E43F8B">
          <w:rPr>
            <w:b/>
            <w:bCs/>
            <w:color w:val="000000" w:themeColor="text1"/>
            <w:sz w:val="28"/>
            <w:szCs w:val="28"/>
          </w:rPr>
          <w:delText>го уравнения</w:delText>
        </w:r>
      </w:del>
      <w:r w:rsidRPr="005D13B9">
        <w:rPr>
          <w:b/>
          <w:bCs/>
          <w:color w:val="000000" w:themeColor="text1"/>
          <w:sz w:val="28"/>
          <w:szCs w:val="28"/>
        </w:rPr>
        <w:t xml:space="preserve"> движительно-рулевого комплекса нам необходимо провести линеаризацию нашей динамической модели вокруг некоторой </w:t>
      </w:r>
      <m:oMath>
        <m:sSubSup>
          <m:sSubSupPr>
            <m:ctrlPr>
              <w:rPr>
                <w:rFonts w:ascii="Cambria Math" w:hAnsi="Cambria Math"/>
                <w:b/>
                <w:bCs/>
                <w:i/>
                <w:color w:val="000000" w:themeColor="text1"/>
                <w:sz w:val="28"/>
                <w:szCs w:val="28"/>
              </w:rPr>
            </m:ctrlPr>
          </m:sSubSupPr>
          <m:e>
            <m:r>
              <m:rPr>
                <m:sty m:val="bi"/>
              </m:rPr>
              <w:rPr>
                <w:rFonts w:ascii="Cambria Math" w:hAnsi="Cambria Math"/>
                <w:color w:val="000000" w:themeColor="text1"/>
                <w:sz w:val="28"/>
                <w:szCs w:val="28"/>
              </w:rPr>
              <m:t>ω</m:t>
            </m:r>
          </m:e>
          <m:sub>
            <m:r>
              <m:rPr>
                <m:sty m:val="bi"/>
              </m:rPr>
              <w:rPr>
                <w:rFonts w:ascii="Cambria Math" w:hAnsi="Cambria Math"/>
                <w:color w:val="000000" w:themeColor="text1"/>
                <w:sz w:val="28"/>
                <w:szCs w:val="28"/>
              </w:rPr>
              <m:t>y</m:t>
            </m:r>
          </m:sub>
          <m:sup>
            <m:r>
              <m:rPr>
                <m:sty m:val="bi"/>
              </m:rPr>
              <w:rPr>
                <w:rFonts w:ascii="Cambria Math" w:hAnsi="Cambria Math"/>
                <w:color w:val="000000" w:themeColor="text1"/>
                <w:sz w:val="28"/>
                <w:szCs w:val="28"/>
              </w:rPr>
              <m:t>*</m:t>
            </m:r>
          </m:sup>
        </m:sSubSup>
      </m:oMath>
      <w:r w:rsidRPr="005D13B9">
        <w:rPr>
          <w:b/>
          <w:bCs/>
          <w:color w:val="000000" w:themeColor="text1"/>
          <w:sz w:val="28"/>
          <w:szCs w:val="28"/>
        </w:rPr>
        <w:t xml:space="preserve"> . Для данного процесса найдем частную производную </w:t>
      </w:r>
      <w:del w:id="1231" w:author="mikle" w:date="2025-10-04T19:27:00Z" w16du:dateUtc="2025-10-05T02:27:00Z">
        <w:r w:rsidRPr="005D13B9" w:rsidDel="00E43F8B">
          <w:rPr>
            <w:b/>
            <w:bCs/>
            <w:color w:val="000000" w:themeColor="text1"/>
            <w:sz w:val="28"/>
            <w:szCs w:val="28"/>
          </w:rPr>
          <w:delText>нашего уравнения</w:delText>
        </w:r>
      </w:del>
      <w:ins w:id="1232" w:author="mikle" w:date="2025-10-05T22:33:00Z" w16du:dateUtc="2025-10-06T05:33:00Z">
        <w:r w:rsidR="009505A2" w:rsidRPr="005D13B9">
          <w:rPr>
            <w:b/>
            <w:bCs/>
            <w:color w:val="000000" w:themeColor="text1"/>
            <w:sz w:val="28"/>
            <w:szCs w:val="28"/>
          </w:rPr>
          <w:t>формулы (1.7)</w:t>
        </w:r>
      </w:ins>
      <w:r w:rsidRPr="005D13B9">
        <w:rPr>
          <w:b/>
          <w:bCs/>
          <w:color w:val="000000" w:themeColor="text1"/>
          <w:sz w:val="28"/>
          <w:szCs w:val="28"/>
        </w:rPr>
        <w:t xml:space="preserve"> динамики движения:</w:t>
      </w:r>
    </w:p>
    <w:p w14:paraId="1AE99A7B" w14:textId="34176BC7" w:rsidR="00EB0E46" w:rsidRPr="005D13B9" w:rsidRDefault="00000000" w:rsidP="005D13B9">
      <w:pPr>
        <w:spacing w:before="100" w:beforeAutospacing="1" w:after="24" w:line="360" w:lineRule="auto"/>
        <w:ind w:firstLine="709"/>
        <w:jc w:val="both"/>
        <w:rPr>
          <w:b/>
          <w:bCs/>
          <w:color w:val="000000" w:themeColor="text1"/>
          <w:sz w:val="28"/>
          <w:szCs w:val="28"/>
          <w:lang w:val="en-US"/>
        </w:rPr>
      </w:pPr>
      <m:oMathPara>
        <m:oMath>
          <m:f>
            <m:fPr>
              <m:ctrlPr>
                <w:rPr>
                  <w:rFonts w:ascii="Cambria Math" w:hAnsi="Cambria Math"/>
                  <w:b/>
                  <w:bCs/>
                  <w:i/>
                  <w:color w:val="000000" w:themeColor="text1"/>
                  <w:sz w:val="28"/>
                  <w:szCs w:val="28"/>
                </w:rPr>
              </m:ctrlPr>
            </m:fPr>
            <m:num>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
                    <m:t>b</m:t>
                  </m:r>
                </m:sub>
              </m:sSub>
            </m:num>
            <m:den>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ω</m:t>
                  </m:r>
                </m:e>
                <m:sub>
                  <m:r>
                    <m:rPr>
                      <m:sty m:val="bi"/>
                    </m:rPr>
                    <w:rPr>
                      <w:rFonts w:ascii="Cambria Math" w:hAnsi="Cambria Math"/>
                      <w:color w:val="000000" w:themeColor="text1"/>
                      <w:sz w:val="28"/>
                      <w:szCs w:val="28"/>
                    </w:rPr>
                    <m:t>y</m:t>
                  </m:r>
                </m:sub>
              </m:sSub>
            </m:den>
          </m:f>
          <m:r>
            <m:rPr>
              <m:sty m:val="bi"/>
            </m:rPr>
            <w:rPr>
              <w:rFonts w:ascii="Cambria Math" w:hAnsi="Cambria Math"/>
              <w:color w:val="000000" w:themeColor="text1"/>
              <w:sz w:val="28"/>
              <w:szCs w:val="28"/>
              <w:lang w:val="en-US"/>
            </w:rPr>
            <m:t>=0</m:t>
          </m:r>
        </m:oMath>
      </m:oMathPara>
    </w:p>
    <w:p w14:paraId="63F8AA61" w14:textId="77777777" w:rsidR="00EB0E46" w:rsidRPr="005D13B9" w:rsidRDefault="00000000" w:rsidP="005D13B9">
      <w:pPr>
        <w:spacing w:before="100" w:beforeAutospacing="1" w:after="24" w:line="360" w:lineRule="auto"/>
        <w:ind w:firstLine="709"/>
        <w:jc w:val="both"/>
        <w:rPr>
          <w:i/>
          <w:iCs/>
          <w:color w:val="000000" w:themeColor="text1"/>
          <w:sz w:val="28"/>
          <w:szCs w:val="28"/>
          <w:lang w:val="en-US"/>
        </w:rPr>
      </w:pPr>
      <m:oMathPara>
        <m:oMath>
          <m:f>
            <m:fPr>
              <m:ctrlPr>
                <w:rPr>
                  <w:rFonts w:ascii="Cambria Math" w:hAnsi="Cambria Math"/>
                  <w:b/>
                  <w:bCs/>
                  <w:i/>
                  <w:color w:val="000000" w:themeColor="text1"/>
                  <w:sz w:val="28"/>
                  <w:szCs w:val="28"/>
                </w:rPr>
              </m:ctrlPr>
            </m:fPr>
            <m:num>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
                    <m:t>г</m:t>
                  </m:r>
                </m:sub>
              </m:sSub>
            </m:num>
            <m:den>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ω</m:t>
                  </m:r>
                </m:e>
                <m:sub>
                  <m:r>
                    <m:rPr>
                      <m:sty m:val="bi"/>
                    </m:rPr>
                    <w:rPr>
                      <w:rFonts w:ascii="Cambria Math" w:hAnsi="Cambria Math"/>
                      <w:color w:val="000000" w:themeColor="text1"/>
                      <w:sz w:val="28"/>
                      <w:szCs w:val="28"/>
                    </w:rPr>
                    <m:t>y</m:t>
                  </m:r>
                </m:sub>
              </m:sSub>
            </m:den>
          </m:f>
          <m:r>
            <m:rPr>
              <m:sty m:val="bi"/>
            </m:rPr>
            <w:rPr>
              <w:rFonts w:ascii="Cambria Math" w:hAnsi="Cambria Math"/>
              <w:color w:val="000000" w:themeColor="text1"/>
              <w:sz w:val="28"/>
              <w:szCs w:val="28"/>
              <w:lang w:val="en-US"/>
            </w:rPr>
            <m:t xml:space="preserve">= </m:t>
          </m:r>
          <m:f>
            <m:fPr>
              <m:ctrlPr>
                <w:rPr>
                  <w:rFonts w:ascii="Cambria Math" w:hAnsi="Cambria Math"/>
                  <w:b/>
                  <w:bCs/>
                  <w:i/>
                  <w:color w:val="000000" w:themeColor="text1"/>
                  <w:sz w:val="28"/>
                  <w:szCs w:val="28"/>
                  <w:lang w:val="en-US"/>
                </w:rPr>
              </m:ctrlPr>
            </m:fPr>
            <m:num>
              <m:r>
                <m:rPr>
                  <m:sty m:val="bi"/>
                </m:rP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up>
                  <m:r>
                    <w:rPr>
                      <w:rFonts w:ascii="Cambria Math" w:hAnsi="Cambria Math"/>
                      <w:color w:val="000000" w:themeColor="text1"/>
                      <w:sz w:val="28"/>
                      <w:szCs w:val="28"/>
                      <w:lang w:val="en-US"/>
                    </w:rPr>
                    <m:t>2</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ωy2</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w:rPr>
                  <w:rFonts w:ascii="Cambria Math" w:hAnsi="Cambria Math"/>
                  <w:color w:val="000000" w:themeColor="text1"/>
                  <w:sz w:val="28"/>
                  <w:szCs w:val="28"/>
                  <w:lang w:val="en-US"/>
                </w:rPr>
                <m:t xml:space="preserve">) </m:t>
              </m:r>
            </m:num>
            <m:den>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ω</m:t>
                  </m:r>
                </m:e>
                <m:sub>
                  <m:r>
                    <m:rPr>
                      <m:sty m:val="bi"/>
                    </m:rPr>
                    <w:rPr>
                      <w:rFonts w:ascii="Cambria Math" w:hAnsi="Cambria Math"/>
                      <w:color w:val="000000" w:themeColor="text1"/>
                      <w:sz w:val="28"/>
                      <w:szCs w:val="28"/>
                    </w:rPr>
                    <m:t>y</m:t>
                  </m:r>
                </m:sub>
              </m:sSub>
            </m:den>
          </m:f>
        </m:oMath>
      </m:oMathPara>
    </w:p>
    <w:p w14:paraId="34C62CA5" w14:textId="51C509D6" w:rsidR="00EB0E46" w:rsidRPr="005D13B9" w:rsidRDefault="00000000" w:rsidP="005D13B9">
      <w:pPr>
        <w:spacing w:before="100" w:beforeAutospacing="1" w:after="24" w:line="360" w:lineRule="auto"/>
        <w:ind w:firstLine="709"/>
        <w:jc w:val="both"/>
        <w:rPr>
          <w:i/>
          <w:iCs/>
          <w:color w:val="000000" w:themeColor="text1"/>
          <w:sz w:val="28"/>
          <w:szCs w:val="28"/>
          <w:lang w:val="en-US"/>
        </w:rPr>
      </w:pPr>
      <m:oMathPara>
        <m:oMath>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w:rPr>
              <w:rFonts w:ascii="Cambria Math" w:hAnsi="Cambria Math"/>
              <w:color w:val="000000" w:themeColor="text1"/>
              <w:sz w:val="28"/>
              <w:szCs w:val="28"/>
              <w:lang w:val="en-US"/>
            </w:rPr>
            <m:t xml:space="preserve">= </m:t>
          </m:r>
          <m:sSubSup>
            <m:sSubSupPr>
              <m:ctrlPr>
                <w:rPr>
                  <w:rFonts w:ascii="Cambria Math" w:hAnsi="Cambria Math"/>
                  <w:b/>
                  <w:bCs/>
                  <w:i/>
                  <w:color w:val="000000" w:themeColor="text1"/>
                  <w:sz w:val="28"/>
                  <w:szCs w:val="28"/>
                </w:rPr>
              </m:ctrlPr>
            </m:sSubSupPr>
            <m:e>
              <m:r>
                <m:rPr>
                  <m:sty m:val="bi"/>
                </m:rPr>
                <w:rPr>
                  <w:rFonts w:ascii="Cambria Math" w:hAnsi="Cambria Math"/>
                  <w:color w:val="000000" w:themeColor="text1"/>
                  <w:sz w:val="28"/>
                  <w:szCs w:val="28"/>
                </w:rPr>
                <m:t>ω</m:t>
              </m:r>
            </m:e>
            <m:sub>
              <m:r>
                <m:rPr>
                  <m:sty m:val="bi"/>
                </m:rPr>
                <w:rPr>
                  <w:rFonts w:ascii="Cambria Math" w:hAnsi="Cambria Math"/>
                  <w:color w:val="000000" w:themeColor="text1"/>
                  <w:sz w:val="28"/>
                  <w:szCs w:val="28"/>
                </w:rPr>
                <m:t>y</m:t>
              </m:r>
            </m:sub>
            <m:sup>
              <m:r>
                <m:rPr>
                  <m:sty m:val="bi"/>
                </m:rP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 xml:space="preserve">  </m:t>
          </m:r>
        </m:oMath>
      </m:oMathPara>
    </w:p>
    <w:p w14:paraId="08F74710" w14:textId="67330F4C" w:rsidR="00EB0E46" w:rsidRPr="005D13B9" w:rsidRDefault="00000000" w:rsidP="005D13B9">
      <w:pPr>
        <w:spacing w:before="100" w:beforeAutospacing="1" w:after="24" w:line="360" w:lineRule="auto"/>
        <w:ind w:firstLine="709"/>
        <w:jc w:val="both"/>
        <w:rPr>
          <w:i/>
          <w:iCs/>
          <w:color w:val="000000" w:themeColor="text1"/>
          <w:sz w:val="28"/>
          <w:szCs w:val="28"/>
          <w:rPrChange w:id="1233" w:author="mikle" w:date="2025-10-09T20:00:00Z" w16du:dateUtc="2025-10-10T03:00:00Z">
            <w:rPr>
              <w:i/>
              <w:iCs/>
              <w:color w:val="000000" w:themeColor="text1"/>
              <w:sz w:val="28"/>
              <w:szCs w:val="28"/>
              <w:lang w:val="en-US"/>
            </w:rPr>
          </w:rPrChange>
        </w:rPr>
      </w:pPr>
      <m:oMathPara>
        <m:oMath>
          <m:f>
            <m:fPr>
              <m:ctrlPr>
                <w:rPr>
                  <w:rFonts w:ascii="Cambria Math" w:hAnsi="Cambria Math"/>
                  <w:b/>
                  <w:bCs/>
                  <w:i/>
                  <w:color w:val="000000" w:themeColor="text1"/>
                  <w:sz w:val="28"/>
                  <w:szCs w:val="28"/>
                </w:rPr>
              </m:ctrlPr>
            </m:fPr>
            <m:num>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
                    <m:t>y</m:t>
                  </m:r>
                </m:sub>
              </m:sSub>
            </m:num>
            <m:den>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ω</m:t>
                  </m:r>
                </m:e>
                <m:sub>
                  <m:r>
                    <m:rPr>
                      <m:sty m:val="bi"/>
                    </m:rPr>
                    <w:rPr>
                      <w:rFonts w:ascii="Cambria Math" w:hAnsi="Cambria Math"/>
                      <w:color w:val="000000" w:themeColor="text1"/>
                      <w:sz w:val="28"/>
                      <w:szCs w:val="28"/>
                    </w:rPr>
                    <m:t>y</m:t>
                  </m:r>
                </m:sub>
              </m:sSub>
            </m:den>
          </m:f>
          <m:r>
            <m:rPr>
              <m:sty m:val="bi"/>
            </m:rPr>
            <w:rPr>
              <w:rFonts w:ascii="Cambria Math" w:hAnsi="Cambria Math"/>
              <w:color w:val="000000" w:themeColor="text1"/>
              <w:sz w:val="28"/>
              <w:szCs w:val="28"/>
            </w:rPr>
            <m:t xml:space="preserve"> = </m:t>
          </m:r>
          <m:f>
            <m:fPr>
              <m:ctrlPr>
                <w:rPr>
                  <w:rFonts w:ascii="Cambria Math" w:hAnsi="Cambria Math"/>
                  <w:b/>
                  <w:bCs/>
                  <w:i/>
                  <w:color w:val="000000" w:themeColor="text1"/>
                  <w:sz w:val="28"/>
                  <w:szCs w:val="28"/>
                </w:rPr>
              </m:ctrlPr>
            </m:fPr>
            <m:num>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
                    <m:t>г</m:t>
                  </m:r>
                </m:sub>
              </m:sSub>
            </m:num>
            <m:den>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ω</m:t>
                  </m:r>
                </m:e>
                <m:sub>
                  <m:r>
                    <m:rPr>
                      <m:sty m:val="bi"/>
                    </m:rPr>
                    <w:rPr>
                      <w:rFonts w:ascii="Cambria Math" w:hAnsi="Cambria Math"/>
                      <w:color w:val="000000" w:themeColor="text1"/>
                      <w:sz w:val="28"/>
                      <w:szCs w:val="28"/>
                    </w:rPr>
                    <m:t>y</m:t>
                  </m:r>
                </m:sub>
              </m:sSub>
            </m:den>
          </m:f>
          <m:r>
            <m:rPr>
              <m:sty m:val="bi"/>
            </m:rPr>
            <w:rPr>
              <w:rFonts w:ascii="Cambria Math" w:hAnsi="Cambria Math"/>
              <w:color w:val="000000" w:themeColor="text1"/>
              <w:sz w:val="28"/>
              <w:szCs w:val="28"/>
              <w:vertAlign w:val="subscript"/>
              <w:lang w:val="en-US"/>
            </w:rPr>
            <m:t>= -</m:t>
          </m:r>
          <m:d>
            <m:dPr>
              <m:ctrlPr>
                <w:rPr>
                  <w:rFonts w:ascii="Cambria Math" w:hAnsi="Cambria Math"/>
                  <w:b/>
                  <w:i/>
                  <w:color w:val="000000" w:themeColor="text1"/>
                  <w:sz w:val="28"/>
                  <w:szCs w:val="28"/>
                  <w:vertAlign w:val="subscript"/>
                  <w:lang w:val="en-US"/>
                </w:rPr>
              </m:ctrlPr>
            </m:dPr>
            <m:e>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2*С</m:t>
                  </m:r>
                </m:e>
                <m:sub>
                  <m:r>
                    <w:rPr>
                      <w:rFonts w:ascii="Cambria Math" w:hAnsi="Cambria Math"/>
                      <w:color w:val="000000" w:themeColor="text1"/>
                      <w:sz w:val="28"/>
                      <w:szCs w:val="28"/>
                      <w:lang w:val="en-US"/>
                    </w:rPr>
                    <m:t>ωy1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up>
                  <m: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ωy2</m:t>
                  </m:r>
                </m:sub>
              </m:sSub>
              <m:ctrlPr>
                <w:rPr>
                  <w:rFonts w:ascii="Cambria Math" w:hAnsi="Cambria Math"/>
                  <w:i/>
                  <w:color w:val="000000" w:themeColor="text1"/>
                  <w:sz w:val="28"/>
                  <w:szCs w:val="28"/>
                  <w:lang w:val="en-US"/>
                </w:rPr>
              </m:ctrlPr>
            </m:e>
          </m:d>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w:ins w:id="1234" w:author="mikle" w:date="2025-10-04T19:26:00Z" w16du:dateUtc="2025-10-05T02:26:00Z">
              <w:rPr>
                <w:rFonts w:ascii="Cambria Math" w:hAnsi="Cambria Math"/>
                <w:color w:val="000000" w:themeColor="text1"/>
                <w:sz w:val="28"/>
                <w:szCs w:val="28"/>
                <w:lang w:val="en-US"/>
              </w:rPr>
              <m:t>(</m:t>
            </w:ins>
          </m:r>
          <m:r>
            <w:ins w:id="1235" w:author="mikle" w:date="2025-10-04T19:26:00Z" w16du:dateUtc="2025-10-05T02:26:00Z">
              <w:rPr>
                <w:rFonts w:ascii="Cambria Math" w:hAnsi="Cambria Math"/>
                <w:color w:val="000000" w:themeColor="text1"/>
                <w:sz w:val="28"/>
                <w:szCs w:val="28"/>
              </w:rPr>
              <m:t>1.8)</m:t>
            </w:ins>
          </m:r>
        </m:oMath>
      </m:oMathPara>
    </w:p>
    <w:p w14:paraId="6529B4A2" w14:textId="1E2DA642" w:rsidR="00474AB4" w:rsidRPr="005D13B9" w:rsidRDefault="00E43F8B" w:rsidP="005D13B9">
      <w:pPr>
        <w:spacing w:before="100" w:beforeAutospacing="1" w:after="24" w:line="360" w:lineRule="auto"/>
        <w:ind w:firstLine="709"/>
        <w:jc w:val="both"/>
        <w:rPr>
          <w:color w:val="000000" w:themeColor="text1"/>
          <w:sz w:val="28"/>
          <w:szCs w:val="28"/>
        </w:rPr>
      </w:pPr>
      <w:ins w:id="1236" w:author="mikle" w:date="2025-10-04T19:27:00Z" w16du:dateUtc="2025-10-05T02:27:00Z">
        <w:r w:rsidRPr="005D13B9">
          <w:rPr>
            <w:color w:val="000000" w:themeColor="text1"/>
            <w:sz w:val="28"/>
            <w:szCs w:val="28"/>
          </w:rPr>
          <w:t xml:space="preserve">Используя формулу </w:t>
        </w:r>
      </w:ins>
      <w:ins w:id="1237" w:author="mikle" w:date="2025-10-04T19:28:00Z" w16du:dateUtc="2025-10-05T02:28:00Z">
        <w:r w:rsidRPr="005D13B9">
          <w:rPr>
            <w:color w:val="000000" w:themeColor="text1"/>
            <w:sz w:val="28"/>
            <w:szCs w:val="28"/>
          </w:rPr>
          <w:t>(1.8),</w:t>
        </w:r>
      </w:ins>
      <w:ins w:id="1238" w:author="mikle" w:date="2025-10-04T19:27:00Z" w16du:dateUtc="2025-10-05T02:27:00Z">
        <w:r w:rsidRPr="005D13B9">
          <w:rPr>
            <w:color w:val="000000" w:themeColor="text1"/>
            <w:sz w:val="28"/>
            <w:szCs w:val="28"/>
          </w:rPr>
          <w:t xml:space="preserve"> </w:t>
        </w:r>
      </w:ins>
      <w:ins w:id="1239" w:author="mikle" w:date="2025-10-04T19:28:00Z" w16du:dateUtc="2025-10-05T02:28:00Z">
        <w:r w:rsidRPr="005D13B9">
          <w:rPr>
            <w:color w:val="000000" w:themeColor="text1"/>
            <w:sz w:val="28"/>
            <w:szCs w:val="28"/>
          </w:rPr>
          <w:t>п</w:t>
        </w:r>
      </w:ins>
      <w:del w:id="1240" w:author="mikle" w:date="2025-10-04T19:28:00Z" w16du:dateUtc="2025-10-05T02:28:00Z">
        <w:r w:rsidR="00474AB4" w:rsidRPr="005D13B9" w:rsidDel="00E43F8B">
          <w:rPr>
            <w:color w:val="000000" w:themeColor="text1"/>
            <w:sz w:val="28"/>
            <w:szCs w:val="28"/>
          </w:rPr>
          <w:delText>П</w:delText>
        </w:r>
      </w:del>
      <w:r w:rsidR="00474AB4" w:rsidRPr="005D13B9">
        <w:rPr>
          <w:color w:val="000000" w:themeColor="text1"/>
          <w:sz w:val="28"/>
          <w:szCs w:val="28"/>
        </w:rPr>
        <w:t xml:space="preserve">остроим линеаризованную </w:t>
      </w:r>
      <w:del w:id="1241" w:author="mikle" w:date="2025-10-04T19:28:00Z" w16du:dateUtc="2025-10-05T02:28:00Z">
        <w:r w:rsidR="00474AB4" w:rsidRPr="005D13B9" w:rsidDel="00E43F8B">
          <w:rPr>
            <w:color w:val="000000" w:themeColor="text1"/>
            <w:sz w:val="28"/>
            <w:szCs w:val="28"/>
          </w:rPr>
          <w:delText>систему управления</w:delText>
        </w:r>
      </w:del>
      <w:ins w:id="1242" w:author="mikle" w:date="2025-10-04T19:28:00Z" w16du:dateUtc="2025-10-05T02:28:00Z">
        <w:r w:rsidRPr="005D13B9">
          <w:rPr>
            <w:color w:val="000000" w:themeColor="text1"/>
            <w:sz w:val="28"/>
            <w:szCs w:val="28"/>
          </w:rPr>
          <w:t>динамическую модель</w:t>
        </w:r>
      </w:ins>
      <w:r w:rsidR="00474AB4" w:rsidRPr="005D13B9">
        <w:rPr>
          <w:color w:val="000000" w:themeColor="text1"/>
          <w:sz w:val="28"/>
          <w:szCs w:val="28"/>
        </w:rPr>
        <w:t>, посчитаем ее передаточную функцию:</w:t>
      </w:r>
    </w:p>
    <w:p w14:paraId="77B31CFD" w14:textId="65E0B3D7" w:rsidR="001D660A" w:rsidRPr="005D13B9" w:rsidRDefault="00000000" w:rsidP="005D13B9">
      <w:pPr>
        <w:spacing w:before="100" w:beforeAutospacing="1" w:after="24" w:line="360" w:lineRule="auto"/>
        <w:ind w:firstLine="709"/>
        <w:jc w:val="both"/>
        <w:rPr>
          <w:ins w:id="1243" w:author="mikle" w:date="2025-10-04T20:57:00Z" w16du:dateUtc="2025-10-05T03:57:00Z"/>
          <w:b/>
          <w:i/>
          <w:color w:val="000000" w:themeColor="text1"/>
          <w:sz w:val="28"/>
          <w:szCs w:val="28"/>
          <w:vertAlign w:val="subscript"/>
        </w:rPr>
      </w:pPr>
      <m:oMathPara>
        <m:oMath>
          <m:f>
            <m:fPr>
              <m:ctrlPr>
                <w:rPr>
                  <w:rFonts w:ascii="Cambria Math" w:hAnsi="Cambria Math"/>
                  <w:b/>
                  <w:bCs/>
                  <w:i/>
                  <w:color w:val="000000" w:themeColor="text1"/>
                  <w:sz w:val="28"/>
                  <w:szCs w:val="28"/>
                  <w:vertAlign w:val="subscript"/>
                </w:rPr>
              </m:ctrlPr>
            </m:fPr>
            <m:num>
              <m:sSub>
                <m:sSubPr>
                  <m:ctrlPr>
                    <w:rPr>
                      <w:rFonts w:ascii="Cambria Math" w:hAnsi="Cambria Math"/>
                      <w:b/>
                      <w:bCs/>
                      <w:i/>
                      <w:color w:val="000000" w:themeColor="text1"/>
                      <w:sz w:val="28"/>
                      <w:szCs w:val="28"/>
                      <w:vertAlign w:val="subscript"/>
                    </w:rPr>
                  </m:ctrlPr>
                </m:sSubPr>
                <m:e>
                  <m:r>
                    <m:rPr>
                      <m:sty m:val="bi"/>
                    </m:rPr>
                    <w:rPr>
                      <w:rFonts w:ascii="Cambria Math" w:hAnsi="Cambria Math"/>
                      <w:color w:val="000000" w:themeColor="text1"/>
                      <w:sz w:val="28"/>
                      <w:szCs w:val="28"/>
                      <w:vertAlign w:val="subscript"/>
                    </w:rPr>
                    <m:t>W</m:t>
                  </m:r>
                </m:e>
                <m:sub>
                  <m:r>
                    <m:rPr>
                      <m:sty m:val="bi"/>
                    </m:rPr>
                    <w:rPr>
                      <w:rFonts w:ascii="Cambria Math" w:hAnsi="Cambria Math"/>
                      <w:color w:val="000000" w:themeColor="text1"/>
                      <w:sz w:val="28"/>
                      <w:szCs w:val="28"/>
                      <w:vertAlign w:val="subscript"/>
                    </w:rPr>
                    <m:t>1</m:t>
                  </m:r>
                </m:sub>
              </m:sSub>
            </m:num>
            <m:den>
              <m:r>
                <m:rPr>
                  <m:sty m:val="bi"/>
                </m:rPr>
                <w:rPr>
                  <w:rFonts w:ascii="Cambria Math" w:hAnsi="Cambria Math"/>
                  <w:color w:val="000000" w:themeColor="text1"/>
                  <w:sz w:val="28"/>
                  <w:szCs w:val="28"/>
                  <w:vertAlign w:val="subscript"/>
                </w:rPr>
                <m:t xml:space="preserve">1+ </m:t>
              </m:r>
              <m:sSub>
                <m:sSubPr>
                  <m:ctrlPr>
                    <w:rPr>
                      <w:rFonts w:ascii="Cambria Math" w:hAnsi="Cambria Math"/>
                      <w:b/>
                      <w:bCs/>
                      <w:i/>
                      <w:color w:val="000000" w:themeColor="text1"/>
                      <w:sz w:val="28"/>
                      <w:szCs w:val="28"/>
                      <w:vertAlign w:val="subscript"/>
                    </w:rPr>
                  </m:ctrlPr>
                </m:sSubPr>
                <m:e>
                  <m:r>
                    <m:rPr>
                      <m:sty m:val="bi"/>
                    </m:rPr>
                    <w:rPr>
                      <w:rFonts w:ascii="Cambria Math" w:hAnsi="Cambria Math"/>
                      <w:color w:val="000000" w:themeColor="text1"/>
                      <w:sz w:val="28"/>
                      <w:szCs w:val="28"/>
                      <w:vertAlign w:val="subscript"/>
                      <w:lang w:val="en-US"/>
                    </w:rPr>
                    <m:t>W</m:t>
                  </m:r>
                </m:e>
                <m:sub>
                  <m:r>
                    <m:rPr>
                      <m:sty m:val="bi"/>
                    </m:rPr>
                    <w:rPr>
                      <w:rFonts w:ascii="Cambria Math" w:hAnsi="Cambria Math"/>
                      <w:color w:val="000000" w:themeColor="text1"/>
                      <w:sz w:val="28"/>
                      <w:szCs w:val="28"/>
                      <w:vertAlign w:val="subscript"/>
                    </w:rPr>
                    <m:t>1</m:t>
                  </m:r>
                </m:sub>
              </m:sSub>
              <m:r>
                <m:rPr>
                  <m:sty m:val="bi"/>
                </m:rPr>
                <w:rPr>
                  <w:rFonts w:ascii="Cambria Math" w:hAnsi="Cambria Math"/>
                  <w:color w:val="000000" w:themeColor="text1"/>
                  <w:sz w:val="28"/>
                  <w:szCs w:val="28"/>
                  <w:vertAlign w:val="subscript"/>
                </w:rPr>
                <m:t>*</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W</m:t>
                  </m:r>
                </m:e>
                <m:sub>
                  <m:r>
                    <m:rPr>
                      <m:sty m:val="bi"/>
                    </m:rPr>
                    <w:rPr>
                      <w:rFonts w:ascii="Cambria Math" w:hAnsi="Cambria Math"/>
                      <w:color w:val="000000" w:themeColor="text1"/>
                      <w:sz w:val="28"/>
                      <w:szCs w:val="28"/>
                      <w:vertAlign w:val="subscript"/>
                      <w:lang w:val="en-US"/>
                    </w:rPr>
                    <m:t>2</m:t>
                  </m:r>
                </m:sub>
              </m:sSub>
            </m:den>
          </m:f>
          <m:r>
            <m:rPr>
              <m:sty m:val="bi"/>
            </m:rPr>
            <w:rPr>
              <w:rFonts w:ascii="Cambria Math" w:hAnsi="Cambria Math"/>
              <w:color w:val="000000" w:themeColor="text1"/>
              <w:sz w:val="28"/>
              <w:szCs w:val="28"/>
              <w:vertAlign w:val="subscript"/>
              <w:lang w:val="en-US"/>
            </w:rPr>
            <m:t xml:space="preserve">= </m:t>
          </m:r>
          <m:f>
            <m:fPr>
              <m:ctrlPr>
                <w:rPr>
                  <w:rFonts w:ascii="Cambria Math" w:hAnsi="Cambria Math"/>
                  <w:b/>
                  <w:bCs/>
                  <w:i/>
                  <w:color w:val="000000" w:themeColor="text1"/>
                  <w:sz w:val="28"/>
                  <w:szCs w:val="28"/>
                  <w:vertAlign w:val="subscript"/>
                  <w:lang w:val="en-US"/>
                </w:rPr>
              </m:ctrlPr>
            </m:fPr>
            <m:num>
              <m:f>
                <m:fPr>
                  <m:ctrlPr>
                    <w:rPr>
                      <w:rFonts w:ascii="Cambria Math" w:hAnsi="Cambria Math"/>
                      <w:b/>
                      <w:bCs/>
                      <w:i/>
                      <w:color w:val="000000" w:themeColor="text1"/>
                      <w:sz w:val="28"/>
                      <w:szCs w:val="28"/>
                      <w:vertAlign w:val="subscript"/>
                      <w:lang w:val="en-US"/>
                    </w:rPr>
                  </m:ctrlPr>
                </m:fPr>
                <m:num>
                  <m:r>
                    <m:rPr>
                      <m:sty m:val="bi"/>
                    </m:rPr>
                    <w:rPr>
                      <w:rFonts w:ascii="Cambria Math" w:hAnsi="Cambria Math"/>
                      <w:color w:val="000000" w:themeColor="text1"/>
                      <w:sz w:val="28"/>
                      <w:szCs w:val="28"/>
                      <w:vertAlign w:val="subscript"/>
                      <w:lang w:val="en-US"/>
                    </w:rPr>
                    <m:t>1</m:t>
                  </m:r>
                </m:num>
                <m:den>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2*С</m:t>
                      </m:r>
                    </m:e>
                    <m:sub>
                      <m:r>
                        <w:rPr>
                          <w:rFonts w:ascii="Cambria Math" w:hAnsi="Cambria Math"/>
                          <w:color w:val="000000" w:themeColor="text1"/>
                          <w:sz w:val="28"/>
                          <w:szCs w:val="28"/>
                          <w:lang w:val="en-US"/>
                        </w:rPr>
                        <m:t>ωy1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up>
                      <m: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ωy2</m:t>
                      </m:r>
                    </m:sub>
                  </m:sSub>
                </m:den>
              </m:f>
            </m:num>
            <m:den>
              <m:f>
                <m:fPr>
                  <m:ctrlPr>
                    <w:rPr>
                      <w:rFonts w:ascii="Cambria Math" w:hAnsi="Cambria Math"/>
                      <w:b/>
                      <w:bCs/>
                      <w:i/>
                      <w:color w:val="000000" w:themeColor="text1"/>
                      <w:sz w:val="28"/>
                      <w:szCs w:val="28"/>
                      <w:vertAlign w:val="subscript"/>
                      <w:lang w:val="en-US"/>
                    </w:rPr>
                  </m:ctrlPr>
                </m:fPr>
                <m:num>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lang w:val="en-US"/>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55</m:t>
                      </m:r>
                    </m:sub>
                  </m:sSub>
                  <m:r>
                    <m:rPr>
                      <m:sty m:val="bi"/>
                    </m:rPr>
                    <w:rPr>
                      <w:rFonts w:ascii="Cambria Math" w:hAnsi="Cambria Math"/>
                      <w:color w:val="000000" w:themeColor="text1"/>
                      <w:sz w:val="28"/>
                      <w:szCs w:val="28"/>
                      <w:vertAlign w:val="subscript"/>
                      <w:lang w:val="en-US"/>
                    </w:rPr>
                    <m:t xml:space="preserve"> </m:t>
                  </m:r>
                </m:num>
                <m:den>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2*С</m:t>
                      </m:r>
                    </m:e>
                    <m:sub>
                      <m:r>
                        <w:rPr>
                          <w:rFonts w:ascii="Cambria Math" w:hAnsi="Cambria Math"/>
                          <w:color w:val="000000" w:themeColor="text1"/>
                          <w:sz w:val="28"/>
                          <w:szCs w:val="28"/>
                          <w:lang w:val="en-US"/>
                        </w:rPr>
                        <m:t>ωy1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up>
                      <m: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ωy2</m:t>
                      </m:r>
                    </m:sub>
                  </m:sSub>
                </m:den>
              </m:f>
              <m:r>
                <m:rPr>
                  <m:sty m:val="bi"/>
                </m:rPr>
                <w:rPr>
                  <w:rFonts w:ascii="Cambria Math" w:hAnsi="Cambria Math"/>
                  <w:color w:val="000000" w:themeColor="text1"/>
                  <w:sz w:val="28"/>
                  <w:szCs w:val="28"/>
                  <w:vertAlign w:val="subscript"/>
                  <w:lang w:val="en-US"/>
                </w:rPr>
                <m:t>*p+1</m:t>
              </m:r>
            </m:den>
          </m:f>
          <m:r>
            <m:rPr>
              <m:sty m:val="bi"/>
            </m:rPr>
            <w:rPr>
              <w:rFonts w:ascii="Cambria Math" w:hAnsi="Cambria Math"/>
              <w:color w:val="000000" w:themeColor="text1"/>
              <w:sz w:val="28"/>
              <w:szCs w:val="28"/>
              <w:vertAlign w:val="subscript"/>
              <w:lang w:val="en-US"/>
            </w:rPr>
            <m:t xml:space="preserve">= </m:t>
          </m:r>
          <m:f>
            <m:fPr>
              <m:ctrlPr>
                <w:rPr>
                  <w:rFonts w:ascii="Cambria Math" w:hAnsi="Cambria Math"/>
                  <w:b/>
                  <w:bCs/>
                  <w:i/>
                  <w:color w:val="000000" w:themeColor="text1"/>
                  <w:sz w:val="28"/>
                  <w:szCs w:val="28"/>
                  <w:vertAlign w:val="subscript"/>
                  <w:lang w:val="en-US"/>
                </w:rPr>
              </m:ctrlPr>
            </m:fPr>
            <m:num>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num>
            <m:den>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r>
                <m:rPr>
                  <m:sty m:val="bi"/>
                </m:rPr>
                <w:rPr>
                  <w:rFonts w:ascii="Cambria Math" w:hAnsi="Cambria Math"/>
                  <w:color w:val="000000" w:themeColor="text1"/>
                  <w:sz w:val="28"/>
                  <w:szCs w:val="28"/>
                  <w:vertAlign w:val="subscript"/>
                  <w:lang w:val="en-US"/>
                </w:rPr>
                <m:t>*p+1</m:t>
              </m:r>
            </m:den>
          </m:f>
          <m:r>
            <w:ins w:id="1244" w:author="mikle" w:date="2025-10-04T19:29:00Z" w16du:dateUtc="2025-10-05T02:29:00Z">
              <m:rPr>
                <m:sty m:val="bi"/>
              </m:rPr>
              <w:rPr>
                <w:rFonts w:ascii="Cambria Math" w:hAnsi="Cambria Math"/>
                <w:color w:val="000000" w:themeColor="text1"/>
                <w:sz w:val="28"/>
                <w:szCs w:val="28"/>
                <w:vertAlign w:val="subscript"/>
                <w:lang w:val="en-US"/>
              </w:rPr>
              <m:t>(</m:t>
            </w:ins>
          </m:r>
          <m:r>
            <w:ins w:id="1245" w:author="mikle" w:date="2025-10-04T19:29:00Z" w16du:dateUtc="2025-10-05T02:29:00Z">
              <m:rPr>
                <m:sty m:val="bi"/>
              </m:rPr>
              <w:rPr>
                <w:rFonts w:ascii="Cambria Math" w:hAnsi="Cambria Math"/>
                <w:color w:val="000000" w:themeColor="text1"/>
                <w:sz w:val="28"/>
                <w:szCs w:val="28"/>
                <w:vertAlign w:val="subscript"/>
              </w:rPr>
              <m:t>1.9)</m:t>
            </w:ins>
          </m:r>
        </m:oMath>
      </m:oMathPara>
    </w:p>
    <w:p w14:paraId="2F4C638C" w14:textId="47FFC24A" w:rsidR="001D660A" w:rsidRPr="005D13B9" w:rsidRDefault="001D660A" w:rsidP="005D13B9">
      <w:pPr>
        <w:spacing w:before="100" w:beforeAutospacing="1" w:after="24" w:line="360" w:lineRule="auto"/>
        <w:ind w:firstLine="709"/>
        <w:jc w:val="both"/>
        <w:rPr>
          <w:b/>
          <w:i/>
          <w:color w:val="000000" w:themeColor="text1"/>
          <w:sz w:val="28"/>
          <w:szCs w:val="28"/>
          <w:vertAlign w:val="subscript"/>
          <w:rPrChange w:id="1246" w:author="mikle" w:date="2025-10-09T20:00:00Z" w16du:dateUtc="2025-10-10T03:00:00Z">
            <w:rPr>
              <w:b/>
              <w:bCs/>
              <w:i/>
              <w:color w:val="000000" w:themeColor="text1"/>
              <w:sz w:val="28"/>
              <w:szCs w:val="28"/>
              <w:vertAlign w:val="subscript"/>
              <w:lang w:val="en-US"/>
            </w:rPr>
          </w:rPrChange>
        </w:rPr>
      </w:pPr>
      <w:ins w:id="1247" w:author="mikle" w:date="2025-10-04T20:57:00Z" w16du:dateUtc="2025-10-05T03:57:00Z">
        <w:r w:rsidRPr="005D13B9">
          <w:rPr>
            <w:b/>
            <w:i/>
            <w:color w:val="000000" w:themeColor="text1"/>
            <w:sz w:val="28"/>
            <w:szCs w:val="28"/>
            <w:vertAlign w:val="subscript"/>
            <w:rPrChange w:id="1248" w:author="mikle" w:date="2025-10-09T20:00:00Z" w16du:dateUtc="2025-10-10T03:00:00Z">
              <w:rPr>
                <w:b/>
                <w:i/>
                <w:color w:val="000000" w:themeColor="text1"/>
                <w:sz w:val="48"/>
                <w:szCs w:val="48"/>
                <w:vertAlign w:val="subscript"/>
              </w:rPr>
            </w:rPrChange>
          </w:rPr>
          <w:t>Где</w:t>
        </w:r>
        <w:r w:rsidRPr="005D13B9">
          <w:rPr>
            <w:b/>
            <w:i/>
            <w:color w:val="000000" w:themeColor="text1"/>
            <w:sz w:val="28"/>
            <w:szCs w:val="28"/>
            <w:vertAlign w:val="subscript"/>
            <w:rPrChange w:id="1249" w:author="mikle" w:date="2025-10-09T20:00:00Z" w16du:dateUtc="2025-10-10T03:00:00Z">
              <w:rPr>
                <w:b/>
                <w:i/>
                <w:color w:val="000000" w:themeColor="text1"/>
                <w:sz w:val="44"/>
                <w:szCs w:val="44"/>
                <w:vertAlign w:val="subscript"/>
              </w:rPr>
            </w:rPrChange>
          </w:rPr>
          <w:t>:</w:t>
        </w:r>
      </w:ins>
    </w:p>
    <w:p w14:paraId="2E87BA8B" w14:textId="33B2D6B2" w:rsidR="00474AB4" w:rsidRPr="005D13B9" w:rsidRDefault="00000000" w:rsidP="005D13B9">
      <w:pPr>
        <w:spacing w:before="100" w:beforeAutospacing="1" w:after="24" w:line="360" w:lineRule="auto"/>
        <w:ind w:firstLine="709"/>
        <w:jc w:val="both"/>
        <w:rPr>
          <w:b/>
          <w:bCs/>
          <w:i/>
          <w:color w:val="000000" w:themeColor="text1"/>
          <w:sz w:val="28"/>
          <w:szCs w:val="28"/>
          <w:vertAlign w:val="subscript"/>
          <w:rPrChange w:id="1250" w:author="mikle" w:date="2025-10-09T20:00:00Z" w16du:dateUtc="2025-10-10T03:00:00Z">
            <w:rPr>
              <w:b/>
              <w:bCs/>
              <w:i/>
              <w:color w:val="000000" w:themeColor="text1"/>
              <w:sz w:val="28"/>
              <w:szCs w:val="28"/>
              <w:vertAlign w:val="subscript"/>
              <w:lang w:val="en-US"/>
            </w:rPr>
          </w:rPrChange>
        </w:rPr>
      </w:pPr>
      <m:oMathPara>
        <m:oMathParaPr>
          <m:jc m:val="center"/>
        </m:oMathParaPr>
        <m:oMath>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m:rPr>
              <m:sty m:val="bi"/>
            </m:rPr>
            <w:rPr>
              <w:rFonts w:ascii="Cambria Math" w:hAnsi="Cambria Math"/>
              <w:color w:val="000000" w:themeColor="text1"/>
              <w:sz w:val="28"/>
              <w:szCs w:val="28"/>
              <w:vertAlign w:val="subscript"/>
              <w:rPrChange w:id="1251" w:author="mikle" w:date="2025-10-09T20:00:00Z" w16du:dateUtc="2025-10-10T03:00:00Z">
                <w:rPr>
                  <w:rFonts w:ascii="Cambria Math" w:hAnsi="Cambria Math"/>
                  <w:color w:val="000000" w:themeColor="text1"/>
                  <w:sz w:val="28"/>
                  <w:szCs w:val="28"/>
                  <w:vertAlign w:val="subscript"/>
                  <w:lang w:val="en-US"/>
                </w:rPr>
              </w:rPrChange>
            </w:rPr>
            <m:t xml:space="preserve">= </m:t>
          </m:r>
          <m:f>
            <m:fPr>
              <m:ctrlPr>
                <w:rPr>
                  <w:rFonts w:ascii="Cambria Math" w:hAnsi="Cambria Math"/>
                  <w:b/>
                  <w:bCs/>
                  <w:i/>
                  <w:color w:val="000000" w:themeColor="text1"/>
                  <w:sz w:val="28"/>
                  <w:szCs w:val="28"/>
                  <w:vertAlign w:val="subscript"/>
                  <w:lang w:val="en-US"/>
                </w:rPr>
              </m:ctrlPr>
            </m:fPr>
            <m:num>
              <m:r>
                <m:rPr>
                  <m:sty m:val="bi"/>
                </m:rPr>
                <w:rPr>
                  <w:rFonts w:ascii="Cambria Math" w:hAnsi="Cambria Math"/>
                  <w:color w:val="000000" w:themeColor="text1"/>
                  <w:sz w:val="28"/>
                  <w:szCs w:val="28"/>
                  <w:vertAlign w:val="subscript"/>
                  <w:lang w:val="en-US"/>
                </w:rPr>
                <m:t>1</m:t>
              </m:r>
            </m:num>
            <m:den>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rPrChange w:id="1252" w:author="mikle" w:date="2025-10-09T20:00:00Z" w16du:dateUtc="2025-10-10T03:00:00Z">
                        <w:rPr>
                          <w:rFonts w:ascii="Cambria Math" w:hAnsi="Cambria Math"/>
                          <w:color w:val="000000" w:themeColor="text1"/>
                          <w:sz w:val="28"/>
                          <w:szCs w:val="28"/>
                          <w:lang w:val="en-US"/>
                        </w:rPr>
                      </w:rPrChange>
                    </w:rPr>
                    <m:t>2*С</m:t>
                  </m:r>
                </m:e>
                <m:sub>
                  <m:r>
                    <w:rPr>
                      <w:rFonts w:ascii="Cambria Math" w:hAnsi="Cambria Math"/>
                      <w:color w:val="000000" w:themeColor="text1"/>
                      <w:sz w:val="28"/>
                      <w:szCs w:val="28"/>
                      <w:lang w:val="en-US"/>
                    </w:rPr>
                    <m:t>ωy</m:t>
                  </m:r>
                  <m:r>
                    <w:rPr>
                      <w:rFonts w:ascii="Cambria Math" w:hAnsi="Cambria Math"/>
                      <w:color w:val="000000" w:themeColor="text1"/>
                      <w:sz w:val="28"/>
                      <w:szCs w:val="28"/>
                      <w:rPrChange w:id="1253" w:author="mikle" w:date="2025-10-09T20:00:00Z" w16du:dateUtc="2025-10-10T03:00:00Z">
                        <w:rPr>
                          <w:rFonts w:ascii="Cambria Math" w:hAnsi="Cambria Math"/>
                          <w:color w:val="000000" w:themeColor="text1"/>
                          <w:sz w:val="28"/>
                          <w:szCs w:val="28"/>
                          <w:lang w:val="en-US"/>
                        </w:rPr>
                      </w:rPrChange>
                    </w:rPr>
                    <m:t>1</m:t>
                  </m:r>
                </m:sub>
              </m:sSub>
              <m:r>
                <w:rPr>
                  <w:rFonts w:ascii="Cambria Math" w:hAnsi="Cambria Math"/>
                  <w:color w:val="000000" w:themeColor="text1"/>
                  <w:sz w:val="28"/>
                  <w:szCs w:val="28"/>
                  <w:rPrChange w:id="1254" w:author="mikle" w:date="2025-10-09T20:00:00Z" w16du:dateUtc="2025-10-10T03:00:00Z">
                    <w:rPr>
                      <w:rFonts w:ascii="Cambria Math" w:hAnsi="Cambria Math"/>
                      <w:color w:val="000000" w:themeColor="text1"/>
                      <w:sz w:val="28"/>
                      <w:szCs w:val="28"/>
                      <w:lang w:val="en-US"/>
                    </w:rPr>
                  </w:rPrChange>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up>
                  <m:r>
                    <w:rPr>
                      <w:rFonts w:ascii="Cambria Math" w:hAnsi="Cambria Math"/>
                      <w:color w:val="000000" w:themeColor="text1"/>
                      <w:sz w:val="28"/>
                      <w:szCs w:val="28"/>
                      <w:rPrChange w:id="1255" w:author="mikle" w:date="2025-10-09T20:00:00Z" w16du:dateUtc="2025-10-10T03:00:00Z">
                        <w:rPr>
                          <w:rFonts w:ascii="Cambria Math" w:hAnsi="Cambria Math"/>
                          <w:color w:val="000000" w:themeColor="text1"/>
                          <w:sz w:val="28"/>
                          <w:szCs w:val="28"/>
                          <w:lang w:val="en-US"/>
                        </w:rPr>
                      </w:rPrChange>
                    </w:rPr>
                    <m:t>*</m:t>
                  </m:r>
                </m:sup>
              </m:sSubSup>
              <m:r>
                <w:rPr>
                  <w:rFonts w:ascii="Cambria Math" w:hAnsi="Cambria Math"/>
                  <w:color w:val="000000" w:themeColor="text1"/>
                  <w:sz w:val="28"/>
                  <w:szCs w:val="28"/>
                  <w:rPrChange w:id="1256"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rPrChange w:id="1257" w:author="mikle" w:date="2025-10-09T20:00:00Z" w16du:dateUtc="2025-10-10T03:00:00Z">
                        <w:rPr>
                          <w:rFonts w:ascii="Cambria Math" w:hAnsi="Cambria Math"/>
                          <w:color w:val="000000" w:themeColor="text1"/>
                          <w:sz w:val="28"/>
                          <w:szCs w:val="28"/>
                          <w:lang w:val="en-US"/>
                        </w:rPr>
                      </w:rPrChange>
                    </w:rPr>
                    <m:t>С</m:t>
                  </m:r>
                </m:e>
                <m:sub>
                  <m:r>
                    <w:rPr>
                      <w:rFonts w:ascii="Cambria Math" w:hAnsi="Cambria Math"/>
                      <w:color w:val="000000" w:themeColor="text1"/>
                      <w:sz w:val="28"/>
                      <w:szCs w:val="28"/>
                      <w:lang w:val="en-US"/>
                    </w:rPr>
                    <m:t>ωy</m:t>
                  </m:r>
                  <m:r>
                    <w:rPr>
                      <w:rFonts w:ascii="Cambria Math" w:hAnsi="Cambria Math"/>
                      <w:color w:val="000000" w:themeColor="text1"/>
                      <w:sz w:val="28"/>
                      <w:szCs w:val="28"/>
                      <w:rPrChange w:id="1258" w:author="mikle" w:date="2025-10-09T20:00:00Z" w16du:dateUtc="2025-10-10T03:00:00Z">
                        <w:rPr>
                          <w:rFonts w:ascii="Cambria Math" w:hAnsi="Cambria Math"/>
                          <w:color w:val="000000" w:themeColor="text1"/>
                          <w:sz w:val="28"/>
                          <w:szCs w:val="28"/>
                          <w:lang w:val="en-US"/>
                        </w:rPr>
                      </w:rPrChange>
                    </w:rPr>
                    <m:t>2</m:t>
                  </m:r>
                </m:sub>
              </m:sSub>
            </m:den>
          </m:f>
          <m:r>
            <w:ins w:id="1259" w:author="mikle" w:date="2025-10-04T19:43:00Z" w16du:dateUtc="2025-10-05T02:43:00Z">
              <m:rPr>
                <m:sty m:val="bi"/>
              </m:rPr>
              <w:rPr>
                <w:rFonts w:ascii="Cambria Math" w:hAnsi="Cambria Math"/>
                <w:color w:val="000000" w:themeColor="text1"/>
                <w:sz w:val="28"/>
                <w:szCs w:val="28"/>
                <w:vertAlign w:val="subscript"/>
              </w:rPr>
              <m:t>-коэффициент усиления движителей</m:t>
            </w:ins>
          </m:r>
        </m:oMath>
      </m:oMathPara>
    </w:p>
    <w:p w14:paraId="279F15CA" w14:textId="3F88066F" w:rsidR="00474AB4" w:rsidRPr="005D13B9" w:rsidRDefault="00000000" w:rsidP="005D13B9">
      <w:pPr>
        <w:spacing w:before="100" w:beforeAutospacing="1" w:after="24" w:line="360" w:lineRule="auto"/>
        <w:ind w:firstLine="709"/>
        <w:jc w:val="both"/>
        <w:rPr>
          <w:b/>
          <w:bCs/>
          <w:i/>
          <w:color w:val="000000" w:themeColor="text1"/>
          <w:sz w:val="28"/>
          <w:szCs w:val="28"/>
          <w:vertAlign w:val="subscript"/>
          <w:rPrChange w:id="1260" w:author="mikle" w:date="2025-10-09T20:00:00Z" w16du:dateUtc="2025-10-10T03:00:00Z">
            <w:rPr>
              <w:b/>
              <w:bCs/>
              <w:i/>
              <w:color w:val="000000" w:themeColor="text1"/>
              <w:sz w:val="28"/>
              <w:szCs w:val="28"/>
              <w:vertAlign w:val="subscript"/>
              <w:lang w:val="en-US"/>
            </w:rPr>
          </w:rPrChange>
        </w:rPr>
      </w:pPr>
      <m:oMathPara>
        <m:oMathParaPr>
          <m:jc m:val="center"/>
        </m:oMathParaPr>
        <m:oMath>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r>
            <m:rPr>
              <m:sty m:val="bi"/>
            </m:rPr>
            <w:rPr>
              <w:rFonts w:ascii="Cambria Math" w:hAnsi="Cambria Math"/>
              <w:color w:val="000000" w:themeColor="text1"/>
              <w:sz w:val="28"/>
              <w:szCs w:val="28"/>
              <w:vertAlign w:val="subscript"/>
              <w:rPrChange w:id="1261" w:author="mikle" w:date="2025-10-09T20:00:00Z" w16du:dateUtc="2025-10-10T03:00:00Z">
                <w:rPr>
                  <w:rFonts w:ascii="Cambria Math" w:hAnsi="Cambria Math"/>
                  <w:color w:val="000000" w:themeColor="text1"/>
                  <w:sz w:val="28"/>
                  <w:szCs w:val="28"/>
                  <w:vertAlign w:val="subscript"/>
                  <w:lang w:val="en-US"/>
                </w:rPr>
              </w:rPrChange>
            </w:rPr>
            <m:t xml:space="preserve">= </m:t>
          </m:r>
          <m:f>
            <m:fPr>
              <m:ctrlPr>
                <w:rPr>
                  <w:rFonts w:ascii="Cambria Math" w:hAnsi="Cambria Math"/>
                  <w:b/>
                  <w:bCs/>
                  <w:i/>
                  <w:color w:val="000000" w:themeColor="text1"/>
                  <w:sz w:val="28"/>
                  <w:szCs w:val="28"/>
                  <w:vertAlign w:val="subscript"/>
                  <w:lang w:val="en-US"/>
                </w:rPr>
              </m:ctrlPr>
            </m:fPr>
            <m:num>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Change w:id="1262"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55</m:t>
                  </m:r>
                </m:sub>
              </m:sSub>
              <m:r>
                <m:rPr>
                  <m:sty m:val="bi"/>
                </m:rPr>
                <w:rPr>
                  <w:rFonts w:ascii="Cambria Math" w:hAnsi="Cambria Math"/>
                  <w:color w:val="000000" w:themeColor="text1"/>
                  <w:sz w:val="28"/>
                  <w:szCs w:val="28"/>
                  <w:vertAlign w:val="subscript"/>
                  <w:rPrChange w:id="1263" w:author="mikle" w:date="2025-10-09T20:00:00Z" w16du:dateUtc="2025-10-10T03:00:00Z">
                    <w:rPr>
                      <w:rFonts w:ascii="Cambria Math" w:hAnsi="Cambria Math"/>
                      <w:color w:val="000000" w:themeColor="text1"/>
                      <w:sz w:val="28"/>
                      <w:szCs w:val="28"/>
                      <w:vertAlign w:val="subscript"/>
                      <w:lang w:val="en-US"/>
                    </w:rPr>
                  </w:rPrChange>
                </w:rPr>
                <m:t xml:space="preserve"> </m:t>
              </m:r>
            </m:num>
            <m:den>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rPrChange w:id="1264" w:author="mikle" w:date="2025-10-09T20:00:00Z" w16du:dateUtc="2025-10-10T03:00:00Z">
                        <w:rPr>
                          <w:rFonts w:ascii="Cambria Math" w:hAnsi="Cambria Math"/>
                          <w:color w:val="000000" w:themeColor="text1"/>
                          <w:sz w:val="28"/>
                          <w:szCs w:val="28"/>
                          <w:lang w:val="en-US"/>
                        </w:rPr>
                      </w:rPrChange>
                    </w:rPr>
                    <m:t>2*С</m:t>
                  </m:r>
                </m:e>
                <m:sub>
                  <m:r>
                    <w:rPr>
                      <w:rFonts w:ascii="Cambria Math" w:hAnsi="Cambria Math"/>
                      <w:color w:val="000000" w:themeColor="text1"/>
                      <w:sz w:val="28"/>
                      <w:szCs w:val="28"/>
                      <w:lang w:val="en-US"/>
                    </w:rPr>
                    <m:t>ωy</m:t>
                  </m:r>
                  <m:r>
                    <w:rPr>
                      <w:rFonts w:ascii="Cambria Math" w:hAnsi="Cambria Math"/>
                      <w:color w:val="000000" w:themeColor="text1"/>
                      <w:sz w:val="28"/>
                      <w:szCs w:val="28"/>
                      <w:rPrChange w:id="1265" w:author="mikle" w:date="2025-10-09T20:00:00Z" w16du:dateUtc="2025-10-10T03:00:00Z">
                        <w:rPr>
                          <w:rFonts w:ascii="Cambria Math" w:hAnsi="Cambria Math"/>
                          <w:color w:val="000000" w:themeColor="text1"/>
                          <w:sz w:val="28"/>
                          <w:szCs w:val="28"/>
                          <w:lang w:val="en-US"/>
                        </w:rPr>
                      </w:rPrChange>
                    </w:rPr>
                    <m:t>1</m:t>
                  </m:r>
                </m:sub>
              </m:sSub>
              <m:r>
                <w:rPr>
                  <w:rFonts w:ascii="Cambria Math" w:hAnsi="Cambria Math"/>
                  <w:color w:val="000000" w:themeColor="text1"/>
                  <w:sz w:val="28"/>
                  <w:szCs w:val="28"/>
                  <w:rPrChange w:id="1266" w:author="mikle" w:date="2025-10-09T20:00:00Z" w16du:dateUtc="2025-10-10T03:00:00Z">
                    <w:rPr>
                      <w:rFonts w:ascii="Cambria Math" w:hAnsi="Cambria Math"/>
                      <w:color w:val="000000" w:themeColor="text1"/>
                      <w:sz w:val="28"/>
                      <w:szCs w:val="28"/>
                      <w:lang w:val="en-US"/>
                    </w:rPr>
                  </w:rPrChange>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up>
                  <m:r>
                    <w:rPr>
                      <w:rFonts w:ascii="Cambria Math" w:hAnsi="Cambria Math"/>
                      <w:color w:val="000000" w:themeColor="text1"/>
                      <w:sz w:val="28"/>
                      <w:szCs w:val="28"/>
                      <w:rPrChange w:id="1267" w:author="mikle" w:date="2025-10-09T20:00:00Z" w16du:dateUtc="2025-10-10T03:00:00Z">
                        <w:rPr>
                          <w:rFonts w:ascii="Cambria Math" w:hAnsi="Cambria Math"/>
                          <w:color w:val="000000" w:themeColor="text1"/>
                          <w:sz w:val="28"/>
                          <w:szCs w:val="28"/>
                          <w:lang w:val="en-US"/>
                        </w:rPr>
                      </w:rPrChange>
                    </w:rPr>
                    <m:t>*</m:t>
                  </m:r>
                </m:sup>
              </m:sSubSup>
              <m:r>
                <w:rPr>
                  <w:rFonts w:ascii="Cambria Math" w:hAnsi="Cambria Math"/>
                  <w:color w:val="000000" w:themeColor="text1"/>
                  <w:sz w:val="28"/>
                  <w:szCs w:val="28"/>
                  <w:rPrChange w:id="1268"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rPrChange w:id="1269" w:author="mikle" w:date="2025-10-09T20:00:00Z" w16du:dateUtc="2025-10-10T03:00:00Z">
                        <w:rPr>
                          <w:rFonts w:ascii="Cambria Math" w:hAnsi="Cambria Math"/>
                          <w:color w:val="000000" w:themeColor="text1"/>
                          <w:sz w:val="28"/>
                          <w:szCs w:val="28"/>
                          <w:lang w:val="en-US"/>
                        </w:rPr>
                      </w:rPrChange>
                    </w:rPr>
                    <m:t>С</m:t>
                  </m:r>
                </m:e>
                <m:sub>
                  <m:r>
                    <w:rPr>
                      <w:rFonts w:ascii="Cambria Math" w:hAnsi="Cambria Math"/>
                      <w:color w:val="000000" w:themeColor="text1"/>
                      <w:sz w:val="28"/>
                      <w:szCs w:val="28"/>
                      <w:lang w:val="en-US"/>
                    </w:rPr>
                    <m:t>ωy</m:t>
                  </m:r>
                  <m:r>
                    <w:rPr>
                      <w:rFonts w:ascii="Cambria Math" w:hAnsi="Cambria Math"/>
                      <w:color w:val="000000" w:themeColor="text1"/>
                      <w:sz w:val="28"/>
                      <w:szCs w:val="28"/>
                      <w:rPrChange w:id="1270" w:author="mikle" w:date="2025-10-09T20:00:00Z" w16du:dateUtc="2025-10-10T03:00:00Z">
                        <w:rPr>
                          <w:rFonts w:ascii="Cambria Math" w:hAnsi="Cambria Math"/>
                          <w:color w:val="000000" w:themeColor="text1"/>
                          <w:sz w:val="28"/>
                          <w:szCs w:val="28"/>
                          <w:lang w:val="en-US"/>
                        </w:rPr>
                      </w:rPrChange>
                    </w:rPr>
                    <m:t>2</m:t>
                  </m:r>
                </m:sub>
              </m:sSub>
            </m:den>
          </m:f>
          <m:r>
            <w:ins w:id="1271" w:author="mikle" w:date="2025-10-04T19:43:00Z" w16du:dateUtc="2025-10-05T02:43:00Z">
              <m:rPr>
                <m:sty m:val="bi"/>
              </m:rPr>
              <w:rPr>
                <w:rFonts w:ascii="Cambria Math" w:hAnsi="Cambria Math"/>
                <w:color w:val="000000" w:themeColor="text1"/>
                <w:sz w:val="28"/>
                <w:szCs w:val="28"/>
                <w:vertAlign w:val="subscript"/>
              </w:rPr>
              <m:t>-постоянная времени движителей</m:t>
            </w:ins>
          </m:r>
        </m:oMath>
      </m:oMathPara>
    </w:p>
    <w:p w14:paraId="2A485CD2" w14:textId="6CF82BF9" w:rsidR="00474AB4" w:rsidRPr="005D13B9" w:rsidRDefault="00474AB4" w:rsidP="005D13B9">
      <w:pPr>
        <w:pStyle w:val="a8"/>
        <w:spacing w:line="360" w:lineRule="auto"/>
        <w:ind w:firstLine="709"/>
        <w:jc w:val="both"/>
        <w:rPr>
          <w:color w:val="000000" w:themeColor="text1"/>
          <w:sz w:val="28"/>
          <w:szCs w:val="28"/>
        </w:rPr>
      </w:pPr>
      <w:r w:rsidRPr="005D13B9">
        <w:rPr>
          <w:color w:val="000000" w:themeColor="text1"/>
          <w:sz w:val="28"/>
          <w:szCs w:val="28"/>
        </w:rPr>
        <w:t>На аппарате имеются два винта на расстоянии</w:t>
      </w:r>
      <w:r w:rsidRPr="005D13B9">
        <w:rPr>
          <w:rStyle w:val="apple-converted-space"/>
          <w:color w:val="000000" w:themeColor="text1"/>
          <w:sz w:val="28"/>
          <w:szCs w:val="28"/>
        </w:rPr>
        <w:t> </w:t>
      </w:r>
      <m:oMath>
        <m:r>
          <w:rPr>
            <w:rFonts w:ascii="Cambria Math" w:hAnsi="Cambria Math"/>
            <w:color w:val="000000" w:themeColor="text1"/>
            <w:sz w:val="28"/>
            <w:szCs w:val="28"/>
          </w:rPr>
          <m:t>2b</m:t>
        </m:r>
      </m:oMath>
      <w:r w:rsidRPr="005D13B9">
        <w:rPr>
          <w:rStyle w:val="apple-converted-space"/>
          <w:color w:val="000000" w:themeColor="text1"/>
          <w:sz w:val="28"/>
          <w:szCs w:val="28"/>
        </w:rPr>
        <w:t> </w:t>
      </w:r>
      <w:r w:rsidRPr="005D13B9">
        <w:rPr>
          <w:color w:val="000000" w:themeColor="text1"/>
          <w:sz w:val="28"/>
          <w:szCs w:val="28"/>
        </w:rPr>
        <w:t>друг от друга (по ширине корпуса), так что плечо каждого до ЦМ —</w:t>
      </w:r>
      <w:r w:rsidRPr="005D13B9">
        <w:rPr>
          <w:rStyle w:val="apple-converted-space"/>
          <w:color w:val="000000" w:themeColor="text1"/>
          <w:sz w:val="28"/>
          <w:szCs w:val="28"/>
        </w:rPr>
        <w:t> </w:t>
      </w:r>
      <m:oMath>
        <m:r>
          <w:rPr>
            <w:rFonts w:ascii="Cambria Math" w:hAnsi="Cambria Math"/>
            <w:color w:val="000000" w:themeColor="text1"/>
            <w:sz w:val="28"/>
            <w:szCs w:val="28"/>
          </w:rPr>
          <m:t>b</m:t>
        </m:r>
      </m:oMath>
      <w:r w:rsidRPr="005D13B9">
        <w:rPr>
          <w:color w:val="000000" w:themeColor="text1"/>
          <w:sz w:val="28"/>
          <w:szCs w:val="28"/>
        </w:rPr>
        <w:t>. Если тяга винта линейно зависит от управляющего сигнала (напряжения/ШИМ), то</w:t>
      </w:r>
    </w:p>
    <w:p w14:paraId="351DA4EA" w14:textId="26563DDA" w:rsidR="00474AB4" w:rsidRPr="005D13B9" w:rsidRDefault="00000000" w:rsidP="005D13B9">
      <w:pPr>
        <w:spacing w:line="360" w:lineRule="auto"/>
        <w:ind w:firstLine="709"/>
        <w:jc w:val="both"/>
        <w:rPr>
          <w:ins w:id="1272" w:author="mikle" w:date="2025-10-04T19:52:00Z" w16du:dateUtc="2025-10-05T02:52:00Z"/>
          <w:color w:val="000000" w:themeColor="text1"/>
          <w:sz w:val="28"/>
          <w:szCs w:val="28"/>
        </w:rPr>
      </w:pPr>
      <m:oMathPara>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R</m:t>
              </m:r>
            </m:sub>
          </m:sSub>
          <m:r>
            <w:rPr>
              <w:rFonts w:ascii="Cambria Math" w:hAnsi="Cambria Math"/>
              <w:color w:val="000000" w:themeColor="text1"/>
              <w:sz w:val="28"/>
              <w:szCs w:val="28"/>
            </w:rPr>
            <m:t>=</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R</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L</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dv</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L</m:t>
              </m:r>
            </m:sub>
          </m:sSub>
          <m:r>
            <m:rPr>
              <m:nor/>
            </m:rPr>
            <w:rPr>
              <w:color w:val="000000" w:themeColor="text1"/>
              <w:sz w:val="28"/>
              <w:szCs w:val="28"/>
            </w:rPr>
            <m:t>(Н)</m:t>
          </m:r>
          <m:r>
            <m:rPr>
              <m:sty m:val="p"/>
            </m:rPr>
            <w:rPr>
              <w:rFonts w:ascii="Cambria Math" w:hAnsi="Cambria Math"/>
              <w:color w:val="000000" w:themeColor="text1"/>
              <w:sz w:val="28"/>
              <w:szCs w:val="28"/>
            </w:rPr>
            <m:t>.</m:t>
          </m:r>
          <m:r>
            <w:ins w:id="1273" w:author="mikle" w:date="2025-10-04T19:31:00Z" w16du:dateUtc="2025-10-05T02:31:00Z">
              <m:rPr>
                <m:sty m:val="p"/>
              </m:rPr>
              <w:rPr>
                <w:rFonts w:ascii="Cambria Math" w:hAnsi="Cambria Math"/>
                <w:color w:val="000000" w:themeColor="text1"/>
                <w:sz w:val="28"/>
                <w:szCs w:val="28"/>
              </w:rPr>
              <m:t>(1.10)</m:t>
            </w:ins>
          </m:r>
        </m:oMath>
      </m:oMathPara>
    </w:p>
    <w:p w14:paraId="26292F98" w14:textId="44EF4187" w:rsidR="001D660A" w:rsidRPr="005D13B9" w:rsidRDefault="00976C39" w:rsidP="005D13B9">
      <w:pPr>
        <w:spacing w:line="360" w:lineRule="auto"/>
        <w:ind w:firstLine="709"/>
        <w:jc w:val="both"/>
        <w:rPr>
          <w:ins w:id="1274" w:author="mikle" w:date="2025-10-04T20:57:00Z" w16du:dateUtc="2025-10-05T03:57:00Z"/>
          <w:color w:val="000000" w:themeColor="text1"/>
          <w:sz w:val="28"/>
          <w:szCs w:val="28"/>
        </w:rPr>
      </w:pPr>
      <w:ins w:id="1275" w:author="mikle" w:date="2025-10-04T19:52:00Z" w16du:dateUtc="2025-10-05T02:52:00Z">
        <w:r w:rsidRPr="005D13B9">
          <w:rPr>
            <w:color w:val="000000" w:themeColor="text1"/>
            <w:sz w:val="28"/>
            <w:szCs w:val="28"/>
          </w:rPr>
          <w:t>Где</w:t>
        </w:r>
      </w:ins>
      <w:ins w:id="1276" w:author="mikle" w:date="2025-10-04T20:58:00Z" w16du:dateUtc="2025-10-05T03:58:00Z">
        <w:r w:rsidR="001D660A" w:rsidRPr="005D13B9">
          <w:rPr>
            <w:color w:val="000000" w:themeColor="text1"/>
            <w:sz w:val="28"/>
            <w:szCs w:val="28"/>
          </w:rPr>
          <w:t>:</w:t>
        </w:r>
      </w:ins>
      <w:ins w:id="1277" w:author="mikle" w:date="2025-10-04T19:52:00Z" w16du:dateUtc="2025-10-05T02:52:00Z">
        <w:r w:rsidRPr="005D13B9">
          <w:rPr>
            <w:color w:val="000000" w:themeColor="text1"/>
            <w:sz w:val="28"/>
            <w:szCs w:val="28"/>
          </w:rPr>
          <w:t xml:space="preserve"> </w:t>
        </w:r>
      </w:ins>
    </w:p>
    <w:p w14:paraId="6E4E7659" w14:textId="5E7AC01E" w:rsidR="00976C39" w:rsidRPr="005D13B9" w:rsidRDefault="00000000" w:rsidP="005D13B9">
      <w:pPr>
        <w:spacing w:line="360" w:lineRule="auto"/>
        <w:ind w:firstLine="709"/>
        <w:jc w:val="both"/>
        <w:rPr>
          <w:color w:val="000000" w:themeColor="text1"/>
          <w:sz w:val="28"/>
          <w:szCs w:val="28"/>
        </w:rPr>
      </w:pPr>
      <m:oMathPara>
        <m:oMath>
          <m:sSub>
            <m:sSubPr>
              <m:ctrlPr>
                <w:ins w:id="1278" w:author="mikle" w:date="2025-10-04T19:52:00Z" w16du:dateUtc="2025-10-05T02:52:00Z">
                  <w:rPr>
                    <w:rFonts w:ascii="Cambria Math" w:hAnsi="Cambria Math"/>
                    <w:color w:val="000000" w:themeColor="text1"/>
                    <w:sz w:val="28"/>
                    <w:szCs w:val="28"/>
                  </w:rPr>
                </w:ins>
              </m:ctrlPr>
            </m:sSubPr>
            <m:e>
              <m:r>
                <w:ins w:id="1279" w:author="mikle" w:date="2025-10-04T19:52:00Z" w16du:dateUtc="2025-10-05T02:52:00Z">
                  <w:rPr>
                    <w:rFonts w:ascii="Cambria Math" w:hAnsi="Cambria Math"/>
                    <w:color w:val="000000" w:themeColor="text1"/>
                    <w:sz w:val="28"/>
                    <w:szCs w:val="28"/>
                  </w:rPr>
                  <m:t>U</m:t>
                </w:ins>
              </m:r>
            </m:e>
            <m:sub>
              <m:r>
                <w:ins w:id="1280" w:author="mikle" w:date="2025-10-04T19:52:00Z" w16du:dateUtc="2025-10-05T02:52:00Z">
                  <w:rPr>
                    <w:rFonts w:ascii="Cambria Math" w:hAnsi="Cambria Math"/>
                    <w:color w:val="000000" w:themeColor="text1"/>
                    <w:sz w:val="28"/>
                    <w:szCs w:val="28"/>
                  </w:rPr>
                  <m:t>R</m:t>
                </w:ins>
              </m:r>
            </m:sub>
          </m:sSub>
          <m:r>
            <w:ins w:id="1281" w:author="mikle" w:date="2025-10-04T19:52:00Z" w16du:dateUtc="2025-10-05T02:52:00Z">
              <w:rPr>
                <w:rFonts w:ascii="Cambria Math" w:hAnsi="Cambria Math"/>
                <w:color w:val="000000" w:themeColor="text1"/>
                <w:sz w:val="28"/>
                <w:szCs w:val="28"/>
              </w:rPr>
              <m:t xml:space="preserve"> и </m:t>
            </w:ins>
          </m:r>
          <m:sSub>
            <m:sSubPr>
              <m:ctrlPr>
                <w:ins w:id="1282" w:author="mikle" w:date="2025-10-04T19:52:00Z" w16du:dateUtc="2025-10-05T02:52:00Z">
                  <w:rPr>
                    <w:rFonts w:ascii="Cambria Math" w:hAnsi="Cambria Math"/>
                    <w:color w:val="000000" w:themeColor="text1"/>
                    <w:sz w:val="28"/>
                    <w:szCs w:val="28"/>
                  </w:rPr>
                </w:ins>
              </m:ctrlPr>
            </m:sSubPr>
            <m:e>
              <m:r>
                <w:ins w:id="1283" w:author="mikle" w:date="2025-10-04T19:52:00Z" w16du:dateUtc="2025-10-05T02:52:00Z">
                  <w:rPr>
                    <w:rFonts w:ascii="Cambria Math" w:hAnsi="Cambria Math"/>
                    <w:color w:val="000000" w:themeColor="text1"/>
                    <w:sz w:val="28"/>
                    <w:szCs w:val="28"/>
                  </w:rPr>
                  <m:t>U</m:t>
                </w:ins>
              </m:r>
            </m:e>
            <m:sub>
              <m:r>
                <w:ins w:id="1284" w:author="mikle" w:date="2025-10-04T19:52:00Z" w16du:dateUtc="2025-10-05T02:52:00Z">
                  <w:rPr>
                    <w:rFonts w:ascii="Cambria Math" w:hAnsi="Cambria Math"/>
                    <w:color w:val="000000" w:themeColor="text1"/>
                    <w:sz w:val="28"/>
                    <w:szCs w:val="28"/>
                  </w:rPr>
                  <m:t>L</m:t>
                </w:ins>
              </m:r>
            </m:sub>
          </m:sSub>
          <m:r>
            <w:ins w:id="1285" w:author="mikle" w:date="2025-10-04T19:52:00Z" w16du:dateUtc="2025-10-05T02:52:00Z">
              <w:rPr>
                <w:rFonts w:ascii="Cambria Math" w:hAnsi="Cambria Math"/>
                <w:color w:val="000000" w:themeColor="text1"/>
                <w:sz w:val="28"/>
                <w:szCs w:val="28"/>
              </w:rPr>
              <m:t>-сигналы поданные на движители</m:t>
            </w:ins>
          </m:r>
          <m:r>
            <w:ins w:id="1286" w:author="mikle" w:date="2025-10-04T19:53:00Z" w16du:dateUtc="2025-10-05T02:53:00Z">
              <w:rPr>
                <w:rFonts w:ascii="Cambria Math" w:hAnsi="Cambria Math"/>
                <w:color w:val="000000" w:themeColor="text1"/>
                <w:sz w:val="28"/>
                <w:szCs w:val="28"/>
              </w:rPr>
              <m:t>, В</m:t>
            </w:ins>
          </m:r>
        </m:oMath>
      </m:oMathPara>
    </w:p>
    <w:p w14:paraId="4D4C852E" w14:textId="572E7F3B" w:rsidR="00474AB4" w:rsidRPr="005D13B9" w:rsidRDefault="00474AB4" w:rsidP="005D13B9">
      <w:pPr>
        <w:pStyle w:val="a8"/>
        <w:spacing w:line="360" w:lineRule="auto"/>
        <w:ind w:firstLine="709"/>
        <w:jc w:val="both"/>
        <w:rPr>
          <w:color w:val="000000" w:themeColor="text1"/>
          <w:sz w:val="28"/>
          <w:szCs w:val="28"/>
        </w:rPr>
      </w:pPr>
      <w:r w:rsidRPr="005D13B9">
        <w:rPr>
          <w:color w:val="000000" w:themeColor="text1"/>
          <w:sz w:val="28"/>
          <w:szCs w:val="28"/>
        </w:rPr>
        <w:t>Чистый момент вокруг</w:t>
      </w:r>
      <w:r w:rsidRPr="005D13B9">
        <w:rPr>
          <w:rStyle w:val="apple-converted-space"/>
          <w:color w:val="000000" w:themeColor="text1"/>
          <w:sz w:val="28"/>
          <w:szCs w:val="28"/>
        </w:rPr>
        <w:t> </w:t>
      </w:r>
      <m:oMath>
        <m:r>
          <w:rPr>
            <w:rStyle w:val="apple-converted-space"/>
            <w:rFonts w:ascii="Cambria Math" w:hAnsi="Cambria Math"/>
            <w:color w:val="000000" w:themeColor="text1"/>
            <w:sz w:val="28"/>
            <w:szCs w:val="28"/>
          </w:rPr>
          <m:t>y</m:t>
        </m:r>
      </m:oMath>
      <w:r w:rsidRPr="005D13B9">
        <w:rPr>
          <w:color w:val="000000" w:themeColor="text1"/>
          <w:sz w:val="28"/>
          <w:szCs w:val="28"/>
        </w:rPr>
        <w:t>:</w:t>
      </w:r>
    </w:p>
    <w:p w14:paraId="135812BC" w14:textId="6A76FB72" w:rsidR="00976C39" w:rsidRPr="005D13B9" w:rsidRDefault="00976C39" w:rsidP="005D13B9">
      <w:pPr>
        <w:spacing w:line="360" w:lineRule="auto"/>
        <w:ind w:firstLine="709"/>
        <w:jc w:val="both"/>
        <w:rPr>
          <w:color w:val="000000" w:themeColor="text1"/>
          <w:sz w:val="28"/>
          <w:szCs w:val="28"/>
        </w:rPr>
      </w:pPr>
      <m:oMathPara>
        <m:oMath>
          <m:r>
            <w:rPr>
              <w:rFonts w:ascii="Cambria Math" w:hAnsi="Cambria Math"/>
              <w:color w:val="000000" w:themeColor="text1"/>
              <w:sz w:val="28"/>
              <w:szCs w:val="28"/>
            </w:rPr>
            <m:t>M=b</m:t>
          </m:r>
          <m:d>
            <m:dPr>
              <m:ctrlPr>
                <w:rPr>
                  <w:rFonts w:ascii="Cambria Math" w:hAnsi="Cambria Math"/>
                  <w:i/>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R</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L</m:t>
                  </m:r>
                </m:sub>
              </m:sSub>
            </m:e>
          </m:d>
          <m:r>
            <w:rPr>
              <w:rFonts w:ascii="Cambria Math" w:hAnsi="Cambria Math"/>
              <w:color w:val="000000" w:themeColor="text1"/>
              <w:sz w:val="28"/>
              <w:szCs w:val="28"/>
            </w:rPr>
            <m:t>=b</m:t>
          </m:r>
          <m:r>
            <m:rPr>
              <m:nor/>
            </m:rPr>
            <w:rPr>
              <w:color w:val="000000" w:themeColor="text1"/>
              <w:sz w:val="28"/>
              <w:szCs w:val="28"/>
            </w:rPr>
            <m:t> </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d>
            <m:dPr>
              <m:ctrlPr>
                <w:rPr>
                  <w:rFonts w:ascii="Cambria Math" w:hAnsi="Cambria Math"/>
                  <w:i/>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R</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L</m:t>
                  </m:r>
                </m:sub>
              </m:sSub>
            </m:e>
          </m:d>
          <m:r>
            <m:rPr>
              <m:sty m:val="p"/>
            </m:rPr>
            <w:rPr>
              <w:rFonts w:ascii="Cambria Math" w:hAnsi="Cambria Math"/>
              <w:color w:val="000000" w:themeColor="text1"/>
              <w:sz w:val="28"/>
              <w:szCs w:val="28"/>
            </w:rPr>
            <m:t>.</m:t>
          </m:r>
          <m:d>
            <m:dPr>
              <m:ctrlPr>
                <w:ins w:id="1287" w:author="mikle" w:date="2025-10-04T19:31:00Z" w16du:dateUtc="2025-10-05T02:31:00Z">
                  <w:rPr>
                    <w:rFonts w:ascii="Cambria Math" w:hAnsi="Cambria Math"/>
                    <w:color w:val="000000" w:themeColor="text1"/>
                    <w:sz w:val="28"/>
                    <w:szCs w:val="28"/>
                  </w:rPr>
                </w:ins>
              </m:ctrlPr>
            </m:dPr>
            <m:e>
              <m:r>
                <w:ins w:id="1288" w:author="mikle" w:date="2025-10-04T19:31:00Z" w16du:dateUtc="2025-10-05T02:31:00Z">
                  <m:rPr>
                    <m:sty m:val="p"/>
                  </m:rPr>
                  <w:rPr>
                    <w:rFonts w:ascii="Cambria Math" w:hAnsi="Cambria Math"/>
                    <w:color w:val="000000" w:themeColor="text1"/>
                    <w:sz w:val="28"/>
                    <w:szCs w:val="28"/>
                  </w:rPr>
                  <m:t>1.11</m:t>
                </w:ins>
              </m:r>
            </m:e>
          </m:d>
          <m:r>
            <w:del w:id="1289" w:author="mikle" w:date="2025-10-04T19:54:00Z" w16du:dateUtc="2025-10-05T02:54:00Z">
              <m:rPr>
                <m:sty m:val="p"/>
              </m:rPr>
              <w:rPr>
                <w:rFonts w:ascii="Cambria Math" w:hAnsi="Cambria Math"/>
                <w:color w:val="000000" w:themeColor="text1"/>
                <w:sz w:val="28"/>
                <w:szCs w:val="28"/>
              </w:rPr>
              <w:br/>
            </w:del>
          </m:r>
        </m:oMath>
      </m:oMathPara>
    </w:p>
    <w:p w14:paraId="47AF4E0D" w14:textId="37EBF44D" w:rsidR="00474AB4" w:rsidRPr="005D13B9" w:rsidRDefault="00474AB4" w:rsidP="005D13B9">
      <w:pPr>
        <w:pStyle w:val="a8"/>
        <w:spacing w:line="360" w:lineRule="auto"/>
        <w:ind w:firstLine="709"/>
        <w:jc w:val="both"/>
        <w:rPr>
          <w:color w:val="000000" w:themeColor="text1"/>
          <w:sz w:val="28"/>
          <w:szCs w:val="28"/>
        </w:rPr>
      </w:pPr>
      <w:r w:rsidRPr="005D13B9">
        <w:rPr>
          <w:color w:val="000000" w:themeColor="text1"/>
          <w:sz w:val="28"/>
          <w:szCs w:val="28"/>
        </w:rPr>
        <w:t>Для чистого момента по рысканью задаём</w:t>
      </w:r>
      <w:r w:rsidRPr="005D13B9">
        <w:rPr>
          <w:rStyle w:val="apple-converted-space"/>
          <w:color w:val="000000" w:themeColor="text1"/>
          <w:sz w:val="28"/>
          <w:szCs w:val="28"/>
        </w:rPr>
        <w:t> </w:t>
      </w:r>
      <w:r w:rsidRPr="005D13B9">
        <w:rPr>
          <w:rStyle w:val="ac"/>
          <w:color w:val="000000" w:themeColor="text1"/>
          <w:sz w:val="28"/>
          <w:szCs w:val="28"/>
        </w:rPr>
        <w:t>дифференциальное управление</w:t>
      </w:r>
      <w:r w:rsidRPr="005D13B9">
        <w:rPr>
          <w:color w:val="000000" w:themeColor="text1"/>
          <w:sz w:val="28"/>
          <w:szCs w:val="28"/>
        </w:rPr>
        <w:t>:</w:t>
      </w:r>
      <w:r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R</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L</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oMath>
      <w:r w:rsidRPr="005D13B9">
        <w:rPr>
          <w:color w:val="000000" w:themeColor="text1"/>
          <w:sz w:val="28"/>
          <w:szCs w:val="28"/>
        </w:rPr>
        <w:t>. Тогда</w:t>
      </w:r>
      <w:ins w:id="1290" w:author="mikle" w:date="2025-10-04T19:31:00Z" w16du:dateUtc="2025-10-05T02:31:00Z">
        <w:r w:rsidR="00E43F8B" w:rsidRPr="005D13B9">
          <w:rPr>
            <w:color w:val="000000" w:themeColor="text1"/>
            <w:sz w:val="28"/>
            <w:szCs w:val="28"/>
          </w:rPr>
          <w:t xml:space="preserve"> с использованием формул (1.10) и (1.11) мы получаем формулу для момента:</w:t>
        </w:r>
      </w:ins>
    </w:p>
    <w:p w14:paraId="2B5226E9" w14:textId="04A9D3D0" w:rsidR="00474AB4" w:rsidRPr="005D13B9" w:rsidRDefault="00474AB4" w:rsidP="005D13B9">
      <w:pPr>
        <w:spacing w:line="360" w:lineRule="auto"/>
        <w:ind w:firstLine="709"/>
        <w:jc w:val="both"/>
        <w:rPr>
          <w:color w:val="000000" w:themeColor="text1"/>
          <w:sz w:val="28"/>
          <w:szCs w:val="28"/>
        </w:rPr>
      </w:pPr>
      <m:oMathPara>
        <m:oMath>
          <m:r>
            <w:rPr>
              <w:rFonts w:ascii="Cambria Math" w:hAnsi="Cambria Math"/>
              <w:color w:val="000000" w:themeColor="text1"/>
              <w:sz w:val="28"/>
              <w:szCs w:val="28"/>
            </w:rPr>
            <w:lastRenderedPageBreak/>
            <m:t>M=b</m:t>
          </m:r>
          <m:r>
            <m:rPr>
              <m:nor/>
            </m:rPr>
            <w:rPr>
              <w:color w:val="000000" w:themeColor="text1"/>
              <w:sz w:val="28"/>
              <w:szCs w:val="28"/>
            </w:rPr>
            <m:t> </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m:rPr>
              <m:nor/>
            </m:rPr>
            <w:rPr>
              <w:color w:val="000000" w:themeColor="text1"/>
              <w:sz w:val="28"/>
              <w:szCs w:val="28"/>
            </w:rPr>
            <m:t> </m:t>
          </m:r>
          <m:d>
            <m:dPr>
              <m:ctrlPr>
                <w:rPr>
                  <w:rFonts w:ascii="Cambria Math" w:hAnsi="Cambria Math"/>
                  <w:i/>
                  <w:color w:val="000000" w:themeColor="text1"/>
                  <w:sz w:val="28"/>
                  <w:szCs w:val="28"/>
                </w:rPr>
              </m:ctrlPr>
            </m:dPr>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e>
              </m:d>
            </m:e>
          </m:d>
          <m:r>
            <w:rPr>
              <w:rFonts w:ascii="Cambria Math" w:hAnsi="Cambria Math"/>
              <w:color w:val="000000" w:themeColor="text1"/>
              <w:sz w:val="28"/>
              <w:szCs w:val="28"/>
            </w:rPr>
            <m:t>=2</m:t>
          </m:r>
          <m:r>
            <m:rPr>
              <m:nor/>
            </m:rPr>
            <w:rPr>
              <w:color w:val="000000" w:themeColor="text1"/>
              <w:sz w:val="28"/>
              <w:szCs w:val="28"/>
            </w:rPr>
            <m:t> </m:t>
          </m:r>
          <m:r>
            <w:rPr>
              <w:rFonts w:ascii="Cambria Math" w:hAnsi="Cambria Math"/>
              <w:color w:val="000000" w:themeColor="text1"/>
              <w:sz w:val="28"/>
              <w:szCs w:val="28"/>
            </w:rPr>
            <m:t>b</m:t>
          </m:r>
          <m:r>
            <m:rPr>
              <m:nor/>
            </m:rPr>
            <w:rPr>
              <w:color w:val="000000" w:themeColor="text1"/>
              <w:sz w:val="28"/>
              <w:szCs w:val="28"/>
            </w:rPr>
            <m:t> </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r>
            <w:ins w:id="1291" w:author="mikle" w:date="2025-10-04T19:31:00Z" w16du:dateUtc="2025-10-05T02:31:00Z">
              <w:rPr>
                <w:rFonts w:ascii="Cambria Math" w:hAnsi="Cambria Math"/>
                <w:color w:val="000000" w:themeColor="text1"/>
                <w:sz w:val="28"/>
                <w:szCs w:val="28"/>
              </w:rPr>
              <m:t>(1.1</m:t>
            </w:ins>
          </m:r>
          <m:r>
            <w:ins w:id="1292" w:author="mikle" w:date="2025-10-04T19:32:00Z" w16du:dateUtc="2025-10-05T02:32:00Z">
              <w:rPr>
                <w:rFonts w:ascii="Cambria Math" w:hAnsi="Cambria Math"/>
                <w:color w:val="000000" w:themeColor="text1"/>
                <w:sz w:val="28"/>
                <w:szCs w:val="28"/>
              </w:rPr>
              <m:t>2</m:t>
            </w:ins>
          </m:r>
          <m:r>
            <w:ins w:id="1293" w:author="mikle" w:date="2025-10-04T19:31:00Z" w16du:dateUtc="2025-10-05T02:31:00Z">
              <w:rPr>
                <w:rFonts w:ascii="Cambria Math" w:hAnsi="Cambria Math"/>
                <w:color w:val="000000" w:themeColor="text1"/>
                <w:sz w:val="28"/>
                <w:szCs w:val="28"/>
              </w:rPr>
              <m:t>)</m:t>
            </w:ins>
          </m:r>
        </m:oMath>
      </m:oMathPara>
    </w:p>
    <w:p w14:paraId="4833DD10" w14:textId="1C178CE2" w:rsidR="00D3110D" w:rsidRPr="005D13B9" w:rsidRDefault="00474AB4" w:rsidP="005D13B9">
      <w:pPr>
        <w:pStyle w:val="a8"/>
        <w:spacing w:line="360" w:lineRule="auto"/>
        <w:ind w:firstLine="709"/>
        <w:jc w:val="both"/>
        <w:rPr>
          <w:ins w:id="1294" w:author="mikle" w:date="2025-10-04T20:21:00Z" w16du:dateUtc="2025-10-05T03:21:00Z"/>
          <w:rStyle w:val="apple-converted-space"/>
          <w:color w:val="000000" w:themeColor="text1"/>
          <w:sz w:val="28"/>
          <w:szCs w:val="28"/>
        </w:rPr>
      </w:pPr>
      <w:del w:id="1295" w:author="mikle" w:date="2025-10-04T20:21:00Z" w16du:dateUtc="2025-10-05T03:21:00Z">
        <w:r w:rsidRPr="005D13B9" w:rsidDel="00D3110D">
          <w:rPr>
            <w:color w:val="000000" w:themeColor="text1"/>
            <w:sz w:val="28"/>
            <w:szCs w:val="28"/>
          </w:rPr>
          <w:delText>где</w:delText>
        </w:r>
        <w:r w:rsidRPr="005D13B9" w:rsidDel="00D3110D">
          <w:rPr>
            <w:rStyle w:val="apple-converted-space"/>
            <w:color w:val="000000" w:themeColor="text1"/>
            <w:sz w:val="28"/>
            <w:szCs w:val="28"/>
          </w:rPr>
          <w:delText> </w:delText>
        </w:r>
      </w:del>
      <w:ins w:id="1296" w:author="mikle" w:date="2025-10-04T20:21:00Z" w16du:dateUtc="2025-10-05T03:21:00Z">
        <w:r w:rsidR="00D3110D" w:rsidRPr="005D13B9">
          <w:rPr>
            <w:color w:val="000000" w:themeColor="text1"/>
            <w:sz w:val="28"/>
            <w:szCs w:val="28"/>
          </w:rPr>
          <w:t>Где:</w:t>
        </w:r>
      </w:ins>
    </w:p>
    <w:p w14:paraId="09AB787D" w14:textId="2A458609" w:rsidR="00474AB4" w:rsidRPr="005D13B9" w:rsidRDefault="00000000" w:rsidP="005D13B9">
      <w:pPr>
        <w:pStyle w:val="a8"/>
        <w:spacing w:line="360" w:lineRule="auto"/>
        <w:ind w:firstLine="709"/>
        <w:jc w:val="both"/>
        <w:rPr>
          <w:color w:val="000000" w:themeColor="text1"/>
          <w:sz w:val="28"/>
          <w:szCs w:val="28"/>
        </w:rPr>
      </w:pP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w:rPr>
            <w:rFonts w:ascii="Cambria Math" w:hAnsi="Cambria Math"/>
            <w:color w:val="000000" w:themeColor="text1"/>
            <w:sz w:val="28"/>
            <w:szCs w:val="28"/>
          </w:rPr>
          <m:t>=2</m:t>
        </m:r>
        <m:r>
          <m:rPr>
            <m:nor/>
          </m:rPr>
          <w:rPr>
            <w:color w:val="000000" w:themeColor="text1"/>
            <w:sz w:val="28"/>
            <w:szCs w:val="28"/>
          </w:rPr>
          <m:t> </m:t>
        </m:r>
        <m:r>
          <w:rPr>
            <w:rFonts w:ascii="Cambria Math" w:hAnsi="Cambria Math"/>
            <w:color w:val="000000" w:themeColor="text1"/>
            <w:sz w:val="28"/>
            <w:szCs w:val="28"/>
          </w:rPr>
          <m:t>b</m:t>
        </m:r>
        <m:r>
          <m:rPr>
            <m:nor/>
          </m:rPr>
          <w:rPr>
            <w:color w:val="000000" w:themeColor="text1"/>
            <w:sz w:val="28"/>
            <w:szCs w:val="28"/>
          </w:rPr>
          <m:t> </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oMath>
      <w:r w:rsidR="00474AB4" w:rsidRPr="005D13B9">
        <w:rPr>
          <w:color w:val="000000" w:themeColor="text1"/>
          <w:sz w:val="28"/>
          <w:szCs w:val="28"/>
        </w:rPr>
        <w:t>.</w:t>
      </w:r>
      <w:ins w:id="1297" w:author="mikle" w:date="2025-10-04T19:54:00Z" w16du:dateUtc="2025-10-05T02:54:00Z">
        <w:r w:rsidR="00976C39" w:rsidRPr="005D13B9">
          <w:rPr>
            <w:color w:val="000000" w:themeColor="text1"/>
            <w:sz w:val="28"/>
            <w:szCs w:val="28"/>
          </w:rPr>
          <w:t xml:space="preserve"> – коэффициент усиления движительного комплекса</w:t>
        </w:r>
      </w:ins>
    </w:p>
    <w:p w14:paraId="03E50996" w14:textId="419B712F" w:rsidR="00474AB4" w:rsidRPr="005D13B9" w:rsidRDefault="00E43F8B" w:rsidP="005D13B9">
      <w:pPr>
        <w:pStyle w:val="a8"/>
        <w:spacing w:line="360" w:lineRule="auto"/>
        <w:ind w:firstLine="709"/>
        <w:jc w:val="both"/>
        <w:rPr>
          <w:color w:val="000000" w:themeColor="text1"/>
          <w:sz w:val="28"/>
          <w:szCs w:val="28"/>
        </w:rPr>
      </w:pPr>
      <w:ins w:id="1298" w:author="mikle" w:date="2025-10-04T19:32:00Z" w16du:dateUtc="2025-10-05T02:32:00Z">
        <w:r w:rsidRPr="005D13B9">
          <w:rPr>
            <w:color w:val="000000" w:themeColor="text1"/>
            <w:sz w:val="28"/>
            <w:szCs w:val="28"/>
          </w:rPr>
          <w:t xml:space="preserve">Используя формулы (1.9) и (1.12) мы получаем </w:t>
        </w:r>
      </w:ins>
      <w:ins w:id="1299" w:author="mikle" w:date="2025-10-04T19:34:00Z" w16du:dateUtc="2025-10-05T02:34:00Z">
        <w:r w:rsidRPr="005D13B9">
          <w:rPr>
            <w:color w:val="000000" w:themeColor="text1"/>
            <w:sz w:val="28"/>
            <w:szCs w:val="28"/>
          </w:rPr>
          <w:t>уравнение</w:t>
        </w:r>
      </w:ins>
      <w:ins w:id="1300" w:author="mikle" w:date="2025-10-04T19:32:00Z" w16du:dateUtc="2025-10-05T02:32:00Z">
        <w:r w:rsidRPr="005D13B9">
          <w:rPr>
            <w:color w:val="000000" w:themeColor="text1"/>
            <w:sz w:val="28"/>
            <w:szCs w:val="28"/>
          </w:rPr>
          <w:t xml:space="preserve"> модели движительно-рулевого комплекса аппарата</w:t>
        </w:r>
      </w:ins>
      <w:del w:id="1301" w:author="mikle" w:date="2025-10-04T19:32:00Z" w16du:dateUtc="2025-10-05T02:32:00Z">
        <w:r w:rsidR="00281626" w:rsidRPr="005D13B9" w:rsidDel="00E43F8B">
          <w:rPr>
            <w:color w:val="000000" w:themeColor="text1"/>
            <w:sz w:val="28"/>
            <w:szCs w:val="28"/>
          </w:rPr>
          <w:delText>Исходя из передаточной функции и уравнения для момента мы получаем следующую зависимость:</w:delText>
        </w:r>
      </w:del>
    </w:p>
    <w:p w14:paraId="2D48DC2E" w14:textId="517C9D08" w:rsidR="00281626" w:rsidRPr="005D13B9" w:rsidRDefault="00000000" w:rsidP="005D13B9">
      <w:pPr>
        <w:pStyle w:val="a8"/>
        <w:spacing w:line="360" w:lineRule="auto"/>
        <w:ind w:firstLine="709"/>
        <w:jc w:val="both"/>
        <w:rPr>
          <w:i/>
          <w:color w:val="000000" w:themeColor="text1"/>
          <w:sz w:val="28"/>
          <w:szCs w:val="28"/>
        </w:rPr>
      </w:pPr>
      <m:oMathPara>
        <m:oMath>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r>
            <m:rPr>
              <m:sty m:val="bi"/>
            </m:rPr>
            <w:rPr>
              <w:rFonts w:ascii="Cambria Math" w:hAnsi="Cambria Math"/>
              <w:color w:val="000000" w:themeColor="text1"/>
              <w:sz w:val="28"/>
              <w:szCs w:val="28"/>
              <w:vertAlign w:val="subscript"/>
            </w:rPr>
            <m:t>*</m:t>
          </m:r>
          <m:acc>
            <m:accPr>
              <m:chr m:val="̇"/>
              <m:ctrlPr>
                <w:rPr>
                  <w:rFonts w:ascii="Cambria Math" w:hAnsi="Cambria Math"/>
                  <w:b/>
                  <w:bCs/>
                  <w:i/>
                  <w:color w:val="000000" w:themeColor="text1"/>
                  <w:sz w:val="28"/>
                  <w:szCs w:val="28"/>
                  <w:vertAlign w:val="subscript"/>
                  <w:lang w:val="en-US"/>
                </w:rPr>
              </m:ctrlPr>
            </m:accPr>
            <m:e>
              <m:r>
                <m:rPr>
                  <m:sty m:val="bi"/>
                </m:rPr>
                <w:rPr>
                  <w:rFonts w:ascii="Cambria Math" w:hAnsi="Cambria Math"/>
                  <w:color w:val="000000" w:themeColor="text1"/>
                  <w:sz w:val="28"/>
                  <w:szCs w:val="28"/>
                  <w:vertAlign w:val="subscript"/>
                  <w:lang w:val="en-US"/>
                </w:rPr>
                <m:t>M</m:t>
              </m:r>
            </m:e>
          </m:acc>
          <m:r>
            <m:rPr>
              <m:sty m:val="bi"/>
            </m:rPr>
            <w:rPr>
              <w:rFonts w:ascii="Cambria Math" w:hAnsi="Cambria Math"/>
              <w:color w:val="000000" w:themeColor="text1"/>
              <w:sz w:val="28"/>
              <w:szCs w:val="28"/>
              <w:vertAlign w:val="subscript"/>
            </w:rPr>
            <m:t>+</m:t>
          </m:r>
          <m:r>
            <m:rPr>
              <m:sty m:val="bi"/>
            </m:rPr>
            <w:rPr>
              <w:rFonts w:ascii="Cambria Math" w:hAnsi="Cambria Math"/>
              <w:color w:val="000000" w:themeColor="text1"/>
              <w:sz w:val="28"/>
              <w:szCs w:val="28"/>
              <w:vertAlign w:val="subscript"/>
              <w:lang w:val="en-US"/>
            </w:rPr>
            <m:t>M</m:t>
          </m:r>
          <m:r>
            <m:rPr>
              <m:sty m:val="bi"/>
            </m:rPr>
            <w:rPr>
              <w:rFonts w:ascii="Cambria Math" w:hAnsi="Cambria Math"/>
              <w:color w:val="000000" w:themeColor="text1"/>
              <w:sz w:val="28"/>
              <w:szCs w:val="28"/>
              <w:vertAlign w:val="subscript"/>
            </w:rPr>
            <m:t xml:space="preserve">=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 xml:space="preserve">→ </m:t>
          </m:r>
          <m:acc>
            <m:accPr>
              <m:chr m:val="̇"/>
              <m:ctrlPr>
                <w:rPr>
                  <w:rFonts w:ascii="Cambria Math" w:hAnsi="Cambria Math"/>
                  <w:b/>
                  <w:bCs/>
                  <w:i/>
                  <w:color w:val="000000" w:themeColor="text1"/>
                  <w:sz w:val="28"/>
                  <w:szCs w:val="28"/>
                  <w:vertAlign w:val="subscript"/>
                  <w:lang w:val="en-US"/>
                </w:rPr>
              </m:ctrlPr>
            </m:accPr>
            <m:e>
              <m:r>
                <m:rPr>
                  <m:sty m:val="bi"/>
                </m:rPr>
                <w:rPr>
                  <w:rFonts w:ascii="Cambria Math" w:hAnsi="Cambria Math"/>
                  <w:color w:val="000000" w:themeColor="text1"/>
                  <w:sz w:val="28"/>
                  <w:szCs w:val="28"/>
                  <w:vertAlign w:val="subscript"/>
                  <w:lang w:val="en-US"/>
                </w:rPr>
                <m:t>M</m:t>
              </m:r>
            </m:e>
          </m:acc>
          <m:r>
            <m:rPr>
              <m:sty m:val="bi"/>
            </m:rPr>
            <w:rPr>
              <w:rFonts w:ascii="Cambria Math" w:hAnsi="Cambria Math"/>
              <w:color w:val="000000" w:themeColor="text1"/>
              <w:sz w:val="28"/>
              <w:szCs w:val="28"/>
              <w:vertAlign w:val="subscript"/>
            </w:rPr>
            <m:t xml:space="preserve">= </m:t>
          </m:r>
          <m:f>
            <m:fPr>
              <m:ctrlPr>
                <w:rPr>
                  <w:rFonts w:ascii="Cambria Math" w:hAnsi="Cambria Math"/>
                  <w:b/>
                  <w:bCs/>
                  <w:i/>
                  <w:color w:val="000000" w:themeColor="text1"/>
                  <w:sz w:val="28"/>
                  <w:szCs w:val="28"/>
                  <w:vertAlign w:val="subscript"/>
                  <w:lang w:val="en-US"/>
                </w:rPr>
              </m:ctrlPr>
            </m:fPr>
            <m:num>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r>
                <w:rPr>
                  <w:rFonts w:ascii="Cambria Math" w:hAnsi="Cambria Math"/>
                  <w:color w:val="000000" w:themeColor="text1"/>
                  <w:sz w:val="28"/>
                  <w:szCs w:val="28"/>
                  <w:lang w:val="en-US"/>
                </w:rPr>
                <m:t>M</m:t>
              </m:r>
            </m:num>
            <m:den>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den>
          </m:f>
          <m:r>
            <w:ins w:id="1302" w:author="mikle" w:date="2025-10-04T19:33:00Z" w16du:dateUtc="2025-10-05T02:33:00Z">
              <m:rPr>
                <m:sty m:val="bi"/>
              </m:rPr>
              <w:rPr>
                <w:rFonts w:ascii="Cambria Math" w:hAnsi="Cambria Math"/>
                <w:color w:val="000000" w:themeColor="text1"/>
                <w:sz w:val="28"/>
                <w:szCs w:val="28"/>
                <w:vertAlign w:val="subscript"/>
                <w:rPrChange w:id="1303" w:author="mikle" w:date="2025-10-09T20:00:00Z" w16du:dateUtc="2025-10-10T03:00:00Z">
                  <w:rPr>
                    <w:rFonts w:ascii="Cambria Math" w:hAnsi="Cambria Math"/>
                    <w:color w:val="000000" w:themeColor="text1"/>
                    <w:sz w:val="28"/>
                    <w:szCs w:val="28"/>
                    <w:vertAlign w:val="subscript"/>
                    <w:lang w:val="en-US"/>
                  </w:rPr>
                </w:rPrChange>
              </w:rPr>
              <m:t>(</m:t>
            </w:ins>
          </m:r>
          <m:r>
            <w:ins w:id="1304" w:author="mikle" w:date="2025-10-04T19:33:00Z" w16du:dateUtc="2025-10-05T02:33:00Z">
              <m:rPr>
                <m:sty m:val="bi"/>
              </m:rPr>
              <w:rPr>
                <w:rFonts w:ascii="Cambria Math" w:hAnsi="Cambria Math"/>
                <w:color w:val="000000" w:themeColor="text1"/>
                <w:sz w:val="28"/>
                <w:szCs w:val="28"/>
                <w:vertAlign w:val="subscript"/>
              </w:rPr>
              <m:t>1.13)</m:t>
            </w:ins>
          </m:r>
        </m:oMath>
      </m:oMathPara>
    </w:p>
    <w:p w14:paraId="24876F9E" w14:textId="0585931C" w:rsidR="00474AB4" w:rsidRPr="005D13B9" w:rsidRDefault="00281626" w:rsidP="005D13B9">
      <w:pPr>
        <w:spacing w:before="100" w:beforeAutospacing="1" w:after="24" w:line="360" w:lineRule="auto"/>
        <w:ind w:firstLine="709"/>
        <w:jc w:val="both"/>
        <w:rPr>
          <w:ins w:id="1305" w:author="mikle" w:date="2025-10-04T19:25:00Z" w16du:dateUtc="2025-10-05T02:25:00Z"/>
          <w:color w:val="000000" w:themeColor="text1"/>
          <w:sz w:val="28"/>
          <w:szCs w:val="28"/>
        </w:rPr>
      </w:pPr>
      <w:r w:rsidRPr="005D13B9">
        <w:rPr>
          <w:iCs/>
          <w:color w:val="000000" w:themeColor="text1"/>
          <w:sz w:val="28"/>
          <w:szCs w:val="28"/>
        </w:rPr>
        <w:t xml:space="preserve">Таким образом мы получаем </w:t>
      </w:r>
      <w:ins w:id="1306" w:author="mikle" w:date="2025-10-04T19:34:00Z" w16du:dateUtc="2025-10-05T02:34:00Z">
        <w:r w:rsidR="00E43F8B" w:rsidRPr="005D13B9">
          <w:rPr>
            <w:iCs/>
            <w:color w:val="000000" w:themeColor="text1"/>
            <w:sz w:val="28"/>
            <w:szCs w:val="28"/>
          </w:rPr>
          <w:t xml:space="preserve">уравнение </w:t>
        </w:r>
      </w:ins>
      <w:r w:rsidRPr="005D13B9">
        <w:rPr>
          <w:iCs/>
          <w:color w:val="000000" w:themeColor="text1"/>
          <w:sz w:val="28"/>
          <w:szCs w:val="28"/>
        </w:rPr>
        <w:t>модел</w:t>
      </w:r>
      <w:ins w:id="1307" w:author="mikle" w:date="2025-10-04T19:34:00Z" w16du:dateUtc="2025-10-05T02:34:00Z">
        <w:r w:rsidR="00E43F8B" w:rsidRPr="005D13B9">
          <w:rPr>
            <w:iCs/>
            <w:color w:val="000000" w:themeColor="text1"/>
            <w:sz w:val="28"/>
            <w:szCs w:val="28"/>
          </w:rPr>
          <w:t>и</w:t>
        </w:r>
      </w:ins>
      <w:del w:id="1308" w:author="mikle" w:date="2025-10-04T19:34:00Z" w16du:dateUtc="2025-10-05T02:34:00Z">
        <w:r w:rsidRPr="005D13B9" w:rsidDel="00E43F8B">
          <w:rPr>
            <w:iCs/>
            <w:color w:val="000000" w:themeColor="text1"/>
            <w:sz w:val="28"/>
            <w:szCs w:val="28"/>
          </w:rPr>
          <w:delText>ь</w:delText>
        </w:r>
      </w:del>
      <w:r w:rsidRPr="005D13B9">
        <w:rPr>
          <w:iCs/>
          <w:color w:val="000000" w:themeColor="text1"/>
          <w:sz w:val="28"/>
          <w:szCs w:val="28"/>
        </w:rPr>
        <w:t xml:space="preserve"> движительно-рулевого комплекса</w:t>
      </w:r>
      <w:ins w:id="1309" w:author="mikle" w:date="2025-10-04T19:34:00Z" w16du:dateUtc="2025-10-05T02:34:00Z">
        <w:r w:rsidR="00E43F8B" w:rsidRPr="005D13B9">
          <w:rPr>
            <w:iCs/>
            <w:color w:val="000000" w:themeColor="text1"/>
            <w:sz w:val="28"/>
            <w:szCs w:val="28"/>
          </w:rPr>
          <w:t xml:space="preserve"> (1.13)</w:t>
        </w:r>
      </w:ins>
      <w:r w:rsidRPr="005D13B9">
        <w:rPr>
          <w:iCs/>
          <w:color w:val="000000" w:themeColor="text1"/>
          <w:sz w:val="28"/>
          <w:szCs w:val="28"/>
        </w:rPr>
        <w:t>,</w:t>
      </w:r>
      <w:ins w:id="1310" w:author="mikle" w:date="2025-10-04T19:25:00Z" w16du:dateUtc="2025-10-05T02:25:00Z">
        <w:r w:rsidR="0051460D" w:rsidRPr="005D13B9">
          <w:rPr>
            <w:iCs/>
            <w:color w:val="000000" w:themeColor="text1"/>
            <w:sz w:val="28"/>
            <w:szCs w:val="28"/>
          </w:rPr>
          <w:t xml:space="preserve"> представленную на рисунке 1.3,</w:t>
        </w:r>
      </w:ins>
      <w:r w:rsidRPr="005D13B9">
        <w:rPr>
          <w:iCs/>
          <w:color w:val="000000" w:themeColor="text1"/>
          <w:sz w:val="28"/>
          <w:szCs w:val="28"/>
        </w:rPr>
        <w:t xml:space="preserve"> в которой в качестве входного управляющего сигнала выступает напряжение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 xml:space="preserve"> </m:t>
        </m:r>
      </m:oMath>
      <w:r w:rsidRPr="005D13B9">
        <w:rPr>
          <w:color w:val="000000" w:themeColor="text1"/>
          <w:sz w:val="28"/>
          <w:szCs w:val="28"/>
        </w:rPr>
        <w:t>, которое подается на комплекс с модуля управления.</w:t>
      </w:r>
      <w:del w:id="1311" w:author="mikle" w:date="2025-10-04T19:34:00Z" w16du:dateUtc="2025-10-05T02:34:00Z">
        <w:r w:rsidRPr="005D13B9" w:rsidDel="00E43F8B">
          <w:rPr>
            <w:color w:val="000000" w:themeColor="text1"/>
            <w:sz w:val="28"/>
            <w:szCs w:val="28"/>
          </w:rPr>
          <w:delText xml:space="preserve"> </w:delText>
        </w:r>
      </w:del>
      <w:del w:id="1312" w:author="mikle" w:date="2025-10-04T19:33:00Z" w16du:dateUtc="2025-10-05T02:33:00Z">
        <w:r w:rsidRPr="005D13B9" w:rsidDel="00E43F8B">
          <w:rPr>
            <w:color w:val="000000" w:themeColor="text1"/>
            <w:sz w:val="28"/>
            <w:szCs w:val="28"/>
          </w:rPr>
          <w:delText xml:space="preserve">Далее переходим к моделированию модуля управления для формирования корректного для каждого момента движения </w:delText>
        </w:r>
      </w:del>
      <m:oMath>
        <m:sSub>
          <m:sSubPr>
            <m:ctrlPr>
              <w:del w:id="1313" w:author="mikle" w:date="2025-10-04T19:33:00Z" w16du:dateUtc="2025-10-05T02:33:00Z">
                <w:rPr>
                  <w:rFonts w:ascii="Cambria Math" w:hAnsi="Cambria Math"/>
                  <w:color w:val="000000" w:themeColor="text1"/>
                  <w:sz w:val="28"/>
                  <w:szCs w:val="28"/>
                </w:rPr>
              </w:del>
            </m:ctrlPr>
          </m:sSubPr>
          <m:e>
            <m:r>
              <w:del w:id="1314" w:author="mikle" w:date="2025-10-04T19:33:00Z" w16du:dateUtc="2025-10-05T02:33:00Z">
                <w:rPr>
                  <w:rFonts w:ascii="Cambria Math" w:hAnsi="Cambria Math"/>
                  <w:color w:val="000000" w:themeColor="text1"/>
                  <w:sz w:val="28"/>
                  <w:szCs w:val="28"/>
                </w:rPr>
                <m:t>U</m:t>
              </w:del>
            </m:r>
          </m:e>
          <m:sub>
            <m:r>
              <w:del w:id="1315" w:author="mikle" w:date="2025-10-04T19:33:00Z" w16du:dateUtc="2025-10-05T02:33:00Z">
                <w:rPr>
                  <w:rFonts w:ascii="Cambria Math" w:hAnsi="Cambria Math"/>
                  <w:color w:val="000000" w:themeColor="text1"/>
                  <w:sz w:val="28"/>
                  <w:szCs w:val="28"/>
                </w:rPr>
                <m:t>ψ</m:t>
              </w:del>
            </m:r>
          </m:sub>
        </m:sSub>
      </m:oMath>
    </w:p>
    <w:p w14:paraId="34E5057D" w14:textId="77777777" w:rsidR="0051460D" w:rsidRPr="005D13B9" w:rsidRDefault="0051460D" w:rsidP="005D13B9">
      <w:pPr>
        <w:spacing w:before="100" w:beforeAutospacing="1" w:after="24" w:line="360" w:lineRule="auto"/>
        <w:ind w:firstLine="709"/>
        <w:jc w:val="center"/>
        <w:rPr>
          <w:ins w:id="1316" w:author="mikle" w:date="2025-10-04T19:25:00Z" w16du:dateUtc="2025-10-05T02:25:00Z"/>
          <w:b/>
          <w:bCs/>
          <w:color w:val="000000" w:themeColor="text1"/>
          <w:sz w:val="28"/>
          <w:szCs w:val="28"/>
        </w:rPr>
      </w:pPr>
      <w:ins w:id="1317" w:author="mikle" w:date="2025-10-04T19:25:00Z" w16du:dateUtc="2025-10-05T02:25:00Z">
        <w:r w:rsidRPr="005D13B9">
          <w:rPr>
            <w:b/>
            <w:bCs/>
            <w:noProof/>
            <w:color w:val="000000" w:themeColor="text1"/>
            <w:sz w:val="28"/>
            <w:szCs w:val="28"/>
            <w14:ligatures w14:val="standardContextual"/>
          </w:rPr>
          <w:drawing>
            <wp:inline distT="0" distB="0" distL="0" distR="0" wp14:anchorId="7A5837A3" wp14:editId="255B6ECA">
              <wp:extent cx="5940425" cy="2436495"/>
              <wp:effectExtent l="0" t="0" r="3175" b="1905"/>
              <wp:docPr id="112484364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43640" name="Рисунок 1124843640"/>
                      <pic:cNvPicPr/>
                    </pic:nvPicPr>
                    <pic:blipFill>
                      <a:blip r:embed="rId20">
                        <a:extLst>
                          <a:ext uri="{28A0092B-C50C-407E-A947-70E740481C1C}">
                            <a14:useLocalDpi xmlns:a14="http://schemas.microsoft.com/office/drawing/2010/main" val="0"/>
                          </a:ext>
                        </a:extLst>
                      </a:blip>
                      <a:stretch>
                        <a:fillRect/>
                      </a:stretch>
                    </pic:blipFill>
                    <pic:spPr>
                      <a:xfrm>
                        <a:off x="0" y="0"/>
                        <a:ext cx="5940425" cy="2436495"/>
                      </a:xfrm>
                      <a:prstGeom prst="rect">
                        <a:avLst/>
                      </a:prstGeom>
                    </pic:spPr>
                  </pic:pic>
                </a:graphicData>
              </a:graphic>
            </wp:inline>
          </w:drawing>
        </w:r>
      </w:ins>
    </w:p>
    <w:p w14:paraId="5110534B" w14:textId="77777777" w:rsidR="0051460D" w:rsidRPr="005D13B9" w:rsidRDefault="0051460D" w:rsidP="005D13B9">
      <w:pPr>
        <w:spacing w:before="100" w:beforeAutospacing="1" w:after="24" w:line="360" w:lineRule="auto"/>
        <w:ind w:firstLine="709"/>
        <w:jc w:val="center"/>
        <w:rPr>
          <w:ins w:id="1318" w:author="mikle" w:date="2025-10-04T19:25:00Z" w16du:dateUtc="2025-10-05T02:25:00Z"/>
          <w:b/>
          <w:bCs/>
          <w:color w:val="000000" w:themeColor="text1"/>
          <w:sz w:val="28"/>
          <w:szCs w:val="28"/>
        </w:rPr>
      </w:pPr>
      <w:ins w:id="1319" w:author="mikle" w:date="2025-10-04T19:25:00Z" w16du:dateUtc="2025-10-05T02:25:00Z">
        <w:r w:rsidRPr="005D13B9">
          <w:rPr>
            <w:b/>
            <w:bCs/>
            <w:color w:val="000000" w:themeColor="text1"/>
            <w:sz w:val="28"/>
            <w:szCs w:val="28"/>
          </w:rPr>
          <w:t>Рисунок 1.3 – модель движительно-рулевого комплекса</w:t>
        </w:r>
      </w:ins>
    </w:p>
    <w:p w14:paraId="02E1ACAF" w14:textId="77777777" w:rsidR="0051460D" w:rsidRPr="005D13B9" w:rsidRDefault="0051460D" w:rsidP="005D13B9">
      <w:pPr>
        <w:spacing w:before="100" w:beforeAutospacing="1" w:after="24" w:line="360" w:lineRule="auto"/>
        <w:ind w:firstLine="709"/>
        <w:jc w:val="both"/>
        <w:rPr>
          <w:color w:val="000000" w:themeColor="text1"/>
          <w:sz w:val="28"/>
          <w:szCs w:val="28"/>
        </w:rPr>
      </w:pPr>
    </w:p>
    <w:p w14:paraId="2D42CEEB" w14:textId="72869E7C" w:rsidR="00281626" w:rsidRPr="005D13B9" w:rsidRDefault="00281626" w:rsidP="005D13B9">
      <w:pPr>
        <w:pStyle w:val="3"/>
        <w:spacing w:line="360" w:lineRule="auto"/>
        <w:ind w:firstLine="709"/>
        <w:jc w:val="both"/>
        <w:rPr>
          <w:rFonts w:ascii="Times New Roman" w:hAnsi="Times New Roman" w:cs="Times New Roman"/>
          <w:b/>
          <w:bCs/>
          <w:color w:val="000000" w:themeColor="text1"/>
          <w:sz w:val="28"/>
          <w:szCs w:val="28"/>
        </w:rPr>
      </w:pPr>
      <w:bookmarkStart w:id="1320" w:name="_Toc210932338"/>
      <w:r w:rsidRPr="005D13B9">
        <w:rPr>
          <w:rFonts w:ascii="Times New Roman" w:hAnsi="Times New Roman" w:cs="Times New Roman"/>
          <w:b/>
          <w:bCs/>
          <w:color w:val="000000" w:themeColor="text1"/>
          <w:sz w:val="28"/>
          <w:szCs w:val="28"/>
        </w:rPr>
        <w:lastRenderedPageBreak/>
        <w:t>1.1.3 Построение уравнения и реализация модуля управления</w:t>
      </w:r>
      <w:r w:rsidR="00C63251" w:rsidRPr="005D13B9">
        <w:rPr>
          <w:rFonts w:ascii="Times New Roman" w:hAnsi="Times New Roman" w:cs="Times New Roman"/>
          <w:b/>
          <w:bCs/>
          <w:color w:val="000000" w:themeColor="text1"/>
          <w:sz w:val="28"/>
          <w:szCs w:val="28"/>
        </w:rPr>
        <w:t xml:space="preserve"> контура курса</w:t>
      </w:r>
      <w:bookmarkEnd w:id="1320"/>
    </w:p>
    <w:p w14:paraId="6CF1F7E3" w14:textId="436D1FE4" w:rsidR="00281626" w:rsidRPr="005D13B9" w:rsidRDefault="00281626" w:rsidP="005D13B9">
      <w:pPr>
        <w:spacing w:before="100" w:beforeAutospacing="1" w:after="24" w:line="360" w:lineRule="auto"/>
        <w:ind w:firstLine="709"/>
        <w:jc w:val="both"/>
        <w:rPr>
          <w:ins w:id="1321" w:author="mikle" w:date="2025-10-04T22:47:00Z" w16du:dateUtc="2025-10-05T05:47:00Z"/>
          <w:color w:val="000000" w:themeColor="text1"/>
          <w:sz w:val="28"/>
          <w:szCs w:val="28"/>
        </w:rPr>
      </w:pPr>
      <w:r w:rsidRPr="005D13B9">
        <w:rPr>
          <w:b/>
          <w:bCs/>
          <w:iCs/>
          <w:color w:val="000000" w:themeColor="text1"/>
          <w:sz w:val="28"/>
          <w:szCs w:val="28"/>
        </w:rPr>
        <w:t xml:space="preserve">В качестве модуля управления было принято решение выбрать </w:t>
      </w:r>
      <w:r w:rsidR="00815291" w:rsidRPr="005D13B9">
        <w:rPr>
          <w:b/>
          <w:bCs/>
          <w:iCs/>
          <w:color w:val="000000" w:themeColor="text1"/>
          <w:sz w:val="28"/>
          <w:szCs w:val="28"/>
        </w:rPr>
        <w:t>PD</w:t>
      </w:r>
      <w:r w:rsidRPr="005D13B9">
        <w:rPr>
          <w:b/>
          <w:bCs/>
          <w:iCs/>
          <w:color w:val="000000" w:themeColor="text1"/>
          <w:sz w:val="28"/>
          <w:szCs w:val="28"/>
        </w:rPr>
        <w:t xml:space="preserve"> регулятор</w:t>
      </w:r>
      <w:ins w:id="1322" w:author="mikle" w:date="2025-10-04T22:47:00Z" w16du:dateUtc="2025-10-05T05:47:00Z">
        <w:r w:rsidR="002757D4" w:rsidRPr="005D13B9">
          <w:rPr>
            <w:b/>
            <w:bCs/>
            <w:iCs/>
            <w:color w:val="000000" w:themeColor="text1"/>
            <w:sz w:val="28"/>
            <w:szCs w:val="28"/>
          </w:rPr>
          <w:t>, представленный на рисунке 1.4</w:t>
        </w:r>
      </w:ins>
      <w:r w:rsidRPr="005D13B9">
        <w:rPr>
          <w:b/>
          <w:bCs/>
          <w:iCs/>
          <w:color w:val="000000" w:themeColor="text1"/>
          <w:sz w:val="28"/>
          <w:szCs w:val="28"/>
        </w:rPr>
        <w:t xml:space="preserve">, так как это минимально-достаточный стабилизатор, который </w:t>
      </w:r>
      <w:r w:rsidRPr="005D13B9">
        <w:rPr>
          <w:color w:val="000000" w:themeColor="text1"/>
          <w:sz w:val="28"/>
          <w:szCs w:val="28"/>
        </w:rPr>
        <w:t>даёт нужную «жёсткость» по углу и демпфирование по скорости, сводя полную (трёхпорядковую) систему к желаемой системе второго порядка с быстрым полюсом привода.</w:t>
      </w:r>
    </w:p>
    <w:p w14:paraId="421EC3BC" w14:textId="40099BCE" w:rsidR="002757D4" w:rsidRPr="005D13B9" w:rsidRDefault="002757D4" w:rsidP="005D13B9">
      <w:pPr>
        <w:spacing w:before="100" w:beforeAutospacing="1" w:after="24" w:line="360" w:lineRule="auto"/>
        <w:ind w:firstLine="709"/>
        <w:jc w:val="center"/>
        <w:rPr>
          <w:ins w:id="1323" w:author="mikle" w:date="2025-10-04T22:48:00Z" w16du:dateUtc="2025-10-05T05:48:00Z"/>
          <w:color w:val="000000" w:themeColor="text1"/>
          <w:sz w:val="28"/>
          <w:szCs w:val="28"/>
        </w:rPr>
      </w:pPr>
      <w:ins w:id="1324" w:author="mikle" w:date="2025-10-04T22:47:00Z" w16du:dateUtc="2025-10-05T05:47:00Z">
        <w:r w:rsidRPr="005D13B9">
          <w:rPr>
            <w:noProof/>
            <w:color w:val="000000" w:themeColor="text1"/>
            <w:sz w:val="28"/>
            <w:szCs w:val="28"/>
            <w14:ligatures w14:val="standardContextual"/>
          </w:rPr>
          <w:drawing>
            <wp:inline distT="0" distB="0" distL="0" distR="0" wp14:anchorId="4BAAF47E" wp14:editId="1A57AF59">
              <wp:extent cx="5940425" cy="3176270"/>
              <wp:effectExtent l="0" t="0" r="3175" b="0"/>
              <wp:docPr id="6776503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50399" name="Рисунок 677650399"/>
                      <pic:cNvPicPr/>
                    </pic:nvPicPr>
                    <pic:blipFill>
                      <a:blip r:embed="rId21">
                        <a:extLst>
                          <a:ext uri="{28A0092B-C50C-407E-A947-70E740481C1C}">
                            <a14:useLocalDpi xmlns:a14="http://schemas.microsoft.com/office/drawing/2010/main" val="0"/>
                          </a:ext>
                        </a:extLst>
                      </a:blip>
                      <a:stretch>
                        <a:fillRect/>
                      </a:stretch>
                    </pic:blipFill>
                    <pic:spPr>
                      <a:xfrm>
                        <a:off x="0" y="0"/>
                        <a:ext cx="5940425" cy="3176270"/>
                      </a:xfrm>
                      <a:prstGeom prst="rect">
                        <a:avLst/>
                      </a:prstGeom>
                    </pic:spPr>
                  </pic:pic>
                </a:graphicData>
              </a:graphic>
            </wp:inline>
          </w:drawing>
        </w:r>
      </w:ins>
    </w:p>
    <w:p w14:paraId="69002D84" w14:textId="334B5F92" w:rsidR="002757D4" w:rsidRPr="005D13B9" w:rsidRDefault="002757D4" w:rsidP="005D13B9">
      <w:pPr>
        <w:spacing w:before="100" w:beforeAutospacing="1" w:after="24" w:line="360" w:lineRule="auto"/>
        <w:ind w:firstLine="709"/>
        <w:jc w:val="center"/>
        <w:rPr>
          <w:color w:val="000000" w:themeColor="text1"/>
          <w:sz w:val="28"/>
          <w:szCs w:val="28"/>
        </w:rPr>
        <w:pPrChange w:id="1325" w:author="mikle" w:date="2025-10-09T20:00:00Z" w16du:dateUtc="2025-10-10T03:00:00Z">
          <w:pPr>
            <w:spacing w:before="100" w:beforeAutospacing="1" w:after="24" w:line="360" w:lineRule="auto"/>
            <w:ind w:firstLine="709"/>
            <w:jc w:val="both"/>
          </w:pPr>
        </w:pPrChange>
      </w:pPr>
      <w:ins w:id="1326" w:author="mikle" w:date="2025-10-04T22:48:00Z" w16du:dateUtc="2025-10-05T05:48:00Z">
        <w:r w:rsidRPr="005D13B9">
          <w:rPr>
            <w:color w:val="000000" w:themeColor="text1"/>
            <w:sz w:val="28"/>
            <w:szCs w:val="28"/>
          </w:rPr>
          <w:t xml:space="preserve">Рисунок 1.4 – </w:t>
        </w:r>
        <w:r w:rsidRPr="005D13B9">
          <w:rPr>
            <w:color w:val="000000" w:themeColor="text1"/>
            <w:sz w:val="28"/>
            <w:szCs w:val="28"/>
            <w:lang w:val="en-US"/>
          </w:rPr>
          <w:t>PD</w:t>
        </w:r>
        <w:r w:rsidRPr="005D13B9">
          <w:rPr>
            <w:color w:val="000000" w:themeColor="text1"/>
            <w:sz w:val="28"/>
            <w:szCs w:val="28"/>
            <w:rPrChange w:id="1327" w:author="mikle" w:date="2025-10-09T20:00:00Z" w16du:dateUtc="2025-10-10T03:00:00Z">
              <w:rPr>
                <w:color w:val="000000" w:themeColor="text1"/>
                <w:sz w:val="28"/>
                <w:szCs w:val="28"/>
                <w:lang w:val="en-US"/>
              </w:rPr>
            </w:rPrChange>
          </w:rPr>
          <w:t xml:space="preserve"> </w:t>
        </w:r>
        <w:r w:rsidRPr="005D13B9">
          <w:rPr>
            <w:color w:val="000000" w:themeColor="text1"/>
            <w:sz w:val="28"/>
            <w:szCs w:val="28"/>
          </w:rPr>
          <w:t>регулятор</w:t>
        </w:r>
      </w:ins>
    </w:p>
    <w:p w14:paraId="68DB5740" w14:textId="34B6D152" w:rsidR="00281626" w:rsidRPr="005D13B9" w:rsidRDefault="00C733EE" w:rsidP="005D13B9">
      <w:pPr>
        <w:spacing w:before="100" w:beforeAutospacing="1" w:after="24" w:line="360" w:lineRule="auto"/>
        <w:ind w:firstLine="709"/>
        <w:jc w:val="both"/>
        <w:rPr>
          <w:color w:val="000000" w:themeColor="text1"/>
          <w:sz w:val="28"/>
          <w:szCs w:val="28"/>
        </w:rPr>
      </w:pPr>
      <w:r w:rsidRPr="005D13B9">
        <w:rPr>
          <w:color w:val="000000" w:themeColor="text1"/>
          <w:sz w:val="28"/>
          <w:szCs w:val="28"/>
        </w:rPr>
        <w:t xml:space="preserve">С учетом выбора </w:t>
      </w:r>
      <w:r w:rsidR="00815291" w:rsidRPr="005D13B9">
        <w:rPr>
          <w:color w:val="000000" w:themeColor="text1"/>
          <w:sz w:val="28"/>
          <w:szCs w:val="28"/>
        </w:rPr>
        <w:t>PD</w:t>
      </w:r>
      <w:r w:rsidRPr="005D13B9">
        <w:rPr>
          <w:color w:val="000000" w:themeColor="text1"/>
          <w:sz w:val="28"/>
          <w:szCs w:val="28"/>
        </w:rPr>
        <w:t xml:space="preserve"> регулятор мы получаем уравнение для модуля управления:</w:t>
      </w:r>
    </w:p>
    <w:p w14:paraId="33F416E2" w14:textId="7013EA76" w:rsidR="00C733EE" w:rsidRPr="005D13B9" w:rsidRDefault="002371C2" w:rsidP="005D13B9">
      <w:pPr>
        <w:spacing w:before="100" w:beforeAutospacing="1" w:after="24" w:line="360" w:lineRule="auto"/>
        <w:ind w:firstLine="709"/>
        <w:jc w:val="both"/>
        <w:rPr>
          <w:ins w:id="1328" w:author="mikle" w:date="2025-10-04T19:55:00Z" w16du:dateUtc="2025-10-05T02:55:00Z"/>
          <w:i/>
          <w:color w:val="000000" w:themeColor="text1"/>
          <w:sz w:val="28"/>
          <w:szCs w:val="28"/>
        </w:rPr>
      </w:pPr>
      <m:oMathPara>
        <m:oMath>
          <m:r>
            <m:rPr>
              <m:sty m:val="bi"/>
            </m:rPr>
            <w:rPr>
              <w:rFonts w:ascii="Cambria Math" w:hAnsi="Cambria Math"/>
              <w:color w:val="000000" w:themeColor="text1"/>
              <w:sz w:val="28"/>
              <w:szCs w:val="28"/>
            </w:rPr>
            <m:t xml:space="preserve">U=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ψ</m:t>
              </m:r>
            </m:e>
            <m:sub>
              <m:r>
                <w:rPr>
                  <w:rFonts w:ascii="Cambria Math" w:hAnsi="Cambria Math"/>
                  <w:color w:val="000000" w:themeColor="text1"/>
                  <w:sz w:val="28"/>
                  <w:szCs w:val="28"/>
                </w:rPr>
                <m:t>e</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m:rPr>
              <m:nor/>
            </m:rPr>
            <w:rPr>
              <w:color w:val="000000" w:themeColor="text1"/>
              <w:sz w:val="28"/>
              <w:szCs w:val="28"/>
            </w:rPr>
            <m:t> </m:t>
          </m:r>
          <m:r>
            <w:rPr>
              <w:rFonts w:ascii="Cambria Math" w:hAnsi="Cambria Math"/>
              <w:color w:val="000000" w:themeColor="text1"/>
              <w:sz w:val="28"/>
              <w:szCs w:val="28"/>
            </w:rPr>
            <m:t>ω</m:t>
          </m:r>
          <m:r>
            <w:ins w:id="1329" w:author="mikle" w:date="2025-10-04T19:36:00Z" w16du:dateUtc="2025-10-05T02:36:00Z">
              <w:rPr>
                <w:rFonts w:ascii="Cambria Math" w:hAnsi="Cambria Math"/>
                <w:color w:val="000000" w:themeColor="text1"/>
                <w:sz w:val="28"/>
                <w:szCs w:val="28"/>
              </w:rPr>
              <m:t xml:space="preserve"> (1.14)</m:t>
            </w:ins>
          </m:r>
        </m:oMath>
      </m:oMathPara>
    </w:p>
    <w:p w14:paraId="48066AB7" w14:textId="5A3949E9" w:rsidR="00D3110D" w:rsidRPr="005D13B9" w:rsidRDefault="00976C39" w:rsidP="005D13B9">
      <w:pPr>
        <w:spacing w:before="100" w:beforeAutospacing="1" w:after="24" w:line="360" w:lineRule="auto"/>
        <w:ind w:firstLine="709"/>
        <w:jc w:val="both"/>
        <w:rPr>
          <w:ins w:id="1330" w:author="mikle" w:date="2025-10-04T20:20:00Z" w16du:dateUtc="2025-10-05T03:20:00Z"/>
          <w:i/>
          <w:color w:val="000000" w:themeColor="text1"/>
          <w:sz w:val="28"/>
          <w:szCs w:val="28"/>
        </w:rPr>
      </w:pPr>
      <w:ins w:id="1331" w:author="mikle" w:date="2025-10-04T19:55:00Z" w16du:dateUtc="2025-10-05T02:55:00Z">
        <w:r w:rsidRPr="005D13B9">
          <w:rPr>
            <w:i/>
            <w:color w:val="000000" w:themeColor="text1"/>
            <w:sz w:val="28"/>
            <w:szCs w:val="28"/>
          </w:rPr>
          <w:t>Где</w:t>
        </w:r>
      </w:ins>
      <w:ins w:id="1332" w:author="mikle" w:date="2025-10-04T20:21:00Z" w16du:dateUtc="2025-10-05T03:21:00Z">
        <w:r w:rsidR="00D3110D" w:rsidRPr="005D13B9">
          <w:rPr>
            <w:i/>
            <w:color w:val="000000" w:themeColor="text1"/>
            <w:sz w:val="28"/>
            <w:szCs w:val="28"/>
          </w:rPr>
          <w:t>:</w:t>
        </w:r>
      </w:ins>
      <w:ins w:id="1333" w:author="mikle" w:date="2025-10-04T19:55:00Z" w16du:dateUtc="2025-10-05T02:55:00Z">
        <w:r w:rsidRPr="005D13B9">
          <w:rPr>
            <w:i/>
            <w:color w:val="000000" w:themeColor="text1"/>
            <w:sz w:val="28"/>
            <w:szCs w:val="28"/>
          </w:rPr>
          <w:t xml:space="preserve"> </w:t>
        </w:r>
      </w:ins>
    </w:p>
    <w:p w14:paraId="2AF34D6E" w14:textId="2723FD77" w:rsidR="00D3110D" w:rsidRPr="005D13B9" w:rsidRDefault="00000000" w:rsidP="005D13B9">
      <w:pPr>
        <w:spacing w:before="100" w:beforeAutospacing="1" w:after="24" w:line="360" w:lineRule="auto"/>
        <w:ind w:firstLine="709"/>
        <w:jc w:val="center"/>
        <w:rPr>
          <w:ins w:id="1334" w:author="mikle" w:date="2025-10-04T19:55:00Z" w16du:dateUtc="2025-10-05T02:55:00Z"/>
          <w:b/>
          <w:bCs/>
          <w:i/>
          <w:iCs/>
          <w:color w:val="000000" w:themeColor="text1"/>
          <w:sz w:val="28"/>
          <w:szCs w:val="28"/>
          <w:rPrChange w:id="1335" w:author="mikle" w:date="2025-10-09T20:00:00Z" w16du:dateUtc="2025-10-10T03:00:00Z">
            <w:rPr>
              <w:ins w:id="1336" w:author="mikle" w:date="2025-10-04T19:55:00Z" w16du:dateUtc="2025-10-05T02:55:00Z"/>
              <w:i/>
              <w:color w:val="000000" w:themeColor="text1"/>
              <w:sz w:val="28"/>
              <w:szCs w:val="28"/>
            </w:rPr>
          </w:rPrChange>
        </w:rPr>
        <w:pPrChange w:id="1337" w:author="mikle" w:date="2025-10-09T20:00:00Z" w16du:dateUtc="2025-10-10T03:00:00Z">
          <w:pPr>
            <w:spacing w:before="100" w:beforeAutospacing="1" w:after="24" w:line="360" w:lineRule="auto"/>
            <w:ind w:firstLine="709"/>
            <w:jc w:val="both"/>
          </w:pPr>
        </w:pPrChange>
      </w:pPr>
      <m:oMath>
        <m:sSub>
          <m:sSubPr>
            <m:ctrlPr>
              <w:ins w:id="1338" w:author="mikle" w:date="2025-10-04T20:22:00Z" w16du:dateUtc="2025-10-05T03:22:00Z">
                <w:rPr>
                  <w:rFonts w:ascii="Cambria Math" w:hAnsi="Cambria Math"/>
                  <w:color w:val="000000" w:themeColor="text1"/>
                  <w:sz w:val="28"/>
                  <w:szCs w:val="28"/>
                </w:rPr>
              </w:ins>
            </m:ctrlPr>
          </m:sSubPr>
          <m:e>
            <m:r>
              <w:ins w:id="1339" w:author="mikle" w:date="2025-10-04T20:22:00Z" w16du:dateUtc="2025-10-05T03:22:00Z">
                <w:rPr>
                  <w:rFonts w:ascii="Cambria Math" w:hAnsi="Cambria Math"/>
                  <w:color w:val="000000" w:themeColor="text1"/>
                  <w:sz w:val="28"/>
                  <w:szCs w:val="28"/>
                </w:rPr>
                <m:t>ψ</m:t>
              </w:ins>
            </m:r>
          </m:e>
          <m:sub>
            <m:r>
              <w:ins w:id="1340" w:author="mikle" w:date="2025-10-04T20:22:00Z" w16du:dateUtc="2025-10-05T03:22:00Z">
                <w:rPr>
                  <w:rFonts w:ascii="Cambria Math" w:hAnsi="Cambria Math"/>
                  <w:color w:val="000000" w:themeColor="text1"/>
                  <w:sz w:val="28"/>
                  <w:szCs w:val="28"/>
                </w:rPr>
                <m:t>e</m:t>
              </w:ins>
            </m:r>
          </m:sub>
        </m:sSub>
      </m:oMath>
      <w:ins w:id="1341" w:author="mikle" w:date="2025-10-04T20:22:00Z" w16du:dateUtc="2025-10-05T03:22:00Z">
        <w:r w:rsidR="00D3110D" w:rsidRPr="005D13B9">
          <w:rPr>
            <w:b/>
            <w:bCs/>
            <w:i/>
            <w:iCs/>
            <w:color w:val="000000" w:themeColor="text1"/>
            <w:sz w:val="28"/>
            <w:szCs w:val="28"/>
          </w:rPr>
          <w:t xml:space="preserve"> - </w:t>
        </w:r>
      </w:ins>
      <m:oMath>
        <m:r>
          <w:ins w:id="1342" w:author="mikle" w:date="2025-10-04T20:22:00Z" w16du:dateUtc="2025-10-05T03:22:00Z">
            <w:rPr>
              <w:rFonts w:ascii="Cambria Math" w:hAnsi="Cambria Math"/>
              <w:color w:val="000000" w:themeColor="text1"/>
              <w:sz w:val="28"/>
              <w:szCs w:val="28"/>
            </w:rPr>
            <m:t>величина ошибки по углу, градус</m:t>
          </w:ins>
        </m:r>
      </m:oMath>
    </w:p>
    <w:p w14:paraId="55226CA3" w14:textId="7ABE1871" w:rsidR="00976C39" w:rsidRPr="005D13B9" w:rsidRDefault="00976C39" w:rsidP="005D13B9">
      <w:pPr>
        <w:spacing w:before="100" w:beforeAutospacing="1" w:after="24" w:line="360" w:lineRule="auto"/>
        <w:ind w:firstLine="709"/>
        <w:jc w:val="center"/>
        <w:rPr>
          <w:b/>
          <w:bCs/>
          <w:i/>
          <w:iCs/>
          <w:color w:val="000000" w:themeColor="text1"/>
          <w:sz w:val="28"/>
          <w:szCs w:val="28"/>
        </w:rPr>
        <w:pPrChange w:id="1343" w:author="mikle" w:date="2025-10-09T20:00:00Z" w16du:dateUtc="2025-10-10T03:00:00Z">
          <w:pPr>
            <w:spacing w:before="100" w:beforeAutospacing="1" w:after="24" w:line="360" w:lineRule="auto"/>
            <w:ind w:firstLine="709"/>
            <w:jc w:val="both"/>
          </w:pPr>
        </w:pPrChange>
      </w:pPr>
      <w:ins w:id="1344" w:author="mikle" w:date="2025-10-04T19:55:00Z" w16du:dateUtc="2025-10-05T02:55:00Z">
        <w:r w:rsidRPr="005D13B9">
          <w:rPr>
            <w:b/>
            <w:bCs/>
            <w:i/>
            <w:iCs/>
            <w:color w:val="000000" w:themeColor="text1"/>
            <w:sz w:val="28"/>
            <w:szCs w:val="28"/>
          </w:rPr>
          <w:sym w:font="Symbol" w:char="F077"/>
        </w:r>
        <w:r w:rsidRPr="005D13B9">
          <w:rPr>
            <w:b/>
            <w:bCs/>
            <w:i/>
            <w:iCs/>
            <w:color w:val="000000" w:themeColor="text1"/>
            <w:sz w:val="28"/>
            <w:szCs w:val="28"/>
          </w:rPr>
          <w:t xml:space="preserve"> - величина угл</w:t>
        </w:r>
      </w:ins>
      <w:ins w:id="1345" w:author="mikle" w:date="2025-10-04T19:56:00Z" w16du:dateUtc="2025-10-05T02:56:00Z">
        <w:r w:rsidRPr="005D13B9">
          <w:rPr>
            <w:b/>
            <w:bCs/>
            <w:i/>
            <w:iCs/>
            <w:color w:val="000000" w:themeColor="text1"/>
            <w:sz w:val="28"/>
            <w:szCs w:val="28"/>
          </w:rPr>
          <w:t>овой скорости аппарата, рад/с</w:t>
        </w:r>
      </w:ins>
    </w:p>
    <w:p w14:paraId="57383CF8" w14:textId="4955CC19" w:rsidR="00C733EE" w:rsidRPr="005D13B9" w:rsidRDefault="00832D58" w:rsidP="005D13B9">
      <w:pPr>
        <w:spacing w:before="100" w:beforeAutospacing="1" w:after="24" w:line="360" w:lineRule="auto"/>
        <w:ind w:firstLine="709"/>
        <w:jc w:val="both"/>
        <w:rPr>
          <w:ins w:id="1346" w:author="mikle" w:date="2025-10-04T19:41:00Z" w16du:dateUtc="2025-10-05T02:41:00Z"/>
          <w:b/>
          <w:bCs/>
          <w:iCs/>
          <w:color w:val="000000" w:themeColor="text1"/>
          <w:sz w:val="28"/>
          <w:szCs w:val="28"/>
        </w:rPr>
      </w:pPr>
      <w:ins w:id="1347" w:author="mikle" w:date="2025-10-04T19:36:00Z" w16du:dateUtc="2025-10-05T02:36:00Z">
        <w:r w:rsidRPr="005D13B9">
          <w:rPr>
            <w:b/>
            <w:bCs/>
            <w:iCs/>
            <w:color w:val="000000" w:themeColor="text1"/>
            <w:sz w:val="28"/>
            <w:szCs w:val="28"/>
          </w:rPr>
          <w:lastRenderedPageBreak/>
          <w:t xml:space="preserve">Коэффициенты </w:t>
        </w:r>
      </w:ins>
      <w:del w:id="1348" w:author="mikle" w:date="2025-10-04T19:36:00Z" w16du:dateUtc="2025-10-05T02:36:00Z">
        <w:r w:rsidR="00C733EE" w:rsidRPr="005D13B9" w:rsidDel="00832D58">
          <w:rPr>
            <w:b/>
            <w:bCs/>
            <w:iCs/>
            <w:color w:val="000000" w:themeColor="text1"/>
            <w:sz w:val="28"/>
            <w:szCs w:val="28"/>
          </w:rPr>
          <w:delText xml:space="preserve">где </w:delText>
        </w:r>
      </w:del>
      <w:r w:rsidR="00C733EE" w:rsidRPr="005D13B9">
        <w:rPr>
          <w:b/>
          <w:bCs/>
          <w:iCs/>
          <w:color w:val="000000" w:themeColor="text1"/>
          <w:sz w:val="28"/>
          <w:szCs w:val="28"/>
        </w:rPr>
        <w:t>К</w:t>
      </w:r>
      <w:r w:rsidR="00C733EE" w:rsidRPr="005D13B9">
        <w:rPr>
          <w:b/>
          <w:bCs/>
          <w:iCs/>
          <w:color w:val="000000" w:themeColor="text1"/>
          <w:sz w:val="28"/>
          <w:szCs w:val="28"/>
          <w:vertAlign w:val="subscript"/>
        </w:rPr>
        <w:t xml:space="preserve">1 </w:t>
      </w:r>
      <w:r w:rsidR="00C733EE" w:rsidRPr="005D13B9">
        <w:rPr>
          <w:b/>
          <w:bCs/>
          <w:iCs/>
          <w:color w:val="000000" w:themeColor="text1"/>
          <w:sz w:val="28"/>
          <w:szCs w:val="28"/>
        </w:rPr>
        <w:t>и К</w:t>
      </w:r>
      <w:r w:rsidR="00C733EE" w:rsidRPr="005D13B9">
        <w:rPr>
          <w:b/>
          <w:bCs/>
          <w:iCs/>
          <w:color w:val="000000" w:themeColor="text1"/>
          <w:sz w:val="28"/>
          <w:szCs w:val="28"/>
          <w:vertAlign w:val="subscript"/>
        </w:rPr>
        <w:t>2</w:t>
      </w:r>
      <w:ins w:id="1349" w:author="mikle" w:date="2025-10-04T19:36:00Z" w16du:dateUtc="2025-10-05T02:36:00Z">
        <w:r w:rsidRPr="005D13B9">
          <w:rPr>
            <w:b/>
            <w:bCs/>
            <w:iCs/>
            <w:color w:val="000000" w:themeColor="text1"/>
            <w:sz w:val="28"/>
            <w:szCs w:val="28"/>
            <w:vertAlign w:val="subscript"/>
          </w:rPr>
          <w:t xml:space="preserve"> </w:t>
        </w:r>
        <w:r w:rsidRPr="005D13B9">
          <w:rPr>
            <w:b/>
            <w:bCs/>
            <w:iCs/>
            <w:color w:val="000000" w:themeColor="text1"/>
            <w:sz w:val="28"/>
            <w:szCs w:val="28"/>
          </w:rPr>
          <w:t>в уравнении (1.14)</w:t>
        </w:r>
      </w:ins>
      <w:r w:rsidR="00C733EE" w:rsidRPr="005D13B9">
        <w:rPr>
          <w:b/>
          <w:bCs/>
          <w:iCs/>
          <w:color w:val="000000" w:themeColor="text1"/>
          <w:sz w:val="28"/>
          <w:szCs w:val="28"/>
          <w:vertAlign w:val="subscript"/>
        </w:rPr>
        <w:t xml:space="preserve"> </w:t>
      </w:r>
      <w:r w:rsidR="00C733EE" w:rsidRPr="005D13B9">
        <w:rPr>
          <w:b/>
          <w:bCs/>
          <w:iCs/>
          <w:color w:val="000000" w:themeColor="text1"/>
          <w:sz w:val="28"/>
          <w:szCs w:val="28"/>
        </w:rPr>
        <w:t xml:space="preserve">– коэффициенты </w:t>
      </w:r>
      <w:r w:rsidR="00815291" w:rsidRPr="005D13B9">
        <w:rPr>
          <w:b/>
          <w:bCs/>
          <w:iCs/>
          <w:color w:val="000000" w:themeColor="text1"/>
          <w:sz w:val="28"/>
          <w:szCs w:val="28"/>
        </w:rPr>
        <w:t>PD</w:t>
      </w:r>
      <w:r w:rsidR="00C733EE" w:rsidRPr="005D13B9">
        <w:rPr>
          <w:b/>
          <w:bCs/>
          <w:iCs/>
          <w:color w:val="000000" w:themeColor="text1"/>
          <w:sz w:val="28"/>
          <w:szCs w:val="28"/>
        </w:rPr>
        <w:t xml:space="preserve"> регулятора.</w:t>
      </w:r>
      <w:del w:id="1350" w:author="mikle" w:date="2025-10-04T19:36:00Z" w16du:dateUtc="2025-10-05T02:36:00Z">
        <w:r w:rsidR="00C733EE" w:rsidRPr="005D13B9" w:rsidDel="00832D58">
          <w:rPr>
            <w:b/>
            <w:bCs/>
            <w:iCs/>
            <w:color w:val="000000" w:themeColor="text1"/>
            <w:sz w:val="28"/>
            <w:szCs w:val="28"/>
          </w:rPr>
          <w:delText xml:space="preserve"> </w:delText>
        </w:r>
      </w:del>
      <w:ins w:id="1351" w:author="mikle" w:date="2025-10-04T19:36:00Z" w16du:dateUtc="2025-10-05T02:36:00Z">
        <w:r w:rsidRPr="005D13B9">
          <w:rPr>
            <w:b/>
            <w:bCs/>
            <w:iCs/>
            <w:color w:val="000000" w:themeColor="text1"/>
            <w:sz w:val="28"/>
            <w:szCs w:val="28"/>
          </w:rPr>
          <w:t xml:space="preserve"> </w:t>
        </w:r>
      </w:ins>
      <w:del w:id="1352" w:author="mikle" w:date="2025-10-04T19:36:00Z" w16du:dateUtc="2025-10-05T02:36:00Z">
        <w:r w:rsidR="00C733EE" w:rsidRPr="005D13B9" w:rsidDel="00832D58">
          <w:rPr>
            <w:b/>
            <w:bCs/>
            <w:iCs/>
            <w:color w:val="000000" w:themeColor="text1"/>
            <w:sz w:val="28"/>
            <w:szCs w:val="28"/>
          </w:rPr>
          <w:delText>Опираясь на данное уравнение, можно сделать вывод, что для обеспечения необходимых характеристик переходного процесса контура курса необходимо синтезировать соответствующие коэффициенты К</w:delText>
        </w:r>
        <w:r w:rsidR="00C733EE" w:rsidRPr="005D13B9" w:rsidDel="00832D58">
          <w:rPr>
            <w:b/>
            <w:bCs/>
            <w:iCs/>
            <w:color w:val="000000" w:themeColor="text1"/>
            <w:sz w:val="28"/>
            <w:szCs w:val="28"/>
            <w:vertAlign w:val="subscript"/>
          </w:rPr>
          <w:delText xml:space="preserve">1 </w:delText>
        </w:r>
        <w:r w:rsidR="00C733EE" w:rsidRPr="005D13B9" w:rsidDel="00832D58">
          <w:rPr>
            <w:b/>
            <w:bCs/>
            <w:iCs/>
            <w:color w:val="000000" w:themeColor="text1"/>
            <w:sz w:val="28"/>
            <w:szCs w:val="28"/>
          </w:rPr>
          <w:delText>и К</w:delText>
        </w:r>
      </w:del>
      <w:ins w:id="1353" w:author="mikle" w:date="2025-10-04T19:40:00Z" w16du:dateUtc="2025-10-05T02:40:00Z">
        <w:r w:rsidRPr="005D13B9">
          <w:rPr>
            <w:b/>
            <w:bCs/>
            <w:iCs/>
            <w:color w:val="000000" w:themeColor="text1"/>
            <w:sz w:val="28"/>
            <w:szCs w:val="28"/>
          </w:rPr>
          <w:t xml:space="preserve"> Для их расчета запишем передаточную функцию </w:t>
        </w:r>
      </w:ins>
      <w:ins w:id="1354" w:author="mikle" w:date="2025-10-04T19:41:00Z" w16du:dateUtc="2025-10-05T02:41:00Z">
        <w:r w:rsidRPr="005D13B9">
          <w:rPr>
            <w:b/>
            <w:bCs/>
            <w:iCs/>
            <w:color w:val="000000" w:themeColor="text1"/>
            <w:sz w:val="28"/>
            <w:szCs w:val="28"/>
          </w:rPr>
          <w:t xml:space="preserve">контура скорости </w:t>
        </w:r>
        <w:r w:rsidRPr="005D13B9">
          <w:rPr>
            <w:b/>
            <w:bCs/>
            <w:iCs/>
            <w:color w:val="000000" w:themeColor="text1"/>
            <w:sz w:val="28"/>
            <w:szCs w:val="28"/>
            <w:lang w:val="en-US"/>
          </w:rPr>
          <w:t>W</w:t>
        </w:r>
        <w:r w:rsidRPr="005D13B9">
          <w:rPr>
            <w:b/>
            <w:bCs/>
            <w:iCs/>
            <w:color w:val="000000" w:themeColor="text1"/>
            <w:sz w:val="28"/>
            <w:szCs w:val="28"/>
            <w:vertAlign w:val="subscript"/>
            <w:lang w:val="en-US"/>
          </w:rPr>
          <w:t>c</w:t>
        </w:r>
        <w:r w:rsidRPr="005D13B9">
          <w:rPr>
            <w:b/>
            <w:bCs/>
            <w:iCs/>
            <w:color w:val="000000" w:themeColor="text1"/>
            <w:sz w:val="28"/>
            <w:szCs w:val="28"/>
          </w:rPr>
          <w:t>(</w:t>
        </w:r>
        <w:r w:rsidRPr="005D13B9">
          <w:rPr>
            <w:b/>
            <w:bCs/>
            <w:iCs/>
            <w:color w:val="000000" w:themeColor="text1"/>
            <w:sz w:val="28"/>
            <w:szCs w:val="28"/>
            <w:lang w:val="en-US"/>
          </w:rPr>
          <w:t>p</w:t>
        </w:r>
        <w:r w:rsidRPr="005D13B9">
          <w:rPr>
            <w:b/>
            <w:bCs/>
            <w:iCs/>
            <w:color w:val="000000" w:themeColor="text1"/>
            <w:sz w:val="28"/>
            <w:szCs w:val="28"/>
            <w:rPrChange w:id="1355" w:author="mikle" w:date="2025-10-09T20:00:00Z" w16du:dateUtc="2025-10-10T03:00:00Z">
              <w:rPr>
                <w:b/>
                <w:bCs/>
                <w:iCs/>
                <w:color w:val="000000" w:themeColor="text1"/>
                <w:sz w:val="28"/>
                <w:szCs w:val="28"/>
                <w:lang w:val="en-US"/>
              </w:rPr>
            </w:rPrChange>
          </w:rPr>
          <w:t>)</w:t>
        </w:r>
      </w:ins>
      <w:ins w:id="1356" w:author="mikle" w:date="2025-10-04T20:27:00Z" w16du:dateUtc="2025-10-05T03:27:00Z">
        <w:r w:rsidR="00D3110D" w:rsidRPr="005D13B9">
          <w:rPr>
            <w:b/>
            <w:bCs/>
            <w:iCs/>
            <w:color w:val="000000" w:themeColor="text1"/>
            <w:sz w:val="28"/>
            <w:szCs w:val="28"/>
          </w:rPr>
          <w:t xml:space="preserve"> с применением формул </w:t>
        </w:r>
      </w:ins>
      <w:ins w:id="1357" w:author="mikle" w:date="2025-10-04T20:28:00Z" w16du:dateUtc="2025-10-05T03:28:00Z">
        <w:r w:rsidR="00D3110D" w:rsidRPr="005D13B9">
          <w:rPr>
            <w:b/>
            <w:bCs/>
            <w:iCs/>
            <w:color w:val="000000" w:themeColor="text1"/>
            <w:sz w:val="28"/>
            <w:szCs w:val="28"/>
          </w:rPr>
          <w:t>(1.13) и (1.7)</w:t>
        </w:r>
      </w:ins>
      <w:ins w:id="1358" w:author="mikle" w:date="2025-10-04T19:41:00Z" w16du:dateUtc="2025-10-05T02:41:00Z">
        <w:r w:rsidRPr="005D13B9">
          <w:rPr>
            <w:b/>
            <w:bCs/>
            <w:iCs/>
            <w:color w:val="000000" w:themeColor="text1"/>
            <w:sz w:val="28"/>
            <w:szCs w:val="28"/>
          </w:rPr>
          <w:t>:</w:t>
        </w:r>
      </w:ins>
      <w:del w:id="1359" w:author="mikle" w:date="2025-10-04T19:36:00Z" w16du:dateUtc="2025-10-05T02:36:00Z">
        <w:r w:rsidR="00C733EE" w:rsidRPr="005D13B9" w:rsidDel="00832D58">
          <w:rPr>
            <w:b/>
            <w:bCs/>
            <w:iCs/>
            <w:color w:val="000000" w:themeColor="text1"/>
            <w:sz w:val="28"/>
            <w:szCs w:val="28"/>
            <w:vertAlign w:val="subscript"/>
          </w:rPr>
          <w:delText>2</w:delText>
        </w:r>
      </w:del>
      <w:del w:id="1360" w:author="mikle" w:date="2025-10-04T19:40:00Z" w16du:dateUtc="2025-10-05T02:40:00Z">
        <w:r w:rsidR="00C733EE" w:rsidRPr="005D13B9" w:rsidDel="00832D58">
          <w:rPr>
            <w:b/>
            <w:bCs/>
            <w:iCs/>
            <w:color w:val="000000" w:themeColor="text1"/>
            <w:sz w:val="28"/>
            <w:szCs w:val="28"/>
          </w:rPr>
          <w:delText>.</w:delText>
        </w:r>
      </w:del>
    </w:p>
    <w:p w14:paraId="6D08296E" w14:textId="150007D4" w:rsidR="00832D58" w:rsidRPr="005D13B9" w:rsidRDefault="00832D58" w:rsidP="005D13B9">
      <w:pPr>
        <w:spacing w:before="100" w:beforeAutospacing="1" w:after="24" w:line="360" w:lineRule="auto"/>
        <w:ind w:firstLine="709"/>
        <w:jc w:val="both"/>
        <w:rPr>
          <w:ins w:id="1361" w:author="mikle" w:date="2025-10-04T20:03:00Z" w16du:dateUtc="2025-10-05T03:03:00Z"/>
          <w:b/>
          <w:bCs/>
          <w:i/>
          <w:iCs/>
          <w:color w:val="000000" w:themeColor="text1"/>
          <w:sz w:val="28"/>
          <w:szCs w:val="28"/>
        </w:rPr>
      </w:pPr>
      <m:oMathPara>
        <m:oMath>
          <m:r>
            <w:ins w:id="1362" w:author="mikle" w:date="2025-10-04T19:41:00Z" w16du:dateUtc="2025-10-05T02:41:00Z">
              <m:rPr>
                <m:sty m:val="b"/>
              </m:rPr>
              <w:rPr>
                <w:rFonts w:ascii="Cambria Math" w:hAnsi="Cambria Math"/>
                <w:color w:val="000000" w:themeColor="text1"/>
                <w:sz w:val="28"/>
                <w:szCs w:val="28"/>
                <w:lang w:val="en-US"/>
              </w:rPr>
              <m:t>W</m:t>
            </w:ins>
          </m:r>
          <m:r>
            <w:ins w:id="1363" w:author="mikle" w:date="2025-10-04T19:41:00Z" w16du:dateUtc="2025-10-05T02:41:00Z">
              <m:rPr>
                <m:sty m:val="b"/>
              </m:rPr>
              <w:rPr>
                <w:rFonts w:ascii="Cambria Math" w:hAnsi="Cambria Math"/>
                <w:color w:val="000000" w:themeColor="text1"/>
                <w:sz w:val="28"/>
                <w:szCs w:val="28"/>
                <w:vertAlign w:val="subscript"/>
                <w:lang w:val="en-US"/>
              </w:rPr>
              <m:t>c</m:t>
            </w:ins>
          </m:r>
          <m:d>
            <m:dPr>
              <m:ctrlPr>
                <w:ins w:id="1364" w:author="mikle" w:date="2025-10-04T19:41:00Z" w16du:dateUtc="2025-10-05T02:41:00Z">
                  <w:rPr>
                    <w:rFonts w:ascii="Cambria Math" w:hAnsi="Cambria Math"/>
                    <w:b/>
                    <w:bCs/>
                    <w:iCs/>
                    <w:color w:val="000000" w:themeColor="text1"/>
                    <w:sz w:val="28"/>
                    <w:szCs w:val="28"/>
                  </w:rPr>
                </w:ins>
              </m:ctrlPr>
            </m:dPr>
            <m:e>
              <m:r>
                <w:ins w:id="1365" w:author="mikle" w:date="2025-10-04T19:41:00Z" w16du:dateUtc="2025-10-05T02:41:00Z">
                  <m:rPr>
                    <m:sty m:val="b"/>
                  </m:rPr>
                  <w:rPr>
                    <w:rFonts w:ascii="Cambria Math" w:hAnsi="Cambria Math"/>
                    <w:color w:val="000000" w:themeColor="text1"/>
                    <w:sz w:val="28"/>
                    <w:szCs w:val="28"/>
                    <w:lang w:val="en-US"/>
                  </w:rPr>
                  <m:t>p</m:t>
                </w:ins>
              </m:r>
            </m:e>
          </m:d>
          <m:r>
            <w:ins w:id="1366" w:author="mikle" w:date="2025-10-04T19:41:00Z" w16du:dateUtc="2025-10-05T02:41:00Z">
              <m:rPr>
                <m:sty m:val="b"/>
              </m:rPr>
              <w:rPr>
                <w:rFonts w:ascii="Cambria Math" w:hAnsi="Cambria Math"/>
                <w:color w:val="000000" w:themeColor="text1"/>
                <w:sz w:val="28"/>
                <w:szCs w:val="28"/>
              </w:rPr>
              <m:t>=</m:t>
            </w:ins>
          </m:r>
          <m:r>
            <w:ins w:id="1367" w:author="mikle" w:date="2025-10-04T19:57:00Z" w16du:dateUtc="2025-10-05T02:57:00Z">
              <m:rPr>
                <m:sty m:val="b"/>
              </m:rPr>
              <w:rPr>
                <w:rFonts w:ascii="Cambria Math" w:hAnsi="Cambria Math"/>
                <w:color w:val="000000" w:themeColor="text1"/>
                <w:sz w:val="28"/>
                <w:szCs w:val="28"/>
              </w:rPr>
              <m:t xml:space="preserve"> </m:t>
            </w:ins>
          </m:r>
          <m:f>
            <m:fPr>
              <m:ctrlPr>
                <w:ins w:id="1368" w:author="mikle" w:date="2025-10-04T19:57:00Z" w16du:dateUtc="2025-10-05T02:57:00Z">
                  <w:rPr>
                    <w:rFonts w:ascii="Cambria Math" w:hAnsi="Cambria Math"/>
                    <w:b/>
                    <w:bCs/>
                    <w:iCs/>
                    <w:color w:val="000000" w:themeColor="text1"/>
                    <w:sz w:val="28"/>
                    <w:szCs w:val="28"/>
                  </w:rPr>
                </w:ins>
              </m:ctrlPr>
            </m:fPr>
            <m:num>
              <m:sSub>
                <m:sSubPr>
                  <m:ctrlPr>
                    <w:ins w:id="1369" w:author="mikle" w:date="2025-10-04T19:57:00Z" w16du:dateUtc="2025-10-05T02:57:00Z">
                      <w:rPr>
                        <w:rFonts w:ascii="Cambria Math" w:hAnsi="Cambria Math"/>
                        <w:b/>
                        <w:bCs/>
                        <w:i/>
                        <w:iCs/>
                        <w:color w:val="000000" w:themeColor="text1"/>
                        <w:sz w:val="28"/>
                        <w:szCs w:val="28"/>
                      </w:rPr>
                    </w:ins>
                  </m:ctrlPr>
                </m:sSubPr>
                <m:e>
                  <m:r>
                    <w:ins w:id="1370" w:author="mikle" w:date="2025-10-04T19:57:00Z" w16du:dateUtc="2025-10-05T02:57:00Z">
                      <m:rPr>
                        <m:sty m:val="bi"/>
                      </m:rPr>
                      <w:rPr>
                        <w:rFonts w:ascii="Cambria Math" w:hAnsi="Cambria Math"/>
                        <w:color w:val="000000" w:themeColor="text1"/>
                        <w:sz w:val="28"/>
                        <w:szCs w:val="28"/>
                        <w:lang w:val="en-US"/>
                      </w:rPr>
                      <m:t>W</m:t>
                    </w:ins>
                  </m:r>
                </m:e>
                <m:sub>
                  <m:r>
                    <w:ins w:id="1371" w:author="mikle" w:date="2025-10-04T19:57:00Z" w16du:dateUtc="2025-10-05T02:57:00Z">
                      <m:rPr>
                        <m:sty m:val="bi"/>
                      </m:rPr>
                      <w:rPr>
                        <w:rFonts w:ascii="Cambria Math" w:hAnsi="Cambria Math"/>
                        <w:color w:val="000000" w:themeColor="text1"/>
                        <w:sz w:val="28"/>
                        <w:szCs w:val="28"/>
                      </w:rPr>
                      <m:t>d</m:t>
                    </w:ins>
                  </m:r>
                  <m:r>
                    <w:ins w:id="1372" w:author="mikle" w:date="2025-10-04T19:57:00Z" w16du:dateUtc="2025-10-05T02:57:00Z">
                      <m:rPr>
                        <m:sty m:val="bi"/>
                      </m:rPr>
                      <w:rPr>
                        <w:rFonts w:ascii="Cambria Math" w:hAnsi="Cambria Math"/>
                        <w:color w:val="000000" w:themeColor="text1"/>
                        <w:sz w:val="28"/>
                        <w:szCs w:val="28"/>
                        <w:lang w:val="en-US"/>
                      </w:rPr>
                      <m:t>v</m:t>
                    </w:ins>
                  </m:r>
                </m:sub>
              </m:sSub>
              <m:r>
                <w:ins w:id="1373" w:author="mikle" w:date="2025-10-04T19:57:00Z" w16du:dateUtc="2025-10-05T02:57:00Z">
                  <m:rPr>
                    <m:sty m:val="bi"/>
                  </m:rPr>
                  <w:rPr>
                    <w:rFonts w:ascii="Cambria Math" w:hAnsi="Cambria Math"/>
                    <w:color w:val="000000" w:themeColor="text1"/>
                    <w:sz w:val="28"/>
                    <w:szCs w:val="28"/>
                    <w:lang w:val="en-US"/>
                  </w:rPr>
                  <m:t xml:space="preserve">* </m:t>
                </w:ins>
              </m:r>
              <m:sSub>
                <m:sSubPr>
                  <m:ctrlPr>
                    <w:ins w:id="1374" w:author="mikle" w:date="2025-10-04T19:57:00Z" w16du:dateUtc="2025-10-05T02:57:00Z">
                      <w:rPr>
                        <w:rFonts w:ascii="Cambria Math" w:hAnsi="Cambria Math"/>
                        <w:b/>
                        <w:bCs/>
                        <w:i/>
                        <w:iCs/>
                        <w:color w:val="000000" w:themeColor="text1"/>
                        <w:sz w:val="28"/>
                        <w:szCs w:val="28"/>
                      </w:rPr>
                    </w:ins>
                  </m:ctrlPr>
                </m:sSubPr>
                <m:e>
                  <m:r>
                    <w:ins w:id="1375" w:author="mikle" w:date="2025-10-04T19:57:00Z" w16du:dateUtc="2025-10-05T02:57:00Z">
                      <m:rPr>
                        <m:sty m:val="bi"/>
                      </m:rPr>
                      <w:rPr>
                        <w:rFonts w:ascii="Cambria Math" w:hAnsi="Cambria Math"/>
                        <w:color w:val="000000" w:themeColor="text1"/>
                        <w:sz w:val="28"/>
                        <w:szCs w:val="28"/>
                        <w:lang w:val="en-US"/>
                      </w:rPr>
                      <m:t>W</m:t>
                    </w:ins>
                  </m:r>
                </m:e>
                <m:sub>
                  <m:r>
                    <w:ins w:id="1376" w:author="mikle" w:date="2025-10-04T19:58:00Z" w16du:dateUtc="2025-10-05T02:58:00Z">
                      <m:rPr>
                        <m:sty m:val="bi"/>
                      </m:rPr>
                      <w:rPr>
                        <w:rFonts w:ascii="Cambria Math" w:hAnsi="Cambria Math"/>
                        <w:color w:val="000000" w:themeColor="text1"/>
                        <w:sz w:val="28"/>
                        <w:szCs w:val="28"/>
                      </w:rPr>
                      <m:t>ПА</m:t>
                    </w:ins>
                  </m:r>
                </m:sub>
              </m:sSub>
            </m:num>
            <m:den>
              <m:r>
                <w:ins w:id="1377" w:author="mikle" w:date="2025-10-04T19:57:00Z" w16du:dateUtc="2025-10-05T02:57:00Z">
                  <m:rPr>
                    <m:sty m:val="bi"/>
                  </m:rPr>
                  <w:rPr>
                    <w:rFonts w:ascii="Cambria Math" w:hAnsi="Cambria Math"/>
                    <w:color w:val="000000" w:themeColor="text1"/>
                    <w:sz w:val="28"/>
                    <w:szCs w:val="28"/>
                  </w:rPr>
                  <m:t>1</m:t>
                </w:ins>
              </m:r>
              <m:r>
                <w:ins w:id="1378" w:author="mikle" w:date="2025-10-04T19:57:00Z" w16du:dateUtc="2025-10-05T02:57:00Z">
                  <m:rPr>
                    <m:sty m:val="bi"/>
                  </m:rPr>
                  <w:rPr>
                    <w:rFonts w:ascii="Cambria Math" w:hAnsi="Cambria Math"/>
                    <w:color w:val="000000" w:themeColor="text1"/>
                    <w:sz w:val="28"/>
                    <w:szCs w:val="28"/>
                    <w:lang w:val="en-US"/>
                  </w:rPr>
                  <m:t xml:space="preserve">+ </m:t>
                </w:ins>
              </m:r>
              <m:sSub>
                <m:sSubPr>
                  <m:ctrlPr>
                    <w:ins w:id="1379" w:author="mikle" w:date="2025-10-04T19:57:00Z" w16du:dateUtc="2025-10-05T02:57:00Z">
                      <w:rPr>
                        <w:rFonts w:ascii="Cambria Math" w:hAnsi="Cambria Math"/>
                        <w:b/>
                        <w:bCs/>
                        <w:i/>
                        <w:iCs/>
                        <w:color w:val="000000" w:themeColor="text1"/>
                        <w:sz w:val="28"/>
                        <w:szCs w:val="28"/>
                      </w:rPr>
                    </w:ins>
                  </m:ctrlPr>
                </m:sSubPr>
                <m:e>
                  <m:r>
                    <w:ins w:id="1380" w:author="mikle" w:date="2025-10-04T19:58:00Z" w16du:dateUtc="2025-10-05T02:58:00Z">
                      <m:rPr>
                        <m:sty m:val="bi"/>
                      </m:rPr>
                      <w:rPr>
                        <w:rFonts w:ascii="Cambria Math" w:hAnsi="Cambria Math"/>
                        <w:color w:val="000000" w:themeColor="text1"/>
                        <w:sz w:val="28"/>
                        <w:szCs w:val="28"/>
                        <w:lang w:val="en-US"/>
                      </w:rPr>
                      <m:t>K</m:t>
                    </w:ins>
                  </m:r>
                </m:e>
                <m:sub>
                  <m:r>
                    <w:ins w:id="1381" w:author="mikle" w:date="2025-10-04T19:58:00Z" w16du:dateUtc="2025-10-05T02:58:00Z">
                      <m:rPr>
                        <m:sty m:val="bi"/>
                      </m:rPr>
                      <w:rPr>
                        <w:rFonts w:ascii="Cambria Math" w:hAnsi="Cambria Math"/>
                        <w:color w:val="000000" w:themeColor="text1"/>
                        <w:sz w:val="28"/>
                        <w:szCs w:val="28"/>
                      </w:rPr>
                      <m:t>2</m:t>
                    </w:ins>
                  </m:r>
                </m:sub>
              </m:sSub>
              <m:r>
                <w:ins w:id="1382" w:author="mikle" w:date="2025-10-04T19:58:00Z" w16du:dateUtc="2025-10-05T02:58:00Z">
                  <m:rPr>
                    <m:sty m:val="bi"/>
                  </m:rPr>
                  <w:rPr>
                    <w:rFonts w:ascii="Cambria Math" w:hAnsi="Cambria Math"/>
                    <w:color w:val="000000" w:themeColor="text1"/>
                    <w:sz w:val="28"/>
                    <w:szCs w:val="28"/>
                  </w:rPr>
                  <m:t>*</m:t>
                </w:ins>
              </m:r>
              <m:sSub>
                <m:sSubPr>
                  <m:ctrlPr>
                    <w:ins w:id="1383" w:author="mikle" w:date="2025-10-04T19:58:00Z" w16du:dateUtc="2025-10-05T02:58:00Z">
                      <w:rPr>
                        <w:rFonts w:ascii="Cambria Math" w:hAnsi="Cambria Math"/>
                        <w:b/>
                        <w:bCs/>
                        <w:i/>
                        <w:iCs/>
                        <w:color w:val="000000" w:themeColor="text1"/>
                        <w:sz w:val="28"/>
                        <w:szCs w:val="28"/>
                      </w:rPr>
                    </w:ins>
                  </m:ctrlPr>
                </m:sSubPr>
                <m:e>
                  <m:r>
                    <w:ins w:id="1384" w:author="mikle" w:date="2025-10-04T19:58:00Z" w16du:dateUtc="2025-10-05T02:58:00Z">
                      <m:rPr>
                        <m:sty m:val="bi"/>
                      </m:rPr>
                      <w:rPr>
                        <w:rFonts w:ascii="Cambria Math" w:hAnsi="Cambria Math"/>
                        <w:color w:val="000000" w:themeColor="text1"/>
                        <w:sz w:val="28"/>
                        <w:szCs w:val="28"/>
                        <w:lang w:val="en-US"/>
                      </w:rPr>
                      <m:t>W</m:t>
                    </w:ins>
                  </m:r>
                </m:e>
                <m:sub>
                  <m:r>
                    <w:ins w:id="1385" w:author="mikle" w:date="2025-10-04T19:58:00Z" w16du:dateUtc="2025-10-05T02:58:00Z">
                      <m:rPr>
                        <m:sty m:val="bi"/>
                      </m:rPr>
                      <w:rPr>
                        <w:rFonts w:ascii="Cambria Math" w:hAnsi="Cambria Math"/>
                        <w:color w:val="000000" w:themeColor="text1"/>
                        <w:sz w:val="28"/>
                        <w:szCs w:val="28"/>
                      </w:rPr>
                      <m:t>d</m:t>
                    </w:ins>
                  </m:r>
                  <m:r>
                    <w:ins w:id="1386" w:author="mikle" w:date="2025-10-04T19:58:00Z" w16du:dateUtc="2025-10-05T02:58:00Z">
                      <m:rPr>
                        <m:sty m:val="bi"/>
                      </m:rPr>
                      <w:rPr>
                        <w:rFonts w:ascii="Cambria Math" w:hAnsi="Cambria Math"/>
                        <w:color w:val="000000" w:themeColor="text1"/>
                        <w:sz w:val="28"/>
                        <w:szCs w:val="28"/>
                        <w:lang w:val="en-US"/>
                      </w:rPr>
                      <m:t>v</m:t>
                    </w:ins>
                  </m:r>
                </m:sub>
              </m:sSub>
              <m:r>
                <w:ins w:id="1387" w:author="mikle" w:date="2025-10-04T19:58:00Z" w16du:dateUtc="2025-10-05T02:58:00Z">
                  <m:rPr>
                    <m:sty m:val="bi"/>
                  </m:rPr>
                  <w:rPr>
                    <w:rFonts w:ascii="Cambria Math" w:hAnsi="Cambria Math"/>
                    <w:color w:val="000000" w:themeColor="text1"/>
                    <w:sz w:val="28"/>
                    <w:szCs w:val="28"/>
                  </w:rPr>
                  <m:t>*</m:t>
                </w:ins>
              </m:r>
              <m:sSub>
                <m:sSubPr>
                  <m:ctrlPr>
                    <w:ins w:id="1388" w:author="mikle" w:date="2025-10-04T19:58:00Z" w16du:dateUtc="2025-10-05T02:58:00Z">
                      <w:rPr>
                        <w:rFonts w:ascii="Cambria Math" w:hAnsi="Cambria Math"/>
                        <w:b/>
                        <w:bCs/>
                        <w:i/>
                        <w:iCs/>
                        <w:color w:val="000000" w:themeColor="text1"/>
                        <w:sz w:val="28"/>
                        <w:szCs w:val="28"/>
                      </w:rPr>
                    </w:ins>
                  </m:ctrlPr>
                </m:sSubPr>
                <m:e>
                  <m:r>
                    <w:ins w:id="1389" w:author="mikle" w:date="2025-10-04T19:58:00Z" w16du:dateUtc="2025-10-05T02:58:00Z">
                      <m:rPr>
                        <m:sty m:val="bi"/>
                      </m:rPr>
                      <w:rPr>
                        <w:rFonts w:ascii="Cambria Math" w:hAnsi="Cambria Math"/>
                        <w:color w:val="000000" w:themeColor="text1"/>
                        <w:sz w:val="28"/>
                        <w:szCs w:val="28"/>
                        <w:lang w:val="en-US"/>
                      </w:rPr>
                      <m:t>W</m:t>
                    </w:ins>
                  </m:r>
                </m:e>
                <m:sub>
                  <m:r>
                    <w:ins w:id="1390" w:author="mikle" w:date="2025-10-04T19:58:00Z" w16du:dateUtc="2025-10-05T02:58:00Z">
                      <m:rPr>
                        <m:sty m:val="bi"/>
                      </m:rPr>
                      <w:rPr>
                        <w:rFonts w:ascii="Cambria Math" w:hAnsi="Cambria Math"/>
                        <w:color w:val="000000" w:themeColor="text1"/>
                        <w:sz w:val="28"/>
                        <w:szCs w:val="28"/>
                      </w:rPr>
                      <m:t>ПА</m:t>
                    </w:ins>
                  </m:r>
                </m:sub>
              </m:sSub>
            </m:den>
          </m:f>
          <m:r>
            <w:ins w:id="1391" w:author="mikle" w:date="2025-10-04T20:29:00Z" w16du:dateUtc="2025-10-05T03:29:00Z">
              <m:rPr>
                <m:sty m:val="bi"/>
              </m:rPr>
              <w:rPr>
                <w:rFonts w:ascii="Cambria Math" w:hAnsi="Cambria Math"/>
                <w:color w:val="000000" w:themeColor="text1"/>
                <w:sz w:val="28"/>
                <w:szCs w:val="28"/>
              </w:rPr>
              <m:t xml:space="preserve"> (1.15)</m:t>
            </w:ins>
          </m:r>
        </m:oMath>
      </m:oMathPara>
    </w:p>
    <w:p w14:paraId="1173D796" w14:textId="77777777" w:rsidR="004028A5" w:rsidRPr="005D13B9" w:rsidRDefault="004028A5" w:rsidP="005D13B9">
      <w:pPr>
        <w:spacing w:before="100" w:beforeAutospacing="1" w:after="24" w:line="360" w:lineRule="auto"/>
        <w:ind w:firstLine="709"/>
        <w:jc w:val="both"/>
        <w:rPr>
          <w:ins w:id="1392" w:author="mikle" w:date="2025-10-04T19:58:00Z" w16du:dateUtc="2025-10-05T02:58:00Z"/>
          <w:b/>
          <w:bCs/>
          <w:i/>
          <w:iCs/>
          <w:color w:val="000000" w:themeColor="text1"/>
          <w:sz w:val="28"/>
          <w:szCs w:val="28"/>
          <w:lang w:val="en-US"/>
        </w:rPr>
      </w:pPr>
    </w:p>
    <w:p w14:paraId="2EE2B3F6" w14:textId="5ADB25A6" w:rsidR="00D3110D" w:rsidRPr="005D13B9" w:rsidRDefault="004028A5" w:rsidP="005D13B9">
      <w:pPr>
        <w:spacing w:before="100" w:beforeAutospacing="1" w:after="24" w:line="360" w:lineRule="auto"/>
        <w:ind w:firstLine="709"/>
        <w:jc w:val="both"/>
        <w:rPr>
          <w:ins w:id="1393" w:author="mikle" w:date="2025-10-04T20:20:00Z" w16du:dateUtc="2025-10-05T03:20:00Z"/>
          <w:b/>
          <w:bCs/>
          <w:i/>
          <w:iCs/>
          <w:color w:val="000000" w:themeColor="text1"/>
          <w:sz w:val="28"/>
          <w:szCs w:val="28"/>
        </w:rPr>
      </w:pPr>
      <w:ins w:id="1394" w:author="mikle" w:date="2025-10-04T19:58:00Z" w16du:dateUtc="2025-10-05T02:58:00Z">
        <w:r w:rsidRPr="005D13B9">
          <w:rPr>
            <w:b/>
            <w:bCs/>
            <w:i/>
            <w:iCs/>
            <w:color w:val="000000" w:themeColor="text1"/>
            <w:sz w:val="28"/>
            <w:szCs w:val="28"/>
          </w:rPr>
          <w:t>Где</w:t>
        </w:r>
      </w:ins>
      <w:ins w:id="1395" w:author="mikle" w:date="2025-10-04T20:20:00Z" w16du:dateUtc="2025-10-05T03:20:00Z">
        <w:r w:rsidR="00D3110D" w:rsidRPr="005D13B9">
          <w:rPr>
            <w:b/>
            <w:bCs/>
            <w:i/>
            <w:iCs/>
            <w:color w:val="000000" w:themeColor="text1"/>
            <w:sz w:val="28"/>
            <w:szCs w:val="28"/>
          </w:rPr>
          <w:t>:</w:t>
        </w:r>
      </w:ins>
      <w:ins w:id="1396" w:author="mikle" w:date="2025-10-04T19:58:00Z" w16du:dateUtc="2025-10-05T02:58:00Z">
        <w:r w:rsidRPr="005D13B9">
          <w:rPr>
            <w:b/>
            <w:bCs/>
            <w:i/>
            <w:iCs/>
            <w:color w:val="000000" w:themeColor="text1"/>
            <w:sz w:val="28"/>
            <w:szCs w:val="28"/>
          </w:rPr>
          <w:t xml:space="preserve"> </w:t>
        </w:r>
      </w:ins>
    </w:p>
    <w:p w14:paraId="2812E1EA" w14:textId="760EBFD8" w:rsidR="004028A5" w:rsidRPr="005D13B9" w:rsidRDefault="00000000" w:rsidP="005D13B9">
      <w:pPr>
        <w:spacing w:before="100" w:beforeAutospacing="1" w:after="24" w:line="360" w:lineRule="auto"/>
        <w:ind w:firstLine="709"/>
        <w:jc w:val="both"/>
        <w:rPr>
          <w:ins w:id="1397" w:author="mikle" w:date="2025-10-04T20:00:00Z" w16du:dateUtc="2025-10-05T03:00:00Z"/>
          <w:b/>
          <w:bCs/>
          <w:i/>
          <w:iCs/>
          <w:color w:val="000000" w:themeColor="text1"/>
          <w:sz w:val="28"/>
          <w:szCs w:val="28"/>
        </w:rPr>
      </w:pPr>
      <m:oMathPara>
        <m:oMath>
          <m:sSub>
            <m:sSubPr>
              <m:ctrlPr>
                <w:ins w:id="1398" w:author="mikle" w:date="2025-10-04T19:58:00Z" w16du:dateUtc="2025-10-05T02:58:00Z">
                  <w:rPr>
                    <w:rFonts w:ascii="Cambria Math" w:hAnsi="Cambria Math"/>
                    <w:b/>
                    <w:bCs/>
                    <w:i/>
                    <w:iCs/>
                    <w:color w:val="000000" w:themeColor="text1"/>
                    <w:sz w:val="28"/>
                    <w:szCs w:val="28"/>
                  </w:rPr>
                </w:ins>
              </m:ctrlPr>
            </m:sSubPr>
            <m:e>
              <m:r>
                <w:ins w:id="1399" w:author="mikle" w:date="2025-10-04T19:58:00Z" w16du:dateUtc="2025-10-05T02:58:00Z">
                  <m:rPr>
                    <m:sty m:val="bi"/>
                  </m:rPr>
                  <w:rPr>
                    <w:rFonts w:ascii="Cambria Math" w:hAnsi="Cambria Math"/>
                    <w:color w:val="000000" w:themeColor="text1"/>
                    <w:sz w:val="28"/>
                    <w:szCs w:val="28"/>
                    <w:lang w:val="en-US"/>
                  </w:rPr>
                  <m:t>W</m:t>
                </w:ins>
              </m:r>
            </m:e>
            <m:sub>
              <m:r>
                <w:ins w:id="1400" w:author="mikle" w:date="2025-10-04T19:58:00Z" w16du:dateUtc="2025-10-05T02:58:00Z">
                  <m:rPr>
                    <m:sty m:val="bi"/>
                  </m:rPr>
                  <w:rPr>
                    <w:rFonts w:ascii="Cambria Math" w:hAnsi="Cambria Math"/>
                    <w:color w:val="000000" w:themeColor="text1"/>
                    <w:sz w:val="28"/>
                    <w:szCs w:val="28"/>
                  </w:rPr>
                  <m:t>d</m:t>
                </w:ins>
              </m:r>
              <m:r>
                <w:ins w:id="1401" w:author="mikle" w:date="2025-10-04T19:58:00Z" w16du:dateUtc="2025-10-05T02:58:00Z">
                  <m:rPr>
                    <m:sty m:val="bi"/>
                  </m:rPr>
                  <w:rPr>
                    <w:rFonts w:ascii="Cambria Math" w:hAnsi="Cambria Math"/>
                    <w:color w:val="000000" w:themeColor="text1"/>
                    <w:sz w:val="28"/>
                    <w:szCs w:val="28"/>
                    <w:lang w:val="en-US"/>
                  </w:rPr>
                  <m:t>v</m:t>
                </w:ins>
              </m:r>
            </m:sub>
          </m:sSub>
          <m:r>
            <w:ins w:id="1402" w:author="mikle" w:date="2025-10-04T20:03:00Z" w16du:dateUtc="2025-10-05T03:03:00Z">
              <m:rPr>
                <m:sty m:val="bi"/>
              </m:rPr>
              <w:rPr>
                <w:rFonts w:ascii="Cambria Math" w:hAnsi="Cambria Math"/>
                <w:color w:val="000000" w:themeColor="text1"/>
                <w:sz w:val="28"/>
                <w:szCs w:val="28"/>
              </w:rPr>
              <m:t xml:space="preserve">= </m:t>
            </w:ins>
          </m:r>
          <m:f>
            <m:fPr>
              <m:ctrlPr>
                <w:ins w:id="1403" w:author="mikle" w:date="2025-10-04T20:04:00Z" w16du:dateUtc="2025-10-05T03:04:00Z">
                  <w:rPr>
                    <w:rFonts w:ascii="Cambria Math" w:hAnsi="Cambria Math"/>
                    <w:b/>
                    <w:bCs/>
                    <w:i/>
                    <w:iCs/>
                    <w:color w:val="000000" w:themeColor="text1"/>
                    <w:sz w:val="28"/>
                    <w:szCs w:val="28"/>
                  </w:rPr>
                </w:ins>
              </m:ctrlPr>
            </m:fPr>
            <m:num>
              <m:r>
                <w:ins w:id="1404" w:author="mikle" w:date="2025-10-04T20:04:00Z" w16du:dateUtc="2025-10-05T03:04:00Z">
                  <m:rPr>
                    <m:sty m:val="bi"/>
                  </m:rPr>
                  <w:rPr>
                    <w:rFonts w:ascii="Cambria Math" w:hAnsi="Cambria Math"/>
                    <w:color w:val="000000" w:themeColor="text1"/>
                    <w:sz w:val="28"/>
                    <w:szCs w:val="28"/>
                  </w:rPr>
                  <m:t>2</m:t>
                </w:ins>
              </m:r>
              <m:r>
                <w:ins w:id="1405" w:author="mikle" w:date="2025-10-04T20:04:00Z" w16du:dateUtc="2025-10-05T03:04:00Z">
                  <m:rPr>
                    <m:sty m:val="bi"/>
                  </m:rPr>
                  <w:rPr>
                    <w:rFonts w:ascii="Cambria Math" w:hAnsi="Cambria Math"/>
                    <w:color w:val="000000" w:themeColor="text1"/>
                    <w:sz w:val="28"/>
                    <w:szCs w:val="28"/>
                    <w:lang w:val="en-US"/>
                  </w:rPr>
                  <m:t>*b*</m:t>
                </w:ins>
              </m:r>
              <m:sSub>
                <m:sSubPr>
                  <m:ctrlPr>
                    <w:ins w:id="1406" w:author="mikle" w:date="2025-10-04T20:04:00Z" w16du:dateUtc="2025-10-05T03:04:00Z">
                      <w:rPr>
                        <w:rFonts w:ascii="Cambria Math" w:hAnsi="Cambria Math"/>
                        <w:b/>
                        <w:bCs/>
                        <w:i/>
                        <w:iCs/>
                        <w:color w:val="000000" w:themeColor="text1"/>
                        <w:sz w:val="28"/>
                        <w:szCs w:val="28"/>
                        <w:lang w:val="en-US"/>
                      </w:rPr>
                    </w:ins>
                  </m:ctrlPr>
                </m:sSubPr>
                <m:e>
                  <m:r>
                    <w:ins w:id="1407" w:author="mikle" w:date="2025-10-04T20:04:00Z" w16du:dateUtc="2025-10-05T03:04:00Z">
                      <m:rPr>
                        <m:sty m:val="bi"/>
                      </m:rPr>
                      <w:rPr>
                        <w:rFonts w:ascii="Cambria Math" w:hAnsi="Cambria Math"/>
                        <w:color w:val="000000" w:themeColor="text1"/>
                        <w:sz w:val="28"/>
                        <w:szCs w:val="28"/>
                        <w:lang w:val="en-US"/>
                      </w:rPr>
                      <m:t>K</m:t>
                    </w:ins>
                  </m:r>
                </m:e>
                <m:sub>
                  <m:r>
                    <w:ins w:id="1408" w:author="mikle" w:date="2025-10-04T20:04:00Z" w16du:dateUtc="2025-10-05T03:04:00Z">
                      <m:rPr>
                        <m:sty m:val="bi"/>
                      </m:rPr>
                      <w:rPr>
                        <w:rFonts w:ascii="Cambria Math" w:hAnsi="Cambria Math"/>
                        <w:color w:val="000000" w:themeColor="text1"/>
                        <w:sz w:val="28"/>
                        <w:szCs w:val="28"/>
                        <w:lang w:val="en-US"/>
                      </w:rPr>
                      <m:t>dv</m:t>
                    </w:ins>
                  </m:r>
                </m:sub>
              </m:sSub>
            </m:num>
            <m:den>
              <m:sSub>
                <m:sSubPr>
                  <m:ctrlPr>
                    <w:ins w:id="1409" w:author="mikle" w:date="2025-10-04T20:04:00Z" w16du:dateUtc="2025-10-05T03:04:00Z">
                      <w:rPr>
                        <w:rFonts w:ascii="Cambria Math" w:hAnsi="Cambria Math"/>
                        <w:b/>
                        <w:bCs/>
                        <w:i/>
                        <w:iCs/>
                        <w:color w:val="000000" w:themeColor="text1"/>
                        <w:sz w:val="28"/>
                        <w:szCs w:val="28"/>
                        <w:lang w:val="en-US"/>
                      </w:rPr>
                    </w:ins>
                  </m:ctrlPr>
                </m:sSubPr>
                <m:e>
                  <m:r>
                    <w:ins w:id="1410" w:author="mikle" w:date="2025-10-04T20:05:00Z" w16du:dateUtc="2025-10-05T03:05:00Z">
                      <m:rPr>
                        <m:sty m:val="bi"/>
                      </m:rPr>
                      <w:rPr>
                        <w:rFonts w:ascii="Cambria Math" w:hAnsi="Cambria Math"/>
                        <w:color w:val="000000" w:themeColor="text1"/>
                        <w:sz w:val="28"/>
                        <w:szCs w:val="28"/>
                        <w:lang w:val="en-US"/>
                      </w:rPr>
                      <m:t>T</m:t>
                    </w:ins>
                  </m:r>
                </m:e>
                <m:sub>
                  <m:r>
                    <w:ins w:id="1411" w:author="mikle" w:date="2025-10-04T20:04:00Z" w16du:dateUtc="2025-10-05T03:04:00Z">
                      <m:rPr>
                        <m:sty m:val="bi"/>
                      </m:rPr>
                      <w:rPr>
                        <w:rFonts w:ascii="Cambria Math" w:hAnsi="Cambria Math"/>
                        <w:color w:val="000000" w:themeColor="text1"/>
                        <w:sz w:val="28"/>
                        <w:szCs w:val="28"/>
                        <w:lang w:val="en-US"/>
                      </w:rPr>
                      <m:t>dv</m:t>
                    </w:ins>
                  </m:r>
                </m:sub>
              </m:sSub>
              <m:r>
                <w:ins w:id="1412" w:author="mikle" w:date="2025-10-04T20:05:00Z" w16du:dateUtc="2025-10-05T03:05:00Z">
                  <m:rPr>
                    <m:sty m:val="bi"/>
                  </m:rPr>
                  <w:rPr>
                    <w:rFonts w:ascii="Cambria Math" w:hAnsi="Cambria Math"/>
                    <w:color w:val="000000" w:themeColor="text1"/>
                    <w:sz w:val="28"/>
                    <w:szCs w:val="28"/>
                    <w:lang w:val="en-US"/>
                  </w:rPr>
                  <m:t>*p+1</m:t>
                </w:ins>
              </m:r>
            </m:den>
          </m:f>
          <m:r>
            <w:ins w:id="1413" w:author="mikle" w:date="2025-10-04T19:59:00Z" w16du:dateUtc="2025-10-05T02:59:00Z">
              <m:rPr>
                <m:sty m:val="bi"/>
              </m:rPr>
              <w:rPr>
                <w:rFonts w:ascii="Cambria Math" w:hAnsi="Cambria Math"/>
                <w:color w:val="000000" w:themeColor="text1"/>
                <w:sz w:val="28"/>
                <w:szCs w:val="28"/>
              </w:rPr>
              <m:t>-переда</m:t>
            </w:ins>
          </m:r>
          <m:r>
            <w:ins w:id="1414" w:author="mikle" w:date="2025-10-04T20:00:00Z" w16du:dateUtc="2025-10-05T03:00:00Z">
              <m:rPr>
                <m:sty m:val="bi"/>
              </m:rPr>
              <w:rPr>
                <w:rFonts w:ascii="Cambria Math" w:hAnsi="Cambria Math"/>
                <w:color w:val="000000" w:themeColor="text1"/>
                <w:sz w:val="28"/>
                <w:szCs w:val="28"/>
              </w:rPr>
              <m:t>точная функция движителя</m:t>
            </w:ins>
          </m:r>
        </m:oMath>
      </m:oMathPara>
    </w:p>
    <w:p w14:paraId="297CB92C" w14:textId="5AB7E7EB" w:rsidR="004028A5" w:rsidRPr="005D13B9" w:rsidRDefault="00000000" w:rsidP="005D13B9">
      <w:pPr>
        <w:spacing w:before="100" w:beforeAutospacing="1" w:after="24" w:line="360" w:lineRule="auto"/>
        <w:ind w:firstLine="709"/>
        <w:jc w:val="both"/>
        <w:rPr>
          <w:ins w:id="1415" w:author="mikle" w:date="2025-10-04T20:02:00Z" w16du:dateUtc="2025-10-05T03:02:00Z"/>
          <w:b/>
          <w:bCs/>
          <w:i/>
          <w:iCs/>
          <w:color w:val="000000" w:themeColor="text1"/>
          <w:sz w:val="28"/>
          <w:szCs w:val="28"/>
        </w:rPr>
      </w:pPr>
      <m:oMathPara>
        <m:oMathParaPr>
          <m:jc m:val="center"/>
        </m:oMathParaPr>
        <m:oMath>
          <m:sSub>
            <m:sSubPr>
              <m:ctrlPr>
                <w:ins w:id="1416" w:author="mikle" w:date="2025-10-04T20:00:00Z" w16du:dateUtc="2025-10-05T03:00:00Z">
                  <w:rPr>
                    <w:rFonts w:ascii="Cambria Math" w:hAnsi="Cambria Math"/>
                    <w:b/>
                    <w:bCs/>
                    <w:i/>
                    <w:iCs/>
                    <w:color w:val="000000" w:themeColor="text1"/>
                    <w:sz w:val="28"/>
                    <w:szCs w:val="28"/>
                  </w:rPr>
                </w:ins>
              </m:ctrlPr>
            </m:sSubPr>
            <m:e>
              <m:r>
                <w:ins w:id="1417" w:author="mikle" w:date="2025-10-04T20:00:00Z" w16du:dateUtc="2025-10-05T03:00:00Z">
                  <m:rPr>
                    <m:sty m:val="bi"/>
                  </m:rPr>
                  <w:rPr>
                    <w:rFonts w:ascii="Cambria Math" w:hAnsi="Cambria Math"/>
                    <w:color w:val="000000" w:themeColor="text1"/>
                    <w:sz w:val="28"/>
                    <w:szCs w:val="28"/>
                    <w:lang w:val="en-US"/>
                  </w:rPr>
                  <m:t>W</m:t>
                </w:ins>
              </m:r>
            </m:e>
            <m:sub>
              <m:r>
                <w:ins w:id="1418" w:author="mikle" w:date="2025-10-04T20:01:00Z" w16du:dateUtc="2025-10-05T03:01:00Z">
                  <m:rPr>
                    <m:sty m:val="bi"/>
                  </m:rPr>
                  <w:rPr>
                    <w:rFonts w:ascii="Cambria Math" w:hAnsi="Cambria Math"/>
                    <w:color w:val="000000" w:themeColor="text1"/>
                    <w:sz w:val="28"/>
                    <w:szCs w:val="28"/>
                  </w:rPr>
                  <m:t>ПА</m:t>
                </w:ins>
              </m:r>
            </m:sub>
          </m:sSub>
          <m:r>
            <w:ins w:id="1419" w:author="mikle" w:date="2025-10-04T20:05:00Z" w16du:dateUtc="2025-10-05T03:05:00Z">
              <m:rPr>
                <m:sty m:val="bi"/>
              </m:rPr>
              <w:rPr>
                <w:rFonts w:ascii="Cambria Math" w:hAnsi="Cambria Math"/>
                <w:color w:val="000000" w:themeColor="text1"/>
                <w:sz w:val="28"/>
                <w:szCs w:val="28"/>
                <w:lang w:val="en-US"/>
              </w:rPr>
              <m:t xml:space="preserve">= </m:t>
            </w:ins>
          </m:r>
          <m:f>
            <m:fPr>
              <m:ctrlPr>
                <w:ins w:id="1420" w:author="mikle" w:date="2025-10-04T20:05:00Z" w16du:dateUtc="2025-10-05T03:05:00Z">
                  <w:rPr>
                    <w:rFonts w:ascii="Cambria Math" w:hAnsi="Cambria Math"/>
                    <w:b/>
                    <w:bCs/>
                    <w:i/>
                    <w:iCs/>
                    <w:color w:val="000000" w:themeColor="text1"/>
                    <w:sz w:val="28"/>
                    <w:szCs w:val="28"/>
                    <w:lang w:val="en-US"/>
                  </w:rPr>
                </w:ins>
              </m:ctrlPr>
            </m:fPr>
            <m:num>
              <m:r>
                <w:ins w:id="1421" w:author="mikle" w:date="2025-10-04T20:05:00Z" w16du:dateUtc="2025-10-05T03:05:00Z">
                  <m:rPr>
                    <m:sty m:val="bi"/>
                  </m:rPr>
                  <w:rPr>
                    <w:rFonts w:ascii="Cambria Math" w:hAnsi="Cambria Math"/>
                    <w:color w:val="000000" w:themeColor="text1"/>
                    <w:sz w:val="28"/>
                    <w:szCs w:val="28"/>
                    <w:lang w:val="en-US"/>
                  </w:rPr>
                  <m:t>1</m:t>
                </w:ins>
              </m:r>
            </m:num>
            <m:den>
              <m:sSub>
                <m:sSubPr>
                  <m:ctrlPr>
                    <w:ins w:id="1422" w:author="mikle" w:date="2025-10-04T20:05:00Z" w16du:dateUtc="2025-10-05T03:05:00Z">
                      <w:rPr>
                        <w:rFonts w:ascii="Cambria Math" w:hAnsi="Cambria Math"/>
                        <w:b/>
                        <w:bCs/>
                        <w:i/>
                        <w:iCs/>
                        <w:color w:val="000000" w:themeColor="text1"/>
                        <w:sz w:val="28"/>
                        <w:szCs w:val="28"/>
                        <w:lang w:val="en-US"/>
                      </w:rPr>
                    </w:ins>
                  </m:ctrlPr>
                </m:sSubPr>
                <m:e>
                  <m:r>
                    <w:ins w:id="1423" w:author="mikle" w:date="2025-10-04T20:05:00Z" w16du:dateUtc="2025-10-05T03:05:00Z">
                      <m:rPr>
                        <m:sty m:val="bi"/>
                      </m:rPr>
                      <w:rPr>
                        <w:rFonts w:ascii="Cambria Math" w:hAnsi="Cambria Math"/>
                        <w:color w:val="000000" w:themeColor="text1"/>
                        <w:sz w:val="28"/>
                        <w:szCs w:val="28"/>
                        <w:lang w:val="en-US"/>
                      </w:rPr>
                      <m:t>J</m:t>
                    </w:ins>
                  </m:r>
                </m:e>
                <m:sub>
                  <m:r>
                    <w:ins w:id="1424" w:author="mikle" w:date="2025-10-04T20:05:00Z" w16du:dateUtc="2025-10-05T03:05:00Z">
                      <m:rPr>
                        <m:sty m:val="bi"/>
                      </m:rPr>
                      <w:rPr>
                        <w:rFonts w:ascii="Cambria Math" w:hAnsi="Cambria Math"/>
                        <w:color w:val="000000" w:themeColor="text1"/>
                        <w:sz w:val="28"/>
                        <w:szCs w:val="28"/>
                        <w:lang w:val="en-US"/>
                      </w:rPr>
                      <m:t>y</m:t>
                    </w:ins>
                  </m:r>
                </m:sub>
              </m:sSub>
              <m:r>
                <w:ins w:id="1425" w:author="mikle" w:date="2025-10-04T20:05:00Z" w16du:dateUtc="2025-10-05T03:05:00Z">
                  <m:rPr>
                    <m:sty m:val="bi"/>
                  </m:rPr>
                  <w:rPr>
                    <w:rFonts w:ascii="Cambria Math" w:hAnsi="Cambria Math"/>
                    <w:color w:val="000000" w:themeColor="text1"/>
                    <w:sz w:val="28"/>
                    <w:szCs w:val="28"/>
                    <w:lang w:val="en-US"/>
                  </w:rPr>
                  <m:t>*p+</m:t>
                </w:ins>
              </m:r>
              <m:sSub>
                <m:sSubPr>
                  <m:ctrlPr>
                    <w:ins w:id="1426" w:author="mikle" w:date="2025-10-04T20:06:00Z" w16du:dateUtc="2025-10-05T03:06:00Z">
                      <w:rPr>
                        <w:rFonts w:ascii="Cambria Math" w:hAnsi="Cambria Math"/>
                        <w:iCs/>
                        <w:color w:val="000000" w:themeColor="text1"/>
                        <w:sz w:val="28"/>
                        <w:szCs w:val="28"/>
                        <w:lang w:val="en-US"/>
                      </w:rPr>
                    </w:ins>
                  </m:ctrlPr>
                </m:sSubPr>
                <m:e>
                  <m:r>
                    <w:ins w:id="1427" w:author="mikle" w:date="2025-10-04T20:06:00Z" w16du:dateUtc="2025-10-05T03:06:00Z">
                      <w:rPr>
                        <w:rFonts w:ascii="Cambria Math" w:hAnsi="Cambria Math"/>
                        <w:color w:val="000000" w:themeColor="text1"/>
                        <w:sz w:val="28"/>
                        <w:szCs w:val="28"/>
                      </w:rPr>
                      <m:t>2*С</m:t>
                    </w:ins>
                  </m:r>
                </m:e>
                <m:sub>
                  <m:r>
                    <w:ins w:id="1428" w:author="mikle" w:date="2025-10-04T20:06:00Z" w16du:dateUtc="2025-10-05T03:06:00Z">
                      <w:rPr>
                        <w:rFonts w:ascii="Cambria Math" w:hAnsi="Cambria Math"/>
                        <w:color w:val="000000" w:themeColor="text1"/>
                        <w:sz w:val="28"/>
                        <w:szCs w:val="28"/>
                        <w:lang w:val="en-US"/>
                      </w:rPr>
                      <m:t>ωy</m:t>
                    </w:ins>
                  </m:r>
                  <m:r>
                    <w:ins w:id="1429" w:author="mikle" w:date="2025-10-04T20:06:00Z" w16du:dateUtc="2025-10-05T03:06:00Z">
                      <w:rPr>
                        <w:rFonts w:ascii="Cambria Math" w:hAnsi="Cambria Math"/>
                        <w:color w:val="000000" w:themeColor="text1"/>
                        <w:sz w:val="28"/>
                        <w:szCs w:val="28"/>
                      </w:rPr>
                      <m:t>1</m:t>
                    </w:ins>
                  </m:r>
                </m:sub>
              </m:sSub>
              <m:r>
                <w:ins w:id="1430" w:author="mikle" w:date="2025-10-04T20:06:00Z" w16du:dateUtc="2025-10-05T03:06:00Z">
                  <w:rPr>
                    <w:rFonts w:ascii="Cambria Math" w:hAnsi="Cambria Math"/>
                    <w:color w:val="000000" w:themeColor="text1"/>
                    <w:sz w:val="28"/>
                    <w:szCs w:val="28"/>
                  </w:rPr>
                  <m:t>*</m:t>
                </w:ins>
              </m:r>
              <m:sSubSup>
                <m:sSubSupPr>
                  <m:ctrlPr>
                    <w:ins w:id="1431" w:author="mikle" w:date="2025-10-04T20:27:00Z" w16du:dateUtc="2025-10-05T03:27:00Z">
                      <w:rPr>
                        <w:rFonts w:ascii="Cambria Math" w:hAnsi="Cambria Math"/>
                        <w:i/>
                        <w:iCs/>
                        <w:color w:val="000000" w:themeColor="text1"/>
                        <w:sz w:val="28"/>
                        <w:szCs w:val="28"/>
                        <w:lang w:val="en-US"/>
                      </w:rPr>
                    </w:ins>
                  </m:ctrlPr>
                </m:sSubSupPr>
                <m:e>
                  <m:r>
                    <w:ins w:id="1432" w:author="mikle" w:date="2025-10-04T20:27:00Z" w16du:dateUtc="2025-10-05T03:27:00Z">
                      <w:rPr>
                        <w:rFonts w:ascii="Cambria Math" w:hAnsi="Cambria Math"/>
                        <w:color w:val="000000" w:themeColor="text1"/>
                        <w:sz w:val="28"/>
                        <w:szCs w:val="28"/>
                        <w:lang w:val="en-US"/>
                      </w:rPr>
                      <m:t>ω</m:t>
                    </w:ins>
                  </m:r>
                </m:e>
                <m:sub>
                  <m:r>
                    <w:ins w:id="1433" w:author="mikle" w:date="2025-10-04T20:27:00Z" w16du:dateUtc="2025-10-05T03:27:00Z">
                      <w:rPr>
                        <w:rFonts w:ascii="Cambria Math" w:hAnsi="Cambria Math"/>
                        <w:color w:val="000000" w:themeColor="text1"/>
                        <w:sz w:val="28"/>
                        <w:szCs w:val="28"/>
                        <w:lang w:val="en-US"/>
                      </w:rPr>
                      <m:t>y</m:t>
                    </w:ins>
                  </m:r>
                </m:sub>
                <m:sup>
                  <m:r>
                    <w:ins w:id="1434" w:author="mikle" w:date="2025-10-04T20:27:00Z" w16du:dateUtc="2025-10-05T03:27:00Z">
                      <w:rPr>
                        <w:rFonts w:ascii="Cambria Math" w:hAnsi="Cambria Math"/>
                        <w:color w:val="000000" w:themeColor="text1"/>
                        <w:sz w:val="28"/>
                        <w:szCs w:val="28"/>
                        <w:lang w:val="en-US"/>
                      </w:rPr>
                      <m:t>*</m:t>
                    </w:ins>
                  </m:r>
                </m:sup>
              </m:sSubSup>
              <m:r>
                <w:ins w:id="1435" w:author="mikle" w:date="2025-10-04T20:06:00Z" w16du:dateUtc="2025-10-05T03:06:00Z">
                  <w:rPr>
                    <w:rFonts w:ascii="Cambria Math" w:hAnsi="Cambria Math"/>
                    <w:color w:val="000000" w:themeColor="text1"/>
                    <w:sz w:val="28"/>
                    <w:szCs w:val="28"/>
                  </w:rPr>
                  <m:t>+</m:t>
                </w:ins>
              </m:r>
              <m:sSub>
                <m:sSubPr>
                  <m:ctrlPr>
                    <w:ins w:id="1436" w:author="mikle" w:date="2025-10-04T20:06:00Z" w16du:dateUtc="2025-10-05T03:06:00Z">
                      <w:rPr>
                        <w:rFonts w:ascii="Cambria Math" w:hAnsi="Cambria Math"/>
                        <w:iCs/>
                        <w:color w:val="000000" w:themeColor="text1"/>
                        <w:sz w:val="28"/>
                        <w:szCs w:val="28"/>
                        <w:lang w:val="en-US"/>
                      </w:rPr>
                    </w:ins>
                  </m:ctrlPr>
                </m:sSubPr>
                <m:e>
                  <m:r>
                    <w:ins w:id="1437" w:author="mikle" w:date="2025-10-04T20:06:00Z" w16du:dateUtc="2025-10-05T03:06:00Z">
                      <w:rPr>
                        <w:rFonts w:ascii="Cambria Math" w:hAnsi="Cambria Math"/>
                        <w:color w:val="000000" w:themeColor="text1"/>
                        <w:sz w:val="28"/>
                        <w:szCs w:val="28"/>
                      </w:rPr>
                      <m:t>С</m:t>
                    </w:ins>
                  </m:r>
                </m:e>
                <m:sub>
                  <m:r>
                    <w:ins w:id="1438" w:author="mikle" w:date="2025-10-04T20:06:00Z" w16du:dateUtc="2025-10-05T03:06:00Z">
                      <w:rPr>
                        <w:rFonts w:ascii="Cambria Math" w:hAnsi="Cambria Math"/>
                        <w:color w:val="000000" w:themeColor="text1"/>
                        <w:sz w:val="28"/>
                        <w:szCs w:val="28"/>
                        <w:lang w:val="en-US"/>
                      </w:rPr>
                      <m:t>ωy</m:t>
                    </w:ins>
                  </m:r>
                  <m:r>
                    <w:ins w:id="1439" w:author="mikle" w:date="2025-10-04T20:06:00Z" w16du:dateUtc="2025-10-05T03:06:00Z">
                      <w:rPr>
                        <w:rFonts w:ascii="Cambria Math" w:hAnsi="Cambria Math"/>
                        <w:color w:val="000000" w:themeColor="text1"/>
                        <w:sz w:val="28"/>
                        <w:szCs w:val="28"/>
                      </w:rPr>
                      <m:t>2</m:t>
                    </w:ins>
                  </m:r>
                </m:sub>
              </m:sSub>
              <m:r>
                <w:ins w:id="1440" w:author="mikle" w:date="2025-10-04T20:05:00Z" w16du:dateUtc="2025-10-05T03:05:00Z">
                  <m:rPr>
                    <m:sty m:val="bi"/>
                  </m:rPr>
                  <w:rPr>
                    <w:rFonts w:ascii="Cambria Math" w:hAnsi="Cambria Math"/>
                    <w:color w:val="000000" w:themeColor="text1"/>
                    <w:sz w:val="28"/>
                    <w:szCs w:val="28"/>
                    <w:lang w:val="en-US"/>
                  </w:rPr>
                  <m:t xml:space="preserve"> </m:t>
                </w:ins>
              </m:r>
            </m:den>
          </m:f>
          <m:r>
            <w:ins w:id="1441" w:author="mikle" w:date="2025-10-04T20:00:00Z" w16du:dateUtc="2025-10-05T03:00:00Z">
              <m:rPr>
                <m:sty m:val="bi"/>
              </m:rPr>
              <w:rPr>
                <w:rFonts w:ascii="Cambria Math" w:hAnsi="Cambria Math"/>
                <w:color w:val="000000" w:themeColor="text1"/>
                <w:sz w:val="28"/>
                <w:szCs w:val="28"/>
              </w:rPr>
              <m:t xml:space="preserve">-передаточная функция </m:t>
            </w:ins>
          </m:r>
          <m:r>
            <w:ins w:id="1442" w:author="mikle" w:date="2025-10-04T20:02:00Z" w16du:dateUtc="2025-10-05T03:02:00Z">
              <m:rPr>
                <m:sty m:val="bi"/>
              </m:rPr>
              <w:rPr>
                <w:rFonts w:ascii="Cambria Math" w:hAnsi="Cambria Math"/>
                <w:color w:val="000000" w:themeColor="text1"/>
                <w:sz w:val="28"/>
                <w:szCs w:val="28"/>
              </w:rPr>
              <m:t>модели</m:t>
            </w:ins>
          </m:r>
          <m:r>
            <w:ins w:id="1443" w:author="mikle" w:date="2025-10-04T20:01:00Z" w16du:dateUtc="2025-10-05T03:01:00Z">
              <m:rPr>
                <m:sty m:val="bi"/>
              </m:rPr>
              <w:rPr>
                <w:rFonts w:ascii="Cambria Math" w:hAnsi="Cambria Math"/>
                <w:color w:val="000000" w:themeColor="text1"/>
                <w:sz w:val="28"/>
                <w:szCs w:val="28"/>
              </w:rPr>
              <m:t xml:space="preserve"> ПА</m:t>
            </w:ins>
          </m:r>
        </m:oMath>
      </m:oMathPara>
    </w:p>
    <w:p w14:paraId="3AAD6807" w14:textId="4AE9E731" w:rsidR="004028A5" w:rsidRPr="005D13B9" w:rsidRDefault="004028A5" w:rsidP="005D13B9">
      <w:pPr>
        <w:spacing w:before="100" w:beforeAutospacing="1" w:after="24" w:line="360" w:lineRule="auto"/>
        <w:ind w:firstLine="709"/>
        <w:jc w:val="both"/>
        <w:rPr>
          <w:ins w:id="1444" w:author="mikle" w:date="2025-10-04T20:09:00Z" w16du:dateUtc="2025-10-05T03:09:00Z"/>
          <w:b/>
          <w:bCs/>
          <w:i/>
          <w:iCs/>
          <w:color w:val="000000" w:themeColor="text1"/>
          <w:sz w:val="28"/>
          <w:szCs w:val="28"/>
        </w:rPr>
      </w:pPr>
      <w:ins w:id="1445" w:author="mikle" w:date="2025-10-04T20:03:00Z" w16du:dateUtc="2025-10-05T03:03:00Z">
        <w:r w:rsidRPr="005D13B9">
          <w:rPr>
            <w:b/>
            <w:bCs/>
            <w:i/>
            <w:iCs/>
            <w:color w:val="000000" w:themeColor="text1"/>
            <w:sz w:val="28"/>
            <w:szCs w:val="28"/>
          </w:rPr>
          <w:t xml:space="preserve">После приведения </w:t>
        </w:r>
      </w:ins>
      <w:ins w:id="1446" w:author="mikle" w:date="2025-10-04T20:29:00Z" w16du:dateUtc="2025-10-05T03:29:00Z">
        <w:r w:rsidR="00CF6B80" w:rsidRPr="005D13B9">
          <w:rPr>
            <w:b/>
            <w:bCs/>
            <w:i/>
            <w:iCs/>
            <w:color w:val="000000" w:themeColor="text1"/>
            <w:sz w:val="28"/>
            <w:szCs w:val="28"/>
          </w:rPr>
          <w:t>передаточной функции (1.15)</w:t>
        </w:r>
      </w:ins>
      <w:ins w:id="1447" w:author="mikle" w:date="2025-10-04T20:03:00Z" w16du:dateUtc="2025-10-05T03:03:00Z">
        <w:r w:rsidRPr="005D13B9">
          <w:rPr>
            <w:b/>
            <w:bCs/>
            <w:i/>
            <w:iCs/>
            <w:color w:val="000000" w:themeColor="text1"/>
            <w:sz w:val="28"/>
            <w:szCs w:val="28"/>
          </w:rPr>
          <w:t xml:space="preserve"> к каноническому виду </w:t>
        </w:r>
      </w:ins>
      <w:ins w:id="1448" w:author="mikle" w:date="2025-10-04T20:07:00Z" w16du:dateUtc="2025-10-05T03:07:00Z">
        <w:r w:rsidR="00E57C73" w:rsidRPr="005D13B9">
          <w:rPr>
            <w:b/>
            <w:bCs/>
            <w:i/>
            <w:iCs/>
            <w:color w:val="000000" w:themeColor="text1"/>
            <w:sz w:val="28"/>
            <w:szCs w:val="28"/>
          </w:rPr>
          <w:t>передаточная функция замкнутого контура угловой скорости ПА примет вид колебатель</w:t>
        </w:r>
      </w:ins>
      <w:ins w:id="1449" w:author="mikle" w:date="2025-10-04T20:08:00Z" w16du:dateUtc="2025-10-05T03:08:00Z">
        <w:r w:rsidR="00E57C73" w:rsidRPr="005D13B9">
          <w:rPr>
            <w:b/>
            <w:bCs/>
            <w:i/>
            <w:iCs/>
            <w:color w:val="000000" w:themeColor="text1"/>
            <w:sz w:val="28"/>
            <w:szCs w:val="28"/>
          </w:rPr>
          <w:t>ного звена</w:t>
        </w:r>
      </w:ins>
      <w:ins w:id="1450" w:author="mikle" w:date="2025-10-04T20:09:00Z" w16du:dateUtc="2025-10-05T03:09:00Z">
        <w:r w:rsidR="00E57C73" w:rsidRPr="005D13B9">
          <w:rPr>
            <w:b/>
            <w:bCs/>
            <w:i/>
            <w:iCs/>
            <w:color w:val="000000" w:themeColor="text1"/>
            <w:sz w:val="28"/>
            <w:szCs w:val="28"/>
          </w:rPr>
          <w:t>:</w:t>
        </w:r>
      </w:ins>
    </w:p>
    <w:p w14:paraId="16BC8DBF" w14:textId="5A969FD3" w:rsidR="00E57C73" w:rsidRPr="005D13B9" w:rsidRDefault="00E57C73" w:rsidP="005D13B9">
      <w:pPr>
        <w:spacing w:before="100" w:beforeAutospacing="1" w:after="24" w:line="360" w:lineRule="auto"/>
        <w:ind w:firstLine="709"/>
        <w:jc w:val="both"/>
        <w:rPr>
          <w:ins w:id="1451" w:author="mikle" w:date="2025-10-04T20:20:00Z" w16du:dateUtc="2025-10-05T03:20:00Z"/>
          <w:b/>
          <w:bCs/>
          <w:i/>
          <w:iCs/>
          <w:color w:val="000000" w:themeColor="text1"/>
          <w:sz w:val="28"/>
          <w:szCs w:val="28"/>
          <w:lang w:val="en-US"/>
        </w:rPr>
      </w:pPr>
      <m:oMathPara>
        <m:oMath>
          <m:r>
            <w:ins w:id="1452" w:author="mikle" w:date="2025-10-04T20:14:00Z" w16du:dateUtc="2025-10-05T03:14:00Z">
              <m:rPr>
                <m:sty m:val="b"/>
              </m:rPr>
              <w:rPr>
                <w:rFonts w:ascii="Cambria Math" w:hAnsi="Cambria Math"/>
                <w:color w:val="000000" w:themeColor="text1"/>
                <w:sz w:val="28"/>
                <w:szCs w:val="28"/>
                <w:lang w:val="en-US"/>
              </w:rPr>
              <m:t>W</m:t>
            </w:ins>
          </m:r>
          <m:r>
            <w:ins w:id="1453" w:author="mikle" w:date="2025-10-04T20:14:00Z" w16du:dateUtc="2025-10-05T03:14:00Z">
              <m:rPr>
                <m:sty m:val="b"/>
              </m:rPr>
              <w:rPr>
                <w:rFonts w:ascii="Cambria Math" w:hAnsi="Cambria Math"/>
                <w:color w:val="000000" w:themeColor="text1"/>
                <w:sz w:val="28"/>
                <w:szCs w:val="28"/>
                <w:vertAlign w:val="subscript"/>
                <w:lang w:val="en-US"/>
              </w:rPr>
              <m:t>c</m:t>
            </w:ins>
          </m:r>
          <m:d>
            <m:dPr>
              <m:ctrlPr>
                <w:ins w:id="1454" w:author="mikle" w:date="2025-10-04T20:14:00Z" w16du:dateUtc="2025-10-05T03:14:00Z">
                  <w:rPr>
                    <w:rFonts w:ascii="Cambria Math" w:hAnsi="Cambria Math"/>
                    <w:b/>
                    <w:bCs/>
                    <w:iCs/>
                    <w:color w:val="000000" w:themeColor="text1"/>
                    <w:sz w:val="28"/>
                    <w:szCs w:val="28"/>
                  </w:rPr>
                </w:ins>
              </m:ctrlPr>
            </m:dPr>
            <m:e>
              <m:r>
                <w:ins w:id="1455" w:author="mikle" w:date="2025-10-04T20:14:00Z" w16du:dateUtc="2025-10-05T03:14:00Z">
                  <m:rPr>
                    <m:sty m:val="b"/>
                  </m:rPr>
                  <w:rPr>
                    <w:rFonts w:ascii="Cambria Math" w:hAnsi="Cambria Math"/>
                    <w:color w:val="000000" w:themeColor="text1"/>
                    <w:sz w:val="28"/>
                    <w:szCs w:val="28"/>
                    <w:lang w:val="en-US"/>
                  </w:rPr>
                  <m:t>p</m:t>
                </w:ins>
              </m:r>
            </m:e>
          </m:d>
          <m:r>
            <w:ins w:id="1456" w:author="mikle" w:date="2025-10-04T20:14:00Z" w16du:dateUtc="2025-10-05T03:14:00Z">
              <m:rPr>
                <m:sty m:val="b"/>
              </m:rPr>
              <w:rPr>
                <w:rFonts w:ascii="Cambria Math" w:hAnsi="Cambria Math"/>
                <w:color w:val="000000" w:themeColor="text1"/>
                <w:sz w:val="28"/>
                <w:szCs w:val="28"/>
              </w:rPr>
              <m:t xml:space="preserve">= </m:t>
            </w:ins>
          </m:r>
          <m:f>
            <m:fPr>
              <m:ctrlPr>
                <w:ins w:id="1457" w:author="mikle" w:date="2025-10-04T20:14:00Z" w16du:dateUtc="2025-10-05T03:14:00Z">
                  <w:rPr>
                    <w:rFonts w:ascii="Cambria Math" w:hAnsi="Cambria Math"/>
                    <w:b/>
                    <w:bCs/>
                    <w:iCs/>
                    <w:color w:val="000000" w:themeColor="text1"/>
                    <w:sz w:val="28"/>
                    <w:szCs w:val="28"/>
                  </w:rPr>
                </w:ins>
              </m:ctrlPr>
            </m:fPr>
            <m:num>
              <m:sSub>
                <m:sSubPr>
                  <m:ctrlPr>
                    <w:ins w:id="1458" w:author="mikle" w:date="2025-10-04T20:14:00Z" w16du:dateUtc="2025-10-05T03:14:00Z">
                      <w:rPr>
                        <w:rFonts w:ascii="Cambria Math" w:hAnsi="Cambria Math"/>
                        <w:b/>
                        <w:bCs/>
                        <w:i/>
                        <w:iCs/>
                        <w:color w:val="000000" w:themeColor="text1"/>
                        <w:sz w:val="28"/>
                        <w:szCs w:val="28"/>
                      </w:rPr>
                    </w:ins>
                  </m:ctrlPr>
                </m:sSubPr>
                <m:e>
                  <m:r>
                    <w:ins w:id="1459" w:author="mikle" w:date="2025-10-04T20:14:00Z" w16du:dateUtc="2025-10-05T03:14:00Z">
                      <m:rPr>
                        <m:sty m:val="bi"/>
                      </m:rPr>
                      <w:rPr>
                        <w:rFonts w:ascii="Cambria Math" w:hAnsi="Cambria Math"/>
                        <w:color w:val="000000" w:themeColor="text1"/>
                        <w:sz w:val="28"/>
                        <w:szCs w:val="28"/>
                        <w:lang w:val="en-US"/>
                      </w:rPr>
                      <m:t>K</m:t>
                    </w:ins>
                  </m:r>
                </m:e>
                <m:sub>
                  <m:r>
                    <w:ins w:id="1460" w:author="mikle" w:date="2025-10-04T20:14:00Z" w16du:dateUtc="2025-10-05T03:14:00Z">
                      <m:rPr>
                        <m:sty m:val="bi"/>
                      </m:rPr>
                      <w:rPr>
                        <w:rFonts w:ascii="Cambria Math" w:hAnsi="Cambria Math"/>
                        <w:color w:val="000000" w:themeColor="text1"/>
                        <w:sz w:val="28"/>
                        <w:szCs w:val="28"/>
                        <w:lang w:val="en-US"/>
                      </w:rPr>
                      <m:t>w</m:t>
                    </w:ins>
                  </m:r>
                </m:sub>
              </m:sSub>
            </m:num>
            <m:den>
              <m:sSubSup>
                <m:sSubSupPr>
                  <m:ctrlPr>
                    <w:ins w:id="1461" w:author="mikle" w:date="2025-10-04T20:14:00Z" w16du:dateUtc="2025-10-05T03:14:00Z">
                      <w:rPr>
                        <w:rFonts w:ascii="Cambria Math" w:hAnsi="Cambria Math"/>
                        <w:b/>
                        <w:bCs/>
                        <w:i/>
                        <w:iCs/>
                        <w:color w:val="000000" w:themeColor="text1"/>
                        <w:sz w:val="28"/>
                        <w:szCs w:val="28"/>
                      </w:rPr>
                    </w:ins>
                  </m:ctrlPr>
                </m:sSubSupPr>
                <m:e>
                  <m:r>
                    <w:ins w:id="1462" w:author="mikle" w:date="2025-10-04T20:14:00Z" w16du:dateUtc="2025-10-05T03:14:00Z">
                      <m:rPr>
                        <m:sty m:val="bi"/>
                      </m:rPr>
                      <w:rPr>
                        <w:rFonts w:ascii="Cambria Math" w:hAnsi="Cambria Math"/>
                        <w:color w:val="000000" w:themeColor="text1"/>
                        <w:sz w:val="28"/>
                        <w:szCs w:val="28"/>
                        <w:lang w:val="en-US"/>
                      </w:rPr>
                      <m:t>T</m:t>
                    </w:ins>
                  </m:r>
                  <m:ctrlPr>
                    <w:ins w:id="1463" w:author="mikle" w:date="2025-10-04T20:14:00Z" w16du:dateUtc="2025-10-05T03:14:00Z">
                      <w:rPr>
                        <w:rFonts w:ascii="Cambria Math" w:hAnsi="Cambria Math"/>
                        <w:b/>
                        <w:bCs/>
                        <w:i/>
                        <w:iCs/>
                        <w:color w:val="000000" w:themeColor="text1"/>
                        <w:sz w:val="28"/>
                        <w:szCs w:val="28"/>
                        <w:lang w:val="en-US"/>
                      </w:rPr>
                    </w:ins>
                  </m:ctrlPr>
                </m:e>
                <m:sub>
                  <m:r>
                    <w:ins w:id="1464" w:author="mikle" w:date="2025-10-04T20:14:00Z" w16du:dateUtc="2025-10-05T03:14:00Z">
                      <m:rPr>
                        <m:sty m:val="bi"/>
                      </m:rPr>
                      <w:rPr>
                        <w:rFonts w:ascii="Cambria Math" w:hAnsi="Cambria Math"/>
                        <w:color w:val="000000" w:themeColor="text1"/>
                        <w:sz w:val="28"/>
                        <w:szCs w:val="28"/>
                      </w:rPr>
                      <m:t>w</m:t>
                    </w:ins>
                  </m:r>
                </m:sub>
                <m:sup>
                  <m:r>
                    <w:ins w:id="1465" w:author="mikle" w:date="2025-10-04T20:14:00Z" w16du:dateUtc="2025-10-05T03:14:00Z">
                      <m:rPr>
                        <m:sty m:val="bi"/>
                      </m:rPr>
                      <w:rPr>
                        <w:rFonts w:ascii="Cambria Math" w:hAnsi="Cambria Math"/>
                        <w:color w:val="000000" w:themeColor="text1"/>
                        <w:sz w:val="28"/>
                        <w:szCs w:val="28"/>
                        <w:lang w:val="en-US"/>
                      </w:rPr>
                      <m:t>2</m:t>
                    </w:ins>
                  </m:r>
                </m:sup>
              </m:sSubSup>
              <m:sSup>
                <m:sSupPr>
                  <m:ctrlPr>
                    <w:ins w:id="1466" w:author="mikle" w:date="2025-10-04T20:14:00Z" w16du:dateUtc="2025-10-05T03:14:00Z">
                      <w:rPr>
                        <w:rFonts w:ascii="Cambria Math" w:hAnsi="Cambria Math"/>
                        <w:b/>
                        <w:bCs/>
                        <w:i/>
                        <w:iCs/>
                        <w:color w:val="000000" w:themeColor="text1"/>
                        <w:sz w:val="28"/>
                        <w:szCs w:val="28"/>
                        <w:lang w:val="en-US"/>
                      </w:rPr>
                    </w:ins>
                  </m:ctrlPr>
                </m:sSupPr>
                <m:e>
                  <m:r>
                    <w:ins w:id="1467" w:author="mikle" w:date="2025-10-04T20:14:00Z" w16du:dateUtc="2025-10-05T03:14:00Z">
                      <m:rPr>
                        <m:sty m:val="bi"/>
                      </m:rPr>
                      <w:rPr>
                        <w:rFonts w:ascii="Cambria Math" w:hAnsi="Cambria Math"/>
                        <w:color w:val="000000" w:themeColor="text1"/>
                        <w:sz w:val="28"/>
                        <w:szCs w:val="28"/>
                      </w:rPr>
                      <m:t>p</m:t>
                    </w:ins>
                  </m:r>
                  <m:ctrlPr>
                    <w:ins w:id="1468" w:author="mikle" w:date="2025-10-04T20:14:00Z" w16du:dateUtc="2025-10-05T03:14:00Z">
                      <w:rPr>
                        <w:rFonts w:ascii="Cambria Math" w:hAnsi="Cambria Math"/>
                        <w:b/>
                        <w:bCs/>
                        <w:i/>
                        <w:iCs/>
                        <w:color w:val="000000" w:themeColor="text1"/>
                        <w:sz w:val="28"/>
                        <w:szCs w:val="28"/>
                      </w:rPr>
                    </w:ins>
                  </m:ctrlPr>
                </m:e>
                <m:sup>
                  <m:r>
                    <w:ins w:id="1469" w:author="mikle" w:date="2025-10-04T20:14:00Z" w16du:dateUtc="2025-10-05T03:14:00Z">
                      <m:rPr>
                        <m:sty m:val="bi"/>
                      </m:rPr>
                      <w:rPr>
                        <w:rFonts w:ascii="Cambria Math" w:hAnsi="Cambria Math"/>
                        <w:color w:val="000000" w:themeColor="text1"/>
                        <w:sz w:val="28"/>
                        <w:szCs w:val="28"/>
                        <w:lang w:val="en-US"/>
                      </w:rPr>
                      <m:t>2</m:t>
                    </w:ins>
                  </m:r>
                </m:sup>
              </m:sSup>
              <m:r>
                <w:ins w:id="1470" w:author="mikle" w:date="2025-10-04T20:15:00Z" w16du:dateUtc="2025-10-05T03:15:00Z">
                  <m:rPr>
                    <m:sty m:val="bi"/>
                  </m:rPr>
                  <w:rPr>
                    <w:rFonts w:ascii="Cambria Math" w:hAnsi="Cambria Math"/>
                    <w:color w:val="000000" w:themeColor="text1"/>
                    <w:sz w:val="28"/>
                    <w:szCs w:val="28"/>
                  </w:rPr>
                  <m:t>+2</m:t>
                </w:ins>
              </m:r>
              <m:r>
                <w:ins w:id="1471" w:author="mikle" w:date="2025-10-04T20:14:00Z" w16du:dateUtc="2025-10-05T03:14:00Z">
                  <m:rPr>
                    <m:sty m:val="bi"/>
                  </m:rPr>
                  <w:rPr>
                    <w:rFonts w:ascii="Cambria Math" w:hAnsi="Cambria Math"/>
                    <w:color w:val="000000" w:themeColor="text1"/>
                    <w:sz w:val="28"/>
                    <w:szCs w:val="28"/>
                  </w:rPr>
                  <m:t>*</m:t>
                </w:ins>
              </m:r>
              <m:r>
                <w:ins w:id="1472" w:author="mikle" w:date="2025-10-04T20:15:00Z" w16du:dateUtc="2025-10-05T03:15:00Z">
                  <m:rPr>
                    <m:sty m:val="bi"/>
                  </m:rPr>
                  <w:rPr>
                    <w:rFonts w:ascii="Cambria Math" w:hAnsi="Cambria Math"/>
                    <w:color w:val="000000" w:themeColor="text1"/>
                    <w:sz w:val="28"/>
                    <w:szCs w:val="28"/>
                  </w:rPr>
                  <m:t>ζ</m:t>
                </w:ins>
              </m:r>
              <m:sSub>
                <m:sSubPr>
                  <m:ctrlPr>
                    <w:ins w:id="1473" w:author="mikle" w:date="2025-10-04T20:16:00Z" w16du:dateUtc="2025-10-05T03:16:00Z">
                      <w:rPr>
                        <w:rFonts w:ascii="Cambria Math" w:hAnsi="Cambria Math"/>
                        <w:b/>
                        <w:bCs/>
                        <w:i/>
                        <w:iCs/>
                        <w:color w:val="000000" w:themeColor="text1"/>
                        <w:sz w:val="28"/>
                        <w:szCs w:val="28"/>
                      </w:rPr>
                    </w:ins>
                  </m:ctrlPr>
                </m:sSubPr>
                <m:e>
                  <m:r>
                    <w:ins w:id="1474" w:author="mikle" w:date="2025-10-04T20:16:00Z" w16du:dateUtc="2025-10-05T03:16:00Z">
                      <m:rPr>
                        <m:sty m:val="bi"/>
                      </m:rPr>
                      <w:rPr>
                        <w:rFonts w:ascii="Cambria Math" w:hAnsi="Cambria Math"/>
                        <w:color w:val="000000" w:themeColor="text1"/>
                        <w:sz w:val="28"/>
                        <w:szCs w:val="28"/>
                      </w:rPr>
                      <m:t>T</m:t>
                    </w:ins>
                  </m:r>
                </m:e>
                <m:sub>
                  <m:r>
                    <w:ins w:id="1475" w:author="mikle" w:date="2025-10-04T20:16:00Z" w16du:dateUtc="2025-10-05T03:16:00Z">
                      <m:rPr>
                        <m:sty m:val="bi"/>
                      </m:rPr>
                      <w:rPr>
                        <w:rFonts w:ascii="Cambria Math" w:hAnsi="Cambria Math"/>
                        <w:color w:val="000000" w:themeColor="text1"/>
                        <w:sz w:val="28"/>
                        <w:szCs w:val="28"/>
                      </w:rPr>
                      <m:t>w</m:t>
                    </w:ins>
                  </m:r>
                </m:sub>
              </m:sSub>
              <m:r>
                <w:ins w:id="1476" w:author="mikle" w:date="2025-10-04T20:16:00Z" w16du:dateUtc="2025-10-05T03:16:00Z">
                  <m:rPr>
                    <m:sty m:val="bi"/>
                  </m:rPr>
                  <w:rPr>
                    <w:rFonts w:ascii="Cambria Math" w:hAnsi="Cambria Math"/>
                    <w:color w:val="000000" w:themeColor="text1"/>
                    <w:sz w:val="28"/>
                    <w:szCs w:val="28"/>
                  </w:rPr>
                  <m:t>p</m:t>
                </w:ins>
              </m:r>
              <m:r>
                <w:ins w:id="1477" w:author="mikle" w:date="2025-10-04T20:16:00Z" w16du:dateUtc="2025-10-05T03:16:00Z">
                  <m:rPr>
                    <m:sty m:val="bi"/>
                  </m:rPr>
                  <w:rPr>
                    <w:rFonts w:ascii="Cambria Math" w:hAnsi="Cambria Math"/>
                    <w:color w:val="000000" w:themeColor="text1"/>
                    <w:sz w:val="28"/>
                    <w:szCs w:val="28"/>
                    <w:lang w:val="en-US"/>
                  </w:rPr>
                  <m:t>+1</m:t>
                </w:ins>
              </m:r>
            </m:den>
          </m:f>
          <m:r>
            <w:ins w:id="1478" w:author="mikle" w:date="2025-10-04T20:29:00Z" w16du:dateUtc="2025-10-05T03:29:00Z">
              <m:rPr>
                <m:sty m:val="bi"/>
              </m:rPr>
              <w:rPr>
                <w:rFonts w:ascii="Cambria Math" w:hAnsi="Cambria Math"/>
                <w:color w:val="000000" w:themeColor="text1"/>
                <w:sz w:val="28"/>
                <w:szCs w:val="28"/>
              </w:rPr>
              <m:t xml:space="preserve"> (1.16)</m:t>
            </w:ins>
          </m:r>
        </m:oMath>
      </m:oMathPara>
    </w:p>
    <w:p w14:paraId="204194A5" w14:textId="52499B56" w:rsidR="00D3110D" w:rsidRPr="005D13B9" w:rsidRDefault="00D3110D" w:rsidP="005D13B9">
      <w:pPr>
        <w:spacing w:before="100" w:beforeAutospacing="1" w:after="24" w:line="360" w:lineRule="auto"/>
        <w:ind w:firstLine="709"/>
        <w:jc w:val="both"/>
        <w:rPr>
          <w:ins w:id="1479" w:author="mikle" w:date="2025-10-04T20:16:00Z" w16du:dateUtc="2025-10-05T03:16:00Z"/>
          <w:b/>
          <w:bCs/>
          <w:i/>
          <w:iCs/>
          <w:color w:val="000000" w:themeColor="text1"/>
          <w:sz w:val="28"/>
          <w:szCs w:val="28"/>
          <w:rPrChange w:id="1480" w:author="mikle" w:date="2025-10-09T20:00:00Z" w16du:dateUtc="2025-10-10T03:00:00Z">
            <w:rPr>
              <w:ins w:id="1481" w:author="mikle" w:date="2025-10-04T20:16:00Z" w16du:dateUtc="2025-10-05T03:16:00Z"/>
              <w:b/>
              <w:bCs/>
              <w:i/>
              <w:iCs/>
              <w:color w:val="000000" w:themeColor="text1"/>
              <w:sz w:val="28"/>
              <w:szCs w:val="28"/>
              <w:lang w:val="en-US"/>
            </w:rPr>
          </w:rPrChange>
        </w:rPr>
      </w:pPr>
      <w:ins w:id="1482" w:author="mikle" w:date="2025-10-04T20:20:00Z" w16du:dateUtc="2025-10-05T03:20:00Z">
        <w:r w:rsidRPr="005D13B9">
          <w:rPr>
            <w:b/>
            <w:bCs/>
            <w:i/>
            <w:iCs/>
            <w:color w:val="000000" w:themeColor="text1"/>
            <w:sz w:val="28"/>
            <w:szCs w:val="28"/>
          </w:rPr>
          <w:t>Где:</w:t>
        </w:r>
      </w:ins>
    </w:p>
    <w:p w14:paraId="10F950A9" w14:textId="5C7E0905" w:rsidR="00E57C73" w:rsidRPr="005D13B9" w:rsidRDefault="00000000" w:rsidP="005D13B9">
      <w:pPr>
        <w:spacing w:before="100" w:beforeAutospacing="1" w:after="24" w:line="360" w:lineRule="auto"/>
        <w:ind w:firstLine="709"/>
        <w:jc w:val="both"/>
        <w:rPr>
          <w:ins w:id="1483" w:author="mikle" w:date="2025-10-04T20:19:00Z" w16du:dateUtc="2025-10-05T03:19:00Z"/>
          <w:i/>
          <w:color w:val="000000" w:themeColor="text1"/>
          <w:sz w:val="28"/>
          <w:szCs w:val="28"/>
          <w:lang w:val="en-US"/>
        </w:rPr>
      </w:pPr>
      <m:oMathPara>
        <m:oMath>
          <m:sSub>
            <m:sSubPr>
              <m:ctrlPr>
                <w:ins w:id="1484" w:author="mikle" w:date="2025-10-04T20:16:00Z" w16du:dateUtc="2025-10-05T03:16:00Z">
                  <w:rPr>
                    <w:rFonts w:ascii="Cambria Math" w:hAnsi="Cambria Math"/>
                    <w:b/>
                    <w:bCs/>
                    <w:i/>
                    <w:iCs/>
                    <w:color w:val="000000" w:themeColor="text1"/>
                    <w:sz w:val="28"/>
                    <w:szCs w:val="28"/>
                  </w:rPr>
                </w:ins>
              </m:ctrlPr>
            </m:sSubPr>
            <m:e>
              <m:r>
                <w:ins w:id="1485" w:author="mikle" w:date="2025-10-04T20:16:00Z" w16du:dateUtc="2025-10-05T03:16:00Z">
                  <m:rPr>
                    <m:sty m:val="bi"/>
                  </m:rPr>
                  <w:rPr>
                    <w:rFonts w:ascii="Cambria Math" w:hAnsi="Cambria Math"/>
                    <w:color w:val="000000" w:themeColor="text1"/>
                    <w:sz w:val="28"/>
                    <w:szCs w:val="28"/>
                  </w:rPr>
                  <m:t>T</m:t>
                </w:ins>
              </m:r>
            </m:e>
            <m:sub>
              <m:r>
                <w:ins w:id="1486" w:author="mikle" w:date="2025-10-04T20:16:00Z" w16du:dateUtc="2025-10-05T03:16:00Z">
                  <m:rPr>
                    <m:sty m:val="bi"/>
                  </m:rPr>
                  <w:rPr>
                    <w:rFonts w:ascii="Cambria Math" w:hAnsi="Cambria Math"/>
                    <w:color w:val="000000" w:themeColor="text1"/>
                    <w:sz w:val="28"/>
                    <w:szCs w:val="28"/>
                  </w:rPr>
                  <m:t>w</m:t>
                </w:ins>
              </m:r>
            </m:sub>
          </m:sSub>
          <m:r>
            <w:ins w:id="1487" w:author="mikle" w:date="2025-10-04T20:16:00Z" w16du:dateUtc="2025-10-05T03:16:00Z">
              <w:rPr>
                <w:rFonts w:ascii="Cambria Math" w:hAnsi="Cambria Math"/>
                <w:color w:val="000000" w:themeColor="text1"/>
                <w:sz w:val="28"/>
                <w:szCs w:val="28"/>
                <w:lang w:val="en-US"/>
              </w:rPr>
              <m:t xml:space="preserve">= </m:t>
            </w:ins>
          </m:r>
          <m:rad>
            <m:radPr>
              <m:degHide m:val="1"/>
              <m:ctrlPr>
                <w:ins w:id="1488" w:author="mikle" w:date="2025-10-04T20:17:00Z" w16du:dateUtc="2025-10-05T03:17:00Z">
                  <w:rPr>
                    <w:rFonts w:ascii="Cambria Math" w:hAnsi="Cambria Math"/>
                    <w:i/>
                    <w:color w:val="000000" w:themeColor="text1"/>
                    <w:sz w:val="28"/>
                    <w:szCs w:val="28"/>
                    <w:lang w:val="en-US"/>
                  </w:rPr>
                </w:ins>
              </m:ctrlPr>
            </m:radPr>
            <m:deg/>
            <m:e>
              <m:f>
                <m:fPr>
                  <m:ctrlPr>
                    <w:ins w:id="1489" w:author="mikle" w:date="2025-10-04T20:17:00Z" w16du:dateUtc="2025-10-05T03:17:00Z">
                      <w:rPr>
                        <w:rFonts w:ascii="Cambria Math" w:hAnsi="Cambria Math"/>
                        <w:i/>
                        <w:color w:val="000000" w:themeColor="text1"/>
                        <w:sz w:val="28"/>
                        <w:szCs w:val="28"/>
                        <w:lang w:val="en-US"/>
                      </w:rPr>
                    </w:ins>
                  </m:ctrlPr>
                </m:fPr>
                <m:num>
                  <m:sSub>
                    <m:sSubPr>
                      <m:ctrlPr>
                        <w:ins w:id="1490" w:author="mikle" w:date="2025-10-04T20:17:00Z" w16du:dateUtc="2025-10-05T03:17:00Z">
                          <w:rPr>
                            <w:rFonts w:ascii="Cambria Math" w:hAnsi="Cambria Math"/>
                            <w:b/>
                            <w:bCs/>
                            <w:i/>
                            <w:iCs/>
                            <w:color w:val="000000" w:themeColor="text1"/>
                            <w:sz w:val="28"/>
                            <w:szCs w:val="28"/>
                            <w:lang w:val="en-US"/>
                          </w:rPr>
                        </w:ins>
                      </m:ctrlPr>
                    </m:sSubPr>
                    <m:e>
                      <m:r>
                        <w:ins w:id="1491" w:author="mikle" w:date="2025-10-04T20:17:00Z" w16du:dateUtc="2025-10-05T03:17:00Z">
                          <m:rPr>
                            <m:sty m:val="bi"/>
                          </m:rPr>
                          <w:rPr>
                            <w:rFonts w:ascii="Cambria Math" w:hAnsi="Cambria Math"/>
                            <w:color w:val="000000" w:themeColor="text1"/>
                            <w:sz w:val="28"/>
                            <w:szCs w:val="28"/>
                            <w:lang w:val="en-US"/>
                          </w:rPr>
                          <m:t>T</m:t>
                        </w:ins>
                      </m:r>
                    </m:e>
                    <m:sub>
                      <m:r>
                        <w:ins w:id="1492" w:author="mikle" w:date="2025-10-04T20:17:00Z" w16du:dateUtc="2025-10-05T03:17:00Z">
                          <m:rPr>
                            <m:sty m:val="bi"/>
                          </m:rPr>
                          <w:rPr>
                            <w:rFonts w:ascii="Cambria Math" w:hAnsi="Cambria Math"/>
                            <w:color w:val="000000" w:themeColor="text1"/>
                            <w:sz w:val="28"/>
                            <w:szCs w:val="28"/>
                            <w:lang w:val="en-US"/>
                          </w:rPr>
                          <m:t>dv</m:t>
                        </w:ins>
                      </m:r>
                    </m:sub>
                  </m:sSub>
                  <m:sSub>
                    <m:sSubPr>
                      <m:ctrlPr>
                        <w:ins w:id="1493" w:author="mikle" w:date="2025-10-04T20:17:00Z" w16du:dateUtc="2025-10-05T03:17:00Z">
                          <w:rPr>
                            <w:rFonts w:ascii="Cambria Math" w:hAnsi="Cambria Math"/>
                            <w:b/>
                            <w:bCs/>
                            <w:i/>
                            <w:iCs/>
                            <w:color w:val="000000" w:themeColor="text1"/>
                            <w:sz w:val="28"/>
                            <w:szCs w:val="28"/>
                            <w:lang w:val="en-US"/>
                          </w:rPr>
                        </w:ins>
                      </m:ctrlPr>
                    </m:sSubPr>
                    <m:e>
                      <m:r>
                        <w:ins w:id="1494" w:author="mikle" w:date="2025-10-04T20:17:00Z" w16du:dateUtc="2025-10-05T03:17:00Z">
                          <m:rPr>
                            <m:sty m:val="bi"/>
                          </m:rPr>
                          <w:rPr>
                            <w:rFonts w:ascii="Cambria Math" w:hAnsi="Cambria Math"/>
                            <w:color w:val="000000" w:themeColor="text1"/>
                            <w:sz w:val="28"/>
                            <w:szCs w:val="28"/>
                            <w:lang w:val="en-US"/>
                          </w:rPr>
                          <m:t>J</m:t>
                        </w:ins>
                      </m:r>
                    </m:e>
                    <m:sub>
                      <m:r>
                        <w:ins w:id="1495" w:author="mikle" w:date="2025-10-04T20:17:00Z" w16du:dateUtc="2025-10-05T03:17:00Z">
                          <m:rPr>
                            <m:sty m:val="bi"/>
                          </m:rPr>
                          <w:rPr>
                            <w:rFonts w:ascii="Cambria Math" w:hAnsi="Cambria Math"/>
                            <w:color w:val="000000" w:themeColor="text1"/>
                            <w:sz w:val="28"/>
                            <w:szCs w:val="28"/>
                            <w:lang w:val="en-US"/>
                          </w:rPr>
                          <m:t>y</m:t>
                        </w:ins>
                      </m:r>
                    </m:sub>
                  </m:sSub>
                </m:num>
                <m:den>
                  <m:sSub>
                    <m:sSubPr>
                      <m:ctrlPr>
                        <w:ins w:id="1496" w:author="mikle" w:date="2025-10-04T20:17:00Z" w16du:dateUtc="2025-10-05T03:17:00Z">
                          <w:rPr>
                            <w:rFonts w:ascii="Cambria Math" w:hAnsi="Cambria Math"/>
                            <w:iCs/>
                            <w:color w:val="000000" w:themeColor="text1"/>
                            <w:sz w:val="28"/>
                            <w:szCs w:val="28"/>
                            <w:lang w:val="en-US"/>
                          </w:rPr>
                        </w:ins>
                      </m:ctrlPr>
                    </m:sSubPr>
                    <m:e>
                      <m:r>
                        <w:ins w:id="1497" w:author="mikle" w:date="2025-10-04T20:17:00Z" w16du:dateUtc="2025-10-05T03:17:00Z">
                          <w:rPr>
                            <w:rFonts w:ascii="Cambria Math" w:hAnsi="Cambria Math"/>
                            <w:color w:val="000000" w:themeColor="text1"/>
                            <w:sz w:val="28"/>
                            <w:szCs w:val="28"/>
                          </w:rPr>
                          <m:t>2*С</m:t>
                        </w:ins>
                      </m:r>
                    </m:e>
                    <m:sub>
                      <m:r>
                        <w:ins w:id="1498" w:author="mikle" w:date="2025-10-04T20:17:00Z" w16du:dateUtc="2025-10-05T03:17:00Z">
                          <w:rPr>
                            <w:rFonts w:ascii="Cambria Math" w:hAnsi="Cambria Math"/>
                            <w:color w:val="000000" w:themeColor="text1"/>
                            <w:sz w:val="28"/>
                            <w:szCs w:val="28"/>
                            <w:lang w:val="en-US"/>
                          </w:rPr>
                          <m:t>ωy</m:t>
                        </w:ins>
                      </m:r>
                      <m:r>
                        <w:ins w:id="1499" w:author="mikle" w:date="2025-10-04T20:17:00Z" w16du:dateUtc="2025-10-05T03:17:00Z">
                          <w:rPr>
                            <w:rFonts w:ascii="Cambria Math" w:hAnsi="Cambria Math"/>
                            <w:color w:val="000000" w:themeColor="text1"/>
                            <w:sz w:val="28"/>
                            <w:szCs w:val="28"/>
                          </w:rPr>
                          <m:t>1</m:t>
                        </w:ins>
                      </m:r>
                    </m:sub>
                  </m:sSub>
                  <m:r>
                    <w:ins w:id="1500" w:author="mikle" w:date="2025-10-04T20:17:00Z" w16du:dateUtc="2025-10-05T03:17:00Z">
                      <w:rPr>
                        <w:rFonts w:ascii="Cambria Math" w:hAnsi="Cambria Math"/>
                        <w:color w:val="000000" w:themeColor="text1"/>
                        <w:sz w:val="28"/>
                        <w:szCs w:val="28"/>
                      </w:rPr>
                      <m:t>*</m:t>
                    </w:ins>
                  </m:r>
                  <m:sSubSup>
                    <m:sSubSupPr>
                      <m:ctrlPr>
                        <w:ins w:id="1501" w:author="mikle" w:date="2025-10-04T20:27:00Z" w16du:dateUtc="2025-10-05T03:27:00Z">
                          <w:rPr>
                            <w:rFonts w:ascii="Cambria Math" w:hAnsi="Cambria Math"/>
                            <w:i/>
                            <w:iCs/>
                            <w:color w:val="000000" w:themeColor="text1"/>
                            <w:sz w:val="28"/>
                            <w:szCs w:val="28"/>
                            <w:lang w:val="en-US"/>
                          </w:rPr>
                        </w:ins>
                      </m:ctrlPr>
                    </m:sSubSupPr>
                    <m:e>
                      <m:r>
                        <w:ins w:id="1502" w:author="mikle" w:date="2025-10-04T20:27:00Z" w16du:dateUtc="2025-10-05T03:27:00Z">
                          <w:rPr>
                            <w:rFonts w:ascii="Cambria Math" w:hAnsi="Cambria Math"/>
                            <w:color w:val="000000" w:themeColor="text1"/>
                            <w:sz w:val="28"/>
                            <w:szCs w:val="28"/>
                            <w:lang w:val="en-US"/>
                          </w:rPr>
                          <m:t>ω</m:t>
                        </w:ins>
                      </m:r>
                    </m:e>
                    <m:sub>
                      <m:r>
                        <w:ins w:id="1503" w:author="mikle" w:date="2025-10-04T20:27:00Z" w16du:dateUtc="2025-10-05T03:27:00Z">
                          <w:rPr>
                            <w:rFonts w:ascii="Cambria Math" w:hAnsi="Cambria Math"/>
                            <w:color w:val="000000" w:themeColor="text1"/>
                            <w:sz w:val="28"/>
                            <w:szCs w:val="28"/>
                            <w:lang w:val="en-US"/>
                          </w:rPr>
                          <m:t>y</m:t>
                        </w:ins>
                      </m:r>
                    </m:sub>
                    <m:sup>
                      <m:r>
                        <w:ins w:id="1504" w:author="mikle" w:date="2025-10-04T20:27:00Z" w16du:dateUtc="2025-10-05T03:27:00Z">
                          <w:rPr>
                            <w:rFonts w:ascii="Cambria Math" w:hAnsi="Cambria Math"/>
                            <w:color w:val="000000" w:themeColor="text1"/>
                            <w:sz w:val="28"/>
                            <w:szCs w:val="28"/>
                            <w:lang w:val="en-US"/>
                          </w:rPr>
                          <m:t>*</m:t>
                        </w:ins>
                      </m:r>
                    </m:sup>
                  </m:sSubSup>
                  <m:r>
                    <w:ins w:id="1505" w:author="mikle" w:date="2025-10-04T20:17:00Z" w16du:dateUtc="2025-10-05T03:17:00Z">
                      <w:rPr>
                        <w:rFonts w:ascii="Cambria Math" w:hAnsi="Cambria Math"/>
                        <w:color w:val="000000" w:themeColor="text1"/>
                        <w:sz w:val="28"/>
                        <w:szCs w:val="28"/>
                      </w:rPr>
                      <m:t>+</m:t>
                    </w:ins>
                  </m:r>
                  <m:sSub>
                    <m:sSubPr>
                      <m:ctrlPr>
                        <w:ins w:id="1506" w:author="mikle" w:date="2025-10-04T20:17:00Z" w16du:dateUtc="2025-10-05T03:17:00Z">
                          <w:rPr>
                            <w:rFonts w:ascii="Cambria Math" w:hAnsi="Cambria Math"/>
                            <w:iCs/>
                            <w:color w:val="000000" w:themeColor="text1"/>
                            <w:sz w:val="28"/>
                            <w:szCs w:val="28"/>
                            <w:lang w:val="en-US"/>
                          </w:rPr>
                        </w:ins>
                      </m:ctrlPr>
                    </m:sSubPr>
                    <m:e>
                      <m:r>
                        <w:ins w:id="1507" w:author="mikle" w:date="2025-10-04T20:17:00Z" w16du:dateUtc="2025-10-05T03:17:00Z">
                          <w:rPr>
                            <w:rFonts w:ascii="Cambria Math" w:hAnsi="Cambria Math"/>
                            <w:color w:val="000000" w:themeColor="text1"/>
                            <w:sz w:val="28"/>
                            <w:szCs w:val="28"/>
                          </w:rPr>
                          <m:t>С</m:t>
                        </w:ins>
                      </m:r>
                    </m:e>
                    <m:sub>
                      <m:r>
                        <w:ins w:id="1508" w:author="mikle" w:date="2025-10-04T20:17:00Z" w16du:dateUtc="2025-10-05T03:17:00Z">
                          <w:rPr>
                            <w:rFonts w:ascii="Cambria Math" w:hAnsi="Cambria Math"/>
                            <w:color w:val="000000" w:themeColor="text1"/>
                            <w:sz w:val="28"/>
                            <w:szCs w:val="28"/>
                            <w:lang w:val="en-US"/>
                          </w:rPr>
                          <m:t>ωy</m:t>
                        </w:ins>
                      </m:r>
                      <m:r>
                        <w:ins w:id="1509" w:author="mikle" w:date="2025-10-04T20:17:00Z" w16du:dateUtc="2025-10-05T03:17:00Z">
                          <w:rPr>
                            <w:rFonts w:ascii="Cambria Math" w:hAnsi="Cambria Math"/>
                            <w:color w:val="000000" w:themeColor="text1"/>
                            <w:sz w:val="28"/>
                            <w:szCs w:val="28"/>
                          </w:rPr>
                          <m:t>2</m:t>
                        </w:ins>
                      </m:r>
                    </m:sub>
                  </m:sSub>
                  <m:r>
                    <w:ins w:id="1510" w:author="mikle" w:date="2025-10-04T20:17:00Z" w16du:dateUtc="2025-10-05T03:17:00Z">
                      <w:rPr>
                        <w:rFonts w:ascii="Cambria Math" w:hAnsi="Cambria Math"/>
                        <w:color w:val="000000" w:themeColor="text1"/>
                        <w:sz w:val="28"/>
                        <w:szCs w:val="28"/>
                        <w:lang w:val="en-US"/>
                      </w:rPr>
                      <m:t>+</m:t>
                    </w:ins>
                  </m:r>
                  <m:r>
                    <w:ins w:id="1511" w:author="mikle" w:date="2025-10-04T20:18:00Z" w16du:dateUtc="2025-10-05T03:18:00Z">
                      <m:rPr>
                        <m:sty m:val="bi"/>
                      </m:rPr>
                      <w:rPr>
                        <w:rFonts w:ascii="Cambria Math" w:hAnsi="Cambria Math"/>
                        <w:color w:val="000000" w:themeColor="text1"/>
                        <w:sz w:val="28"/>
                        <w:szCs w:val="28"/>
                      </w:rPr>
                      <m:t>2</m:t>
                    </w:ins>
                  </m:r>
                  <m:r>
                    <w:ins w:id="1512" w:author="mikle" w:date="2025-10-04T20:18:00Z" w16du:dateUtc="2025-10-05T03:18:00Z">
                      <m:rPr>
                        <m:sty m:val="bi"/>
                      </m:rPr>
                      <w:rPr>
                        <w:rFonts w:ascii="Cambria Math" w:hAnsi="Cambria Math"/>
                        <w:color w:val="000000" w:themeColor="text1"/>
                        <w:sz w:val="28"/>
                        <w:szCs w:val="28"/>
                        <w:lang w:val="en-US"/>
                      </w:rPr>
                      <m:t>*</m:t>
                    </w:ins>
                  </m:r>
                  <m:sSub>
                    <m:sSubPr>
                      <m:ctrlPr>
                        <w:ins w:id="1513" w:author="mikle" w:date="2025-10-04T20:19:00Z" w16du:dateUtc="2025-10-05T03:19:00Z">
                          <w:rPr>
                            <w:rFonts w:ascii="Cambria Math" w:hAnsi="Cambria Math"/>
                            <w:b/>
                            <w:bCs/>
                            <w:i/>
                            <w:iCs/>
                            <w:color w:val="000000" w:themeColor="text1"/>
                            <w:sz w:val="28"/>
                            <w:szCs w:val="28"/>
                          </w:rPr>
                        </w:ins>
                      </m:ctrlPr>
                    </m:sSubPr>
                    <m:e>
                      <m:r>
                        <w:ins w:id="1514" w:author="mikle" w:date="2025-10-04T20:19:00Z" w16du:dateUtc="2025-10-05T03:19:00Z">
                          <m:rPr>
                            <m:sty m:val="bi"/>
                          </m:rPr>
                          <w:rPr>
                            <w:rFonts w:ascii="Cambria Math" w:hAnsi="Cambria Math"/>
                            <w:color w:val="000000" w:themeColor="text1"/>
                            <w:sz w:val="28"/>
                            <w:szCs w:val="28"/>
                            <w:lang w:val="en-US"/>
                          </w:rPr>
                          <m:t>K</m:t>
                        </w:ins>
                      </m:r>
                    </m:e>
                    <m:sub>
                      <m:r>
                        <w:ins w:id="1515" w:author="mikle" w:date="2025-10-04T20:19:00Z" w16du:dateUtc="2025-10-05T03:19:00Z">
                          <m:rPr>
                            <m:sty m:val="bi"/>
                          </m:rPr>
                          <w:rPr>
                            <w:rFonts w:ascii="Cambria Math" w:hAnsi="Cambria Math"/>
                            <w:color w:val="000000" w:themeColor="text1"/>
                            <w:sz w:val="28"/>
                            <w:szCs w:val="28"/>
                          </w:rPr>
                          <m:t>2</m:t>
                        </w:ins>
                      </m:r>
                    </m:sub>
                  </m:sSub>
                  <m:r>
                    <w:ins w:id="1516" w:author="mikle" w:date="2025-10-04T20:19:00Z" w16du:dateUtc="2025-10-05T03:19:00Z">
                      <m:rPr>
                        <m:sty m:val="bi"/>
                      </m:rPr>
                      <w:rPr>
                        <w:rFonts w:ascii="Cambria Math" w:hAnsi="Cambria Math"/>
                        <w:color w:val="000000" w:themeColor="text1"/>
                        <w:sz w:val="28"/>
                        <w:szCs w:val="28"/>
                        <w:lang w:val="en-US"/>
                      </w:rPr>
                      <m:t>*</m:t>
                    </w:ins>
                  </m:r>
                  <m:r>
                    <w:ins w:id="1517" w:author="mikle" w:date="2025-10-04T20:18:00Z" w16du:dateUtc="2025-10-05T03:18:00Z">
                      <m:rPr>
                        <m:sty m:val="bi"/>
                      </m:rPr>
                      <w:rPr>
                        <w:rFonts w:ascii="Cambria Math" w:hAnsi="Cambria Math"/>
                        <w:color w:val="000000" w:themeColor="text1"/>
                        <w:sz w:val="28"/>
                        <w:szCs w:val="28"/>
                        <w:lang w:val="en-US"/>
                      </w:rPr>
                      <m:t>b*</m:t>
                    </w:ins>
                  </m:r>
                  <m:sSub>
                    <m:sSubPr>
                      <m:ctrlPr>
                        <w:ins w:id="1518" w:author="mikle" w:date="2025-10-04T20:18:00Z" w16du:dateUtc="2025-10-05T03:18:00Z">
                          <w:rPr>
                            <w:rFonts w:ascii="Cambria Math" w:hAnsi="Cambria Math"/>
                            <w:b/>
                            <w:bCs/>
                            <w:i/>
                            <w:iCs/>
                            <w:color w:val="000000" w:themeColor="text1"/>
                            <w:sz w:val="28"/>
                            <w:szCs w:val="28"/>
                            <w:lang w:val="en-US"/>
                          </w:rPr>
                        </w:ins>
                      </m:ctrlPr>
                    </m:sSubPr>
                    <m:e>
                      <m:r>
                        <w:ins w:id="1519" w:author="mikle" w:date="2025-10-04T20:18:00Z" w16du:dateUtc="2025-10-05T03:18:00Z">
                          <m:rPr>
                            <m:sty m:val="bi"/>
                          </m:rPr>
                          <w:rPr>
                            <w:rFonts w:ascii="Cambria Math" w:hAnsi="Cambria Math"/>
                            <w:color w:val="000000" w:themeColor="text1"/>
                            <w:sz w:val="28"/>
                            <w:szCs w:val="28"/>
                            <w:lang w:val="en-US"/>
                          </w:rPr>
                          <m:t>K</m:t>
                        </w:ins>
                      </m:r>
                    </m:e>
                    <m:sub>
                      <m:r>
                        <w:ins w:id="1520" w:author="mikle" w:date="2025-10-04T20:18:00Z" w16du:dateUtc="2025-10-05T03:18:00Z">
                          <m:rPr>
                            <m:sty m:val="bi"/>
                          </m:rPr>
                          <w:rPr>
                            <w:rFonts w:ascii="Cambria Math" w:hAnsi="Cambria Math"/>
                            <w:color w:val="000000" w:themeColor="text1"/>
                            <w:sz w:val="28"/>
                            <w:szCs w:val="28"/>
                            <w:lang w:val="en-US"/>
                          </w:rPr>
                          <m:t>dv</m:t>
                        </w:ins>
                      </m:r>
                    </m:sub>
                  </m:sSub>
                  <m:r>
                    <w:ins w:id="1521" w:author="mikle" w:date="2025-10-04T20:17:00Z" w16du:dateUtc="2025-10-05T03:17:00Z">
                      <w:rPr>
                        <w:rFonts w:ascii="Cambria Math" w:hAnsi="Cambria Math"/>
                        <w:color w:val="000000" w:themeColor="text1"/>
                        <w:sz w:val="28"/>
                        <w:szCs w:val="28"/>
                        <w:lang w:val="en-US"/>
                      </w:rPr>
                      <m:t xml:space="preserve">  </m:t>
                    </w:ins>
                  </m:r>
                </m:den>
              </m:f>
            </m:e>
          </m:rad>
          <m:r>
            <w:ins w:id="1522" w:author="mikle" w:date="2025-10-04T20:18:00Z" w16du:dateUtc="2025-10-05T03:18:00Z">
              <w:rPr>
                <w:rFonts w:ascii="Cambria Math" w:hAnsi="Cambria Math"/>
                <w:color w:val="000000" w:themeColor="text1"/>
                <w:sz w:val="28"/>
                <w:szCs w:val="28"/>
                <w:lang w:val="en-US"/>
              </w:rPr>
              <m:t>-</m:t>
            </w:ins>
          </m:r>
          <m:r>
            <w:ins w:id="1523" w:author="mikle" w:date="2025-10-04T20:18:00Z" w16du:dateUtc="2025-10-05T03:18:00Z">
              <w:rPr>
                <w:rFonts w:ascii="Cambria Math" w:hAnsi="Cambria Math"/>
                <w:color w:val="000000" w:themeColor="text1"/>
                <w:sz w:val="28"/>
                <w:szCs w:val="28"/>
              </w:rPr>
              <m:t>постоянная времени</m:t>
            </w:ins>
          </m:r>
        </m:oMath>
      </m:oMathPara>
    </w:p>
    <w:p w14:paraId="38D0A409" w14:textId="413F6384" w:rsidR="00D3110D" w:rsidRPr="005D13B9" w:rsidRDefault="00000000" w:rsidP="005D13B9">
      <w:pPr>
        <w:spacing w:before="100" w:beforeAutospacing="1" w:after="24" w:line="360" w:lineRule="auto"/>
        <w:ind w:firstLine="709"/>
        <w:jc w:val="both"/>
        <w:rPr>
          <w:ins w:id="1524" w:author="mikle" w:date="2025-10-04T20:19:00Z" w16du:dateUtc="2025-10-05T03:19:00Z"/>
          <w:i/>
          <w:color w:val="000000" w:themeColor="text1"/>
          <w:sz w:val="28"/>
          <w:szCs w:val="28"/>
        </w:rPr>
      </w:pPr>
      <m:oMathPara>
        <m:oMath>
          <m:sSub>
            <m:sSubPr>
              <m:ctrlPr>
                <w:ins w:id="1525" w:author="mikle" w:date="2025-10-04T20:23:00Z" w16du:dateUtc="2025-10-05T03:23:00Z">
                  <w:rPr>
                    <w:rFonts w:ascii="Cambria Math" w:hAnsi="Cambria Math"/>
                    <w:b/>
                    <w:bCs/>
                    <w:i/>
                    <w:iCs/>
                    <w:color w:val="000000" w:themeColor="text1"/>
                    <w:sz w:val="28"/>
                    <w:szCs w:val="28"/>
                  </w:rPr>
                </w:ins>
              </m:ctrlPr>
            </m:sSubPr>
            <m:e>
              <m:r>
                <w:ins w:id="1526" w:author="mikle" w:date="2025-10-04T20:23:00Z" w16du:dateUtc="2025-10-05T03:23:00Z">
                  <m:rPr>
                    <m:sty m:val="bi"/>
                  </m:rPr>
                  <w:rPr>
                    <w:rFonts w:ascii="Cambria Math" w:hAnsi="Cambria Math"/>
                    <w:color w:val="000000" w:themeColor="text1"/>
                    <w:sz w:val="28"/>
                    <w:szCs w:val="28"/>
                    <w:lang w:val="en-US"/>
                  </w:rPr>
                  <m:t>K</m:t>
                </w:ins>
              </m:r>
            </m:e>
            <m:sub>
              <m:r>
                <w:ins w:id="1527" w:author="mikle" w:date="2025-10-04T20:23:00Z" w16du:dateUtc="2025-10-05T03:23:00Z">
                  <m:rPr>
                    <m:sty m:val="bi"/>
                  </m:rPr>
                  <w:rPr>
                    <w:rFonts w:ascii="Cambria Math" w:hAnsi="Cambria Math"/>
                    <w:color w:val="000000" w:themeColor="text1"/>
                    <w:sz w:val="28"/>
                    <w:szCs w:val="28"/>
                    <w:lang w:val="en-US"/>
                  </w:rPr>
                  <m:t>w</m:t>
                </w:ins>
              </m:r>
            </m:sub>
          </m:sSub>
          <m:r>
            <w:ins w:id="1528" w:author="mikle" w:date="2025-10-04T20:19:00Z" w16du:dateUtc="2025-10-05T03:19:00Z">
              <w:rPr>
                <w:rFonts w:ascii="Cambria Math" w:hAnsi="Cambria Math"/>
                <w:color w:val="000000" w:themeColor="text1"/>
                <w:sz w:val="28"/>
                <w:szCs w:val="28"/>
                <w:lang w:val="en-US"/>
              </w:rPr>
              <m:t xml:space="preserve">= </m:t>
            </w:ins>
          </m:r>
          <m:f>
            <m:fPr>
              <m:ctrlPr>
                <w:ins w:id="1529" w:author="mikle" w:date="2025-10-04T20:23:00Z" w16du:dateUtc="2025-10-05T03:23:00Z">
                  <w:rPr>
                    <w:rFonts w:ascii="Cambria Math" w:hAnsi="Cambria Math"/>
                    <w:i/>
                    <w:color w:val="000000" w:themeColor="text1"/>
                    <w:sz w:val="28"/>
                    <w:szCs w:val="28"/>
                    <w:lang w:val="en-US"/>
                  </w:rPr>
                </w:ins>
              </m:ctrlPr>
            </m:fPr>
            <m:num>
              <m:r>
                <w:ins w:id="1530" w:author="mikle" w:date="2025-10-04T20:23:00Z" w16du:dateUtc="2025-10-05T03:23:00Z">
                  <m:rPr>
                    <m:sty m:val="bi"/>
                  </m:rPr>
                  <w:rPr>
                    <w:rFonts w:ascii="Cambria Math" w:hAnsi="Cambria Math"/>
                    <w:color w:val="000000" w:themeColor="text1"/>
                    <w:sz w:val="28"/>
                    <w:szCs w:val="28"/>
                  </w:rPr>
                  <m:t>2</m:t>
                </w:ins>
              </m:r>
              <m:r>
                <w:ins w:id="1531" w:author="mikle" w:date="2025-10-04T20:23:00Z" w16du:dateUtc="2025-10-05T03:23:00Z">
                  <m:rPr>
                    <m:sty m:val="bi"/>
                  </m:rPr>
                  <w:rPr>
                    <w:rFonts w:ascii="Cambria Math" w:hAnsi="Cambria Math"/>
                    <w:color w:val="000000" w:themeColor="text1"/>
                    <w:sz w:val="28"/>
                    <w:szCs w:val="28"/>
                    <w:lang w:val="en-US"/>
                  </w:rPr>
                  <m:t>*b*</m:t>
                </w:ins>
              </m:r>
              <m:sSub>
                <m:sSubPr>
                  <m:ctrlPr>
                    <w:ins w:id="1532" w:author="mikle" w:date="2025-10-04T20:23:00Z" w16du:dateUtc="2025-10-05T03:23:00Z">
                      <w:rPr>
                        <w:rFonts w:ascii="Cambria Math" w:hAnsi="Cambria Math"/>
                        <w:b/>
                        <w:bCs/>
                        <w:i/>
                        <w:iCs/>
                        <w:color w:val="000000" w:themeColor="text1"/>
                        <w:sz w:val="28"/>
                        <w:szCs w:val="28"/>
                        <w:lang w:val="en-US"/>
                      </w:rPr>
                    </w:ins>
                  </m:ctrlPr>
                </m:sSubPr>
                <m:e>
                  <m:r>
                    <w:ins w:id="1533" w:author="mikle" w:date="2025-10-04T20:23:00Z" w16du:dateUtc="2025-10-05T03:23:00Z">
                      <m:rPr>
                        <m:sty m:val="bi"/>
                      </m:rPr>
                      <w:rPr>
                        <w:rFonts w:ascii="Cambria Math" w:hAnsi="Cambria Math"/>
                        <w:color w:val="000000" w:themeColor="text1"/>
                        <w:sz w:val="28"/>
                        <w:szCs w:val="28"/>
                        <w:lang w:val="en-US"/>
                      </w:rPr>
                      <m:t>K</m:t>
                    </w:ins>
                  </m:r>
                </m:e>
                <m:sub>
                  <m:r>
                    <w:ins w:id="1534" w:author="mikle" w:date="2025-10-04T20:23:00Z" w16du:dateUtc="2025-10-05T03:23:00Z">
                      <m:rPr>
                        <m:sty m:val="bi"/>
                      </m:rPr>
                      <w:rPr>
                        <w:rFonts w:ascii="Cambria Math" w:hAnsi="Cambria Math"/>
                        <w:color w:val="000000" w:themeColor="text1"/>
                        <w:sz w:val="28"/>
                        <w:szCs w:val="28"/>
                        <w:lang w:val="en-US"/>
                      </w:rPr>
                      <m:t>dv</m:t>
                    </w:ins>
                  </m:r>
                </m:sub>
              </m:sSub>
              <m:r>
                <w:ins w:id="1535" w:author="mikle" w:date="2025-10-04T20:23:00Z" w16du:dateUtc="2025-10-05T03:23:00Z">
                  <w:rPr>
                    <w:rFonts w:ascii="Cambria Math" w:hAnsi="Cambria Math"/>
                    <w:color w:val="000000" w:themeColor="text1"/>
                    <w:sz w:val="28"/>
                    <w:szCs w:val="28"/>
                    <w:lang w:val="en-US"/>
                  </w:rPr>
                  <m:t xml:space="preserve"> </m:t>
                </w:ins>
              </m:r>
            </m:num>
            <m:den>
              <m:sSub>
                <m:sSubPr>
                  <m:ctrlPr>
                    <w:ins w:id="1536" w:author="mikle" w:date="2025-10-04T20:23:00Z" w16du:dateUtc="2025-10-05T03:23:00Z">
                      <w:rPr>
                        <w:rFonts w:ascii="Cambria Math" w:hAnsi="Cambria Math"/>
                        <w:iCs/>
                        <w:color w:val="000000" w:themeColor="text1"/>
                        <w:sz w:val="28"/>
                        <w:szCs w:val="28"/>
                        <w:lang w:val="en-US"/>
                      </w:rPr>
                    </w:ins>
                  </m:ctrlPr>
                </m:sSubPr>
                <m:e>
                  <m:r>
                    <w:ins w:id="1537" w:author="mikle" w:date="2025-10-04T20:23:00Z" w16du:dateUtc="2025-10-05T03:23:00Z">
                      <w:rPr>
                        <w:rFonts w:ascii="Cambria Math" w:hAnsi="Cambria Math"/>
                        <w:color w:val="000000" w:themeColor="text1"/>
                        <w:sz w:val="28"/>
                        <w:szCs w:val="28"/>
                      </w:rPr>
                      <m:t>2*С</m:t>
                    </w:ins>
                  </m:r>
                </m:e>
                <m:sub>
                  <m:r>
                    <w:ins w:id="1538" w:author="mikle" w:date="2025-10-04T20:23:00Z" w16du:dateUtc="2025-10-05T03:23:00Z">
                      <w:rPr>
                        <w:rFonts w:ascii="Cambria Math" w:hAnsi="Cambria Math"/>
                        <w:color w:val="000000" w:themeColor="text1"/>
                        <w:sz w:val="28"/>
                        <w:szCs w:val="28"/>
                        <w:lang w:val="en-US"/>
                      </w:rPr>
                      <m:t>ωy</m:t>
                    </w:ins>
                  </m:r>
                  <m:r>
                    <w:ins w:id="1539" w:author="mikle" w:date="2025-10-04T20:23:00Z" w16du:dateUtc="2025-10-05T03:23:00Z">
                      <w:rPr>
                        <w:rFonts w:ascii="Cambria Math" w:hAnsi="Cambria Math"/>
                        <w:color w:val="000000" w:themeColor="text1"/>
                        <w:sz w:val="28"/>
                        <w:szCs w:val="28"/>
                      </w:rPr>
                      <m:t>1</m:t>
                    </w:ins>
                  </m:r>
                </m:sub>
              </m:sSub>
              <m:r>
                <w:ins w:id="1540" w:author="mikle" w:date="2025-10-04T20:23:00Z" w16du:dateUtc="2025-10-05T03:23:00Z">
                  <w:rPr>
                    <w:rFonts w:ascii="Cambria Math" w:hAnsi="Cambria Math"/>
                    <w:color w:val="000000" w:themeColor="text1"/>
                    <w:sz w:val="28"/>
                    <w:szCs w:val="28"/>
                  </w:rPr>
                  <m:t>*</m:t>
                </w:ins>
              </m:r>
              <m:sSubSup>
                <m:sSubSupPr>
                  <m:ctrlPr>
                    <w:ins w:id="1541" w:author="mikle" w:date="2025-10-04T20:27:00Z" w16du:dateUtc="2025-10-05T03:27:00Z">
                      <w:rPr>
                        <w:rFonts w:ascii="Cambria Math" w:hAnsi="Cambria Math"/>
                        <w:i/>
                        <w:iCs/>
                        <w:color w:val="000000" w:themeColor="text1"/>
                        <w:sz w:val="28"/>
                        <w:szCs w:val="28"/>
                        <w:lang w:val="en-US"/>
                      </w:rPr>
                    </w:ins>
                  </m:ctrlPr>
                </m:sSubSupPr>
                <m:e>
                  <m:r>
                    <w:ins w:id="1542" w:author="mikle" w:date="2025-10-04T20:27:00Z" w16du:dateUtc="2025-10-05T03:27:00Z">
                      <w:rPr>
                        <w:rFonts w:ascii="Cambria Math" w:hAnsi="Cambria Math"/>
                        <w:color w:val="000000" w:themeColor="text1"/>
                        <w:sz w:val="28"/>
                        <w:szCs w:val="28"/>
                        <w:lang w:val="en-US"/>
                      </w:rPr>
                      <m:t>ω</m:t>
                    </w:ins>
                  </m:r>
                </m:e>
                <m:sub>
                  <m:r>
                    <w:ins w:id="1543" w:author="mikle" w:date="2025-10-04T20:27:00Z" w16du:dateUtc="2025-10-05T03:27:00Z">
                      <w:rPr>
                        <w:rFonts w:ascii="Cambria Math" w:hAnsi="Cambria Math"/>
                        <w:color w:val="000000" w:themeColor="text1"/>
                        <w:sz w:val="28"/>
                        <w:szCs w:val="28"/>
                        <w:lang w:val="en-US"/>
                      </w:rPr>
                      <m:t>y</m:t>
                    </w:ins>
                  </m:r>
                </m:sub>
                <m:sup>
                  <m:r>
                    <w:ins w:id="1544" w:author="mikle" w:date="2025-10-04T20:27:00Z" w16du:dateUtc="2025-10-05T03:27:00Z">
                      <w:rPr>
                        <w:rFonts w:ascii="Cambria Math" w:hAnsi="Cambria Math"/>
                        <w:color w:val="000000" w:themeColor="text1"/>
                        <w:sz w:val="28"/>
                        <w:szCs w:val="28"/>
                        <w:lang w:val="en-US"/>
                      </w:rPr>
                      <m:t>*</m:t>
                    </w:ins>
                  </m:r>
                </m:sup>
              </m:sSubSup>
              <m:r>
                <w:ins w:id="1545" w:author="mikle" w:date="2025-10-04T20:23:00Z" w16du:dateUtc="2025-10-05T03:23:00Z">
                  <w:rPr>
                    <w:rFonts w:ascii="Cambria Math" w:hAnsi="Cambria Math"/>
                    <w:color w:val="000000" w:themeColor="text1"/>
                    <w:sz w:val="28"/>
                    <w:szCs w:val="28"/>
                  </w:rPr>
                  <m:t>+</m:t>
                </w:ins>
              </m:r>
              <m:sSub>
                <m:sSubPr>
                  <m:ctrlPr>
                    <w:ins w:id="1546" w:author="mikle" w:date="2025-10-04T20:23:00Z" w16du:dateUtc="2025-10-05T03:23:00Z">
                      <w:rPr>
                        <w:rFonts w:ascii="Cambria Math" w:hAnsi="Cambria Math"/>
                        <w:iCs/>
                        <w:color w:val="000000" w:themeColor="text1"/>
                        <w:sz w:val="28"/>
                        <w:szCs w:val="28"/>
                        <w:lang w:val="en-US"/>
                      </w:rPr>
                    </w:ins>
                  </m:ctrlPr>
                </m:sSubPr>
                <m:e>
                  <m:r>
                    <w:ins w:id="1547" w:author="mikle" w:date="2025-10-04T20:23:00Z" w16du:dateUtc="2025-10-05T03:23:00Z">
                      <w:rPr>
                        <w:rFonts w:ascii="Cambria Math" w:hAnsi="Cambria Math"/>
                        <w:color w:val="000000" w:themeColor="text1"/>
                        <w:sz w:val="28"/>
                        <w:szCs w:val="28"/>
                      </w:rPr>
                      <m:t>С</m:t>
                    </w:ins>
                  </m:r>
                </m:e>
                <m:sub>
                  <m:r>
                    <w:ins w:id="1548" w:author="mikle" w:date="2025-10-04T20:23:00Z" w16du:dateUtc="2025-10-05T03:23:00Z">
                      <w:rPr>
                        <w:rFonts w:ascii="Cambria Math" w:hAnsi="Cambria Math"/>
                        <w:color w:val="000000" w:themeColor="text1"/>
                        <w:sz w:val="28"/>
                        <w:szCs w:val="28"/>
                        <w:lang w:val="en-US"/>
                      </w:rPr>
                      <m:t>ωy</m:t>
                    </w:ins>
                  </m:r>
                  <m:r>
                    <w:ins w:id="1549" w:author="mikle" w:date="2025-10-04T20:23:00Z" w16du:dateUtc="2025-10-05T03:23:00Z">
                      <w:rPr>
                        <w:rFonts w:ascii="Cambria Math" w:hAnsi="Cambria Math"/>
                        <w:color w:val="000000" w:themeColor="text1"/>
                        <w:sz w:val="28"/>
                        <w:szCs w:val="28"/>
                      </w:rPr>
                      <m:t>2</m:t>
                    </w:ins>
                  </m:r>
                </m:sub>
              </m:sSub>
              <m:r>
                <w:ins w:id="1550" w:author="mikle" w:date="2025-10-04T20:23:00Z" w16du:dateUtc="2025-10-05T03:23:00Z">
                  <w:rPr>
                    <w:rFonts w:ascii="Cambria Math" w:hAnsi="Cambria Math"/>
                    <w:color w:val="000000" w:themeColor="text1"/>
                    <w:sz w:val="28"/>
                    <w:szCs w:val="28"/>
                    <w:lang w:val="en-US"/>
                  </w:rPr>
                  <m:t>+</m:t>
                </w:ins>
              </m:r>
              <m:r>
                <w:ins w:id="1551" w:author="mikle" w:date="2025-10-04T20:23:00Z" w16du:dateUtc="2025-10-05T03:23:00Z">
                  <m:rPr>
                    <m:sty m:val="bi"/>
                  </m:rPr>
                  <w:rPr>
                    <w:rFonts w:ascii="Cambria Math" w:hAnsi="Cambria Math"/>
                    <w:color w:val="000000" w:themeColor="text1"/>
                    <w:sz w:val="28"/>
                    <w:szCs w:val="28"/>
                  </w:rPr>
                  <m:t>2</m:t>
                </w:ins>
              </m:r>
              <m:r>
                <w:ins w:id="1552" w:author="mikle" w:date="2025-10-04T20:23:00Z" w16du:dateUtc="2025-10-05T03:23:00Z">
                  <m:rPr>
                    <m:sty m:val="bi"/>
                  </m:rPr>
                  <w:rPr>
                    <w:rFonts w:ascii="Cambria Math" w:hAnsi="Cambria Math"/>
                    <w:color w:val="000000" w:themeColor="text1"/>
                    <w:sz w:val="28"/>
                    <w:szCs w:val="28"/>
                    <w:lang w:val="en-US"/>
                  </w:rPr>
                  <m:t>*</m:t>
                </w:ins>
              </m:r>
              <m:sSub>
                <m:sSubPr>
                  <m:ctrlPr>
                    <w:ins w:id="1553" w:author="mikle" w:date="2025-10-04T20:23:00Z" w16du:dateUtc="2025-10-05T03:23:00Z">
                      <w:rPr>
                        <w:rFonts w:ascii="Cambria Math" w:hAnsi="Cambria Math"/>
                        <w:b/>
                        <w:bCs/>
                        <w:i/>
                        <w:iCs/>
                        <w:color w:val="000000" w:themeColor="text1"/>
                        <w:sz w:val="28"/>
                        <w:szCs w:val="28"/>
                      </w:rPr>
                    </w:ins>
                  </m:ctrlPr>
                </m:sSubPr>
                <m:e>
                  <m:r>
                    <w:ins w:id="1554" w:author="mikle" w:date="2025-10-04T20:23:00Z" w16du:dateUtc="2025-10-05T03:23:00Z">
                      <m:rPr>
                        <m:sty m:val="bi"/>
                      </m:rPr>
                      <w:rPr>
                        <w:rFonts w:ascii="Cambria Math" w:hAnsi="Cambria Math"/>
                        <w:color w:val="000000" w:themeColor="text1"/>
                        <w:sz w:val="28"/>
                        <w:szCs w:val="28"/>
                        <w:lang w:val="en-US"/>
                      </w:rPr>
                      <m:t>K</m:t>
                    </w:ins>
                  </m:r>
                </m:e>
                <m:sub>
                  <m:r>
                    <w:ins w:id="1555" w:author="mikle" w:date="2025-10-04T20:23:00Z" w16du:dateUtc="2025-10-05T03:23:00Z">
                      <m:rPr>
                        <m:sty m:val="bi"/>
                      </m:rPr>
                      <w:rPr>
                        <w:rFonts w:ascii="Cambria Math" w:hAnsi="Cambria Math"/>
                        <w:color w:val="000000" w:themeColor="text1"/>
                        <w:sz w:val="28"/>
                        <w:szCs w:val="28"/>
                      </w:rPr>
                      <m:t>2</m:t>
                    </w:ins>
                  </m:r>
                </m:sub>
              </m:sSub>
              <m:r>
                <w:ins w:id="1556" w:author="mikle" w:date="2025-10-04T20:23:00Z" w16du:dateUtc="2025-10-05T03:23:00Z">
                  <m:rPr>
                    <m:sty m:val="bi"/>
                  </m:rPr>
                  <w:rPr>
                    <w:rFonts w:ascii="Cambria Math" w:hAnsi="Cambria Math"/>
                    <w:color w:val="000000" w:themeColor="text1"/>
                    <w:sz w:val="28"/>
                    <w:szCs w:val="28"/>
                    <w:lang w:val="en-US"/>
                  </w:rPr>
                  <m:t>*b*</m:t>
                </w:ins>
              </m:r>
              <m:sSub>
                <m:sSubPr>
                  <m:ctrlPr>
                    <w:ins w:id="1557" w:author="mikle" w:date="2025-10-04T20:23:00Z" w16du:dateUtc="2025-10-05T03:23:00Z">
                      <w:rPr>
                        <w:rFonts w:ascii="Cambria Math" w:hAnsi="Cambria Math"/>
                        <w:b/>
                        <w:bCs/>
                        <w:i/>
                        <w:iCs/>
                        <w:color w:val="000000" w:themeColor="text1"/>
                        <w:sz w:val="28"/>
                        <w:szCs w:val="28"/>
                        <w:lang w:val="en-US"/>
                      </w:rPr>
                    </w:ins>
                  </m:ctrlPr>
                </m:sSubPr>
                <m:e>
                  <m:r>
                    <w:ins w:id="1558" w:author="mikle" w:date="2025-10-04T20:23:00Z" w16du:dateUtc="2025-10-05T03:23:00Z">
                      <m:rPr>
                        <m:sty m:val="bi"/>
                      </m:rPr>
                      <w:rPr>
                        <w:rFonts w:ascii="Cambria Math" w:hAnsi="Cambria Math"/>
                        <w:color w:val="000000" w:themeColor="text1"/>
                        <w:sz w:val="28"/>
                        <w:szCs w:val="28"/>
                        <w:lang w:val="en-US"/>
                      </w:rPr>
                      <m:t>K</m:t>
                    </w:ins>
                  </m:r>
                </m:e>
                <m:sub>
                  <m:r>
                    <w:ins w:id="1559" w:author="mikle" w:date="2025-10-04T20:23:00Z" w16du:dateUtc="2025-10-05T03:23:00Z">
                      <m:rPr>
                        <m:sty m:val="bi"/>
                      </m:rPr>
                      <w:rPr>
                        <w:rFonts w:ascii="Cambria Math" w:hAnsi="Cambria Math"/>
                        <w:color w:val="000000" w:themeColor="text1"/>
                        <w:sz w:val="28"/>
                        <w:szCs w:val="28"/>
                        <w:lang w:val="en-US"/>
                      </w:rPr>
                      <m:t>dv</m:t>
                    </w:ins>
                  </m:r>
                </m:sub>
              </m:sSub>
              <m:r>
                <w:ins w:id="1560" w:author="mikle" w:date="2025-10-04T20:23:00Z" w16du:dateUtc="2025-10-05T03:23:00Z">
                  <w:rPr>
                    <w:rFonts w:ascii="Cambria Math" w:hAnsi="Cambria Math"/>
                    <w:color w:val="000000" w:themeColor="text1"/>
                    <w:sz w:val="28"/>
                    <w:szCs w:val="28"/>
                    <w:lang w:val="en-US"/>
                  </w:rPr>
                  <m:t xml:space="preserve">  </m:t>
                </w:ins>
              </m:r>
            </m:den>
          </m:f>
          <m:r>
            <w:ins w:id="1561" w:author="mikle" w:date="2025-10-04T20:19:00Z" w16du:dateUtc="2025-10-05T03:19:00Z">
              <w:rPr>
                <w:rFonts w:ascii="Cambria Math" w:hAnsi="Cambria Math"/>
                <w:color w:val="000000" w:themeColor="text1"/>
                <w:sz w:val="28"/>
                <w:szCs w:val="28"/>
                <w:lang w:val="en-US"/>
              </w:rPr>
              <m:t>-</m:t>
            </w:ins>
          </m:r>
          <m:r>
            <w:ins w:id="1562" w:author="mikle" w:date="2025-10-04T20:23:00Z" w16du:dateUtc="2025-10-05T03:23:00Z">
              <w:rPr>
                <w:rFonts w:ascii="Cambria Math" w:hAnsi="Cambria Math"/>
                <w:color w:val="000000" w:themeColor="text1"/>
                <w:sz w:val="28"/>
                <w:szCs w:val="28"/>
              </w:rPr>
              <m:t>коэффициент усиления</m:t>
            </w:ins>
          </m:r>
        </m:oMath>
      </m:oMathPara>
    </w:p>
    <w:p w14:paraId="5CEB0479" w14:textId="1D43EA73" w:rsidR="00D3110D" w:rsidRPr="005D13B9" w:rsidRDefault="00D3110D" w:rsidP="005D13B9">
      <w:pPr>
        <w:spacing w:before="100" w:beforeAutospacing="1" w:after="24" w:line="360" w:lineRule="auto"/>
        <w:ind w:firstLine="709"/>
        <w:jc w:val="both"/>
        <w:rPr>
          <w:ins w:id="1563" w:author="mikle" w:date="2025-10-04T20:20:00Z" w16du:dateUtc="2025-10-05T03:20:00Z"/>
          <w:i/>
          <w:color w:val="000000" w:themeColor="text1"/>
          <w:sz w:val="28"/>
          <w:szCs w:val="28"/>
          <w:lang w:val="en-US"/>
          <w:rPrChange w:id="1564" w:author="mikle" w:date="2025-10-09T20:00:00Z" w16du:dateUtc="2025-10-10T03:00:00Z">
            <w:rPr>
              <w:ins w:id="1565" w:author="mikle" w:date="2025-10-04T20:20:00Z" w16du:dateUtc="2025-10-05T03:20:00Z"/>
              <w:i/>
              <w:color w:val="000000" w:themeColor="text1"/>
              <w:sz w:val="28"/>
              <w:szCs w:val="28"/>
            </w:rPr>
          </w:rPrChange>
        </w:rPr>
      </w:pPr>
      <m:oMathPara>
        <m:oMath>
          <m:r>
            <w:ins w:id="1566" w:author="mikle" w:date="2025-10-04T20:23:00Z" w16du:dateUtc="2025-10-05T03:23:00Z">
              <m:rPr>
                <m:sty m:val="bi"/>
              </m:rPr>
              <w:rPr>
                <w:rFonts w:ascii="Cambria Math" w:hAnsi="Cambria Math"/>
                <w:color w:val="000000" w:themeColor="text1"/>
                <w:sz w:val="28"/>
                <w:szCs w:val="28"/>
              </w:rPr>
              <m:t>ζ</m:t>
            </w:ins>
          </m:r>
          <m:r>
            <w:ins w:id="1567" w:author="mikle" w:date="2025-10-04T20:20:00Z" w16du:dateUtc="2025-10-05T03:20:00Z">
              <w:rPr>
                <w:rFonts w:ascii="Cambria Math" w:hAnsi="Cambria Math"/>
                <w:color w:val="000000" w:themeColor="text1"/>
                <w:sz w:val="28"/>
                <w:szCs w:val="28"/>
                <w:lang w:val="en-US"/>
              </w:rPr>
              <m:t xml:space="preserve">= </m:t>
            </w:ins>
          </m:r>
          <m:f>
            <m:fPr>
              <m:ctrlPr>
                <w:ins w:id="1568" w:author="mikle" w:date="2025-10-04T20:24:00Z" w16du:dateUtc="2025-10-05T03:24:00Z">
                  <w:rPr>
                    <w:rFonts w:ascii="Cambria Math" w:hAnsi="Cambria Math"/>
                    <w:i/>
                    <w:color w:val="000000" w:themeColor="text1"/>
                    <w:sz w:val="28"/>
                    <w:szCs w:val="28"/>
                    <w:lang w:val="en-US"/>
                  </w:rPr>
                </w:ins>
              </m:ctrlPr>
            </m:fPr>
            <m:num>
              <m:sSub>
                <m:sSubPr>
                  <m:ctrlPr>
                    <w:ins w:id="1569" w:author="mikle" w:date="2025-10-04T20:24:00Z" w16du:dateUtc="2025-10-05T03:24:00Z">
                      <w:rPr>
                        <w:rFonts w:ascii="Cambria Math" w:hAnsi="Cambria Math"/>
                        <w:iCs/>
                        <w:color w:val="000000" w:themeColor="text1"/>
                        <w:sz w:val="28"/>
                        <w:szCs w:val="28"/>
                        <w:lang w:val="en-US"/>
                      </w:rPr>
                    </w:ins>
                  </m:ctrlPr>
                </m:sSubPr>
                <m:e>
                  <m:r>
                    <w:ins w:id="1570" w:author="mikle" w:date="2025-10-04T20:24:00Z" w16du:dateUtc="2025-10-05T03:24:00Z">
                      <w:rPr>
                        <w:rFonts w:ascii="Cambria Math" w:hAnsi="Cambria Math"/>
                        <w:color w:val="000000" w:themeColor="text1"/>
                        <w:sz w:val="28"/>
                        <w:szCs w:val="28"/>
                      </w:rPr>
                      <m:t>2*С</m:t>
                    </w:ins>
                  </m:r>
                </m:e>
                <m:sub>
                  <m:r>
                    <w:ins w:id="1571" w:author="mikle" w:date="2025-10-04T20:24:00Z" w16du:dateUtc="2025-10-05T03:24:00Z">
                      <w:rPr>
                        <w:rFonts w:ascii="Cambria Math" w:hAnsi="Cambria Math"/>
                        <w:color w:val="000000" w:themeColor="text1"/>
                        <w:sz w:val="28"/>
                        <w:szCs w:val="28"/>
                        <w:lang w:val="en-US"/>
                      </w:rPr>
                      <m:t>ωy</m:t>
                    </w:ins>
                  </m:r>
                  <m:r>
                    <w:ins w:id="1572" w:author="mikle" w:date="2025-10-04T20:24:00Z" w16du:dateUtc="2025-10-05T03:24:00Z">
                      <w:rPr>
                        <w:rFonts w:ascii="Cambria Math" w:hAnsi="Cambria Math"/>
                        <w:color w:val="000000" w:themeColor="text1"/>
                        <w:sz w:val="28"/>
                        <w:szCs w:val="28"/>
                      </w:rPr>
                      <m:t>1</m:t>
                    </w:ins>
                  </m:r>
                </m:sub>
              </m:sSub>
              <m:r>
                <w:ins w:id="1573" w:author="mikle" w:date="2025-10-04T20:24:00Z" w16du:dateUtc="2025-10-05T03:24:00Z">
                  <w:rPr>
                    <w:rFonts w:ascii="Cambria Math" w:hAnsi="Cambria Math"/>
                    <w:color w:val="000000" w:themeColor="text1"/>
                    <w:sz w:val="28"/>
                    <w:szCs w:val="28"/>
                  </w:rPr>
                  <m:t>*</m:t>
                </w:ins>
              </m:r>
              <m:sSub>
                <m:sSubPr>
                  <m:ctrlPr>
                    <w:ins w:id="1574" w:author="mikle" w:date="2025-10-04T20:24:00Z" w16du:dateUtc="2025-10-05T03:24:00Z">
                      <w:rPr>
                        <w:rFonts w:ascii="Cambria Math" w:hAnsi="Cambria Math"/>
                        <w:i/>
                        <w:iCs/>
                        <w:color w:val="000000" w:themeColor="text1"/>
                        <w:sz w:val="28"/>
                        <w:szCs w:val="28"/>
                        <w:lang w:val="en-US"/>
                      </w:rPr>
                    </w:ins>
                  </m:ctrlPr>
                </m:sSubPr>
                <m:e>
                  <m:r>
                    <w:ins w:id="1575" w:author="mikle" w:date="2025-10-04T20:24:00Z" w16du:dateUtc="2025-10-05T03:24:00Z">
                      <w:rPr>
                        <w:rFonts w:ascii="Cambria Math" w:hAnsi="Cambria Math"/>
                        <w:color w:val="000000" w:themeColor="text1"/>
                        <w:sz w:val="28"/>
                        <w:szCs w:val="28"/>
                        <w:lang w:val="en-US"/>
                      </w:rPr>
                      <m:t>W</m:t>
                    </w:ins>
                  </m:r>
                </m:e>
                <m:sub>
                  <m:r>
                    <w:ins w:id="1576" w:author="mikle" w:date="2025-10-04T20:24:00Z" w16du:dateUtc="2025-10-05T03:24:00Z">
                      <w:rPr>
                        <w:rFonts w:ascii="Cambria Math" w:hAnsi="Cambria Math"/>
                        <w:color w:val="000000" w:themeColor="text1"/>
                        <w:sz w:val="28"/>
                        <w:szCs w:val="28"/>
                        <w:lang w:val="en-US"/>
                      </w:rPr>
                      <m:t>d</m:t>
                    </w:ins>
                  </m:r>
                </m:sub>
              </m:sSub>
              <m:r>
                <w:ins w:id="1577" w:author="mikle" w:date="2025-10-04T20:24:00Z" w16du:dateUtc="2025-10-05T03:24:00Z">
                  <w:rPr>
                    <w:rFonts w:ascii="Cambria Math" w:hAnsi="Cambria Math"/>
                    <w:color w:val="000000" w:themeColor="text1"/>
                    <w:sz w:val="28"/>
                    <w:szCs w:val="28"/>
                    <w:lang w:val="en-US"/>
                  </w:rPr>
                  <m:t>*</m:t>
                </w:ins>
              </m:r>
              <m:sSub>
                <m:sSubPr>
                  <m:ctrlPr>
                    <w:ins w:id="1578" w:author="mikle" w:date="2025-10-04T20:24:00Z" w16du:dateUtc="2025-10-05T03:24:00Z">
                      <w:rPr>
                        <w:rFonts w:ascii="Cambria Math" w:hAnsi="Cambria Math"/>
                        <w:b/>
                        <w:bCs/>
                        <w:i/>
                        <w:iCs/>
                        <w:color w:val="000000" w:themeColor="text1"/>
                        <w:sz w:val="28"/>
                        <w:szCs w:val="28"/>
                        <w:lang w:val="en-US"/>
                      </w:rPr>
                    </w:ins>
                  </m:ctrlPr>
                </m:sSubPr>
                <m:e>
                  <m:r>
                    <w:ins w:id="1579" w:author="mikle" w:date="2025-10-04T20:24:00Z" w16du:dateUtc="2025-10-05T03:24:00Z">
                      <m:rPr>
                        <m:sty m:val="bi"/>
                      </m:rPr>
                      <w:rPr>
                        <w:rFonts w:ascii="Cambria Math" w:hAnsi="Cambria Math"/>
                        <w:color w:val="000000" w:themeColor="text1"/>
                        <w:sz w:val="28"/>
                        <w:szCs w:val="28"/>
                        <w:lang w:val="en-US"/>
                      </w:rPr>
                      <m:t>T</m:t>
                    </w:ins>
                  </m:r>
                </m:e>
                <m:sub>
                  <m:r>
                    <w:ins w:id="1580" w:author="mikle" w:date="2025-10-04T20:24:00Z" w16du:dateUtc="2025-10-05T03:24:00Z">
                      <m:rPr>
                        <m:sty m:val="bi"/>
                      </m:rPr>
                      <w:rPr>
                        <w:rFonts w:ascii="Cambria Math" w:hAnsi="Cambria Math"/>
                        <w:color w:val="000000" w:themeColor="text1"/>
                        <w:sz w:val="28"/>
                        <w:szCs w:val="28"/>
                        <w:lang w:val="en-US"/>
                      </w:rPr>
                      <m:t>dv</m:t>
                    </w:ins>
                  </m:r>
                </m:sub>
              </m:sSub>
              <m:r>
                <w:ins w:id="1581" w:author="mikle" w:date="2025-10-04T20:24:00Z" w16du:dateUtc="2025-10-05T03:24:00Z">
                  <m:rPr>
                    <m:sty m:val="bi"/>
                  </m:rPr>
                  <w:rPr>
                    <w:rFonts w:ascii="Cambria Math" w:hAnsi="Cambria Math"/>
                    <w:color w:val="000000" w:themeColor="text1"/>
                    <w:sz w:val="28"/>
                    <w:szCs w:val="28"/>
                    <w:lang w:val="en-US"/>
                  </w:rPr>
                  <m:t>+</m:t>
                </w:ins>
              </m:r>
              <m:sSub>
                <m:sSubPr>
                  <m:ctrlPr>
                    <w:ins w:id="1582" w:author="mikle" w:date="2025-10-04T20:25:00Z" w16du:dateUtc="2025-10-05T03:25:00Z">
                      <w:rPr>
                        <w:rFonts w:ascii="Cambria Math" w:hAnsi="Cambria Math"/>
                        <w:b/>
                        <w:bCs/>
                        <w:i/>
                        <w:iCs/>
                        <w:color w:val="000000" w:themeColor="text1"/>
                        <w:sz w:val="28"/>
                        <w:szCs w:val="28"/>
                        <w:lang w:val="en-US"/>
                      </w:rPr>
                    </w:ins>
                  </m:ctrlPr>
                </m:sSubPr>
                <m:e>
                  <m:r>
                    <w:ins w:id="1583" w:author="mikle" w:date="2025-10-04T20:25:00Z" w16du:dateUtc="2025-10-05T03:25:00Z">
                      <m:rPr>
                        <m:sty m:val="bi"/>
                      </m:rPr>
                      <w:rPr>
                        <w:rFonts w:ascii="Cambria Math" w:hAnsi="Cambria Math"/>
                        <w:color w:val="000000" w:themeColor="text1"/>
                        <w:sz w:val="28"/>
                        <w:szCs w:val="28"/>
                        <w:lang w:val="en-US"/>
                      </w:rPr>
                      <m:t>T</m:t>
                    </w:ins>
                  </m:r>
                </m:e>
                <m:sub>
                  <m:r>
                    <w:ins w:id="1584" w:author="mikle" w:date="2025-10-04T20:25:00Z" w16du:dateUtc="2025-10-05T03:25:00Z">
                      <m:rPr>
                        <m:sty m:val="bi"/>
                      </m:rPr>
                      <w:rPr>
                        <w:rFonts w:ascii="Cambria Math" w:hAnsi="Cambria Math"/>
                        <w:color w:val="000000" w:themeColor="text1"/>
                        <w:sz w:val="28"/>
                        <w:szCs w:val="28"/>
                        <w:lang w:val="en-US"/>
                      </w:rPr>
                      <m:t>dv</m:t>
                    </w:ins>
                  </m:r>
                </m:sub>
              </m:sSub>
              <m:r>
                <w:ins w:id="1585" w:author="mikle" w:date="2025-10-04T20:25:00Z" w16du:dateUtc="2025-10-05T03:25:00Z">
                  <m:rPr>
                    <m:sty m:val="bi"/>
                  </m:rPr>
                  <w:rPr>
                    <w:rFonts w:ascii="Cambria Math" w:hAnsi="Cambria Math"/>
                    <w:color w:val="000000" w:themeColor="text1"/>
                    <w:sz w:val="28"/>
                    <w:szCs w:val="28"/>
                    <w:lang w:val="en-US"/>
                  </w:rPr>
                  <m:t>*</m:t>
                </w:ins>
              </m:r>
              <m:sSub>
                <m:sSubPr>
                  <m:ctrlPr>
                    <w:ins w:id="1586" w:author="mikle" w:date="2025-10-04T20:25:00Z" w16du:dateUtc="2025-10-05T03:25:00Z">
                      <w:rPr>
                        <w:rFonts w:ascii="Cambria Math" w:hAnsi="Cambria Math"/>
                        <w:iCs/>
                        <w:color w:val="000000" w:themeColor="text1"/>
                        <w:sz w:val="28"/>
                        <w:szCs w:val="28"/>
                        <w:lang w:val="en-US"/>
                      </w:rPr>
                    </w:ins>
                  </m:ctrlPr>
                </m:sSubPr>
                <m:e>
                  <m:r>
                    <w:ins w:id="1587" w:author="mikle" w:date="2025-10-04T20:25:00Z" w16du:dateUtc="2025-10-05T03:25:00Z">
                      <w:rPr>
                        <w:rFonts w:ascii="Cambria Math" w:hAnsi="Cambria Math"/>
                        <w:color w:val="000000" w:themeColor="text1"/>
                        <w:sz w:val="28"/>
                        <w:szCs w:val="28"/>
                      </w:rPr>
                      <m:t>С</m:t>
                    </w:ins>
                  </m:r>
                </m:e>
                <m:sub>
                  <m:r>
                    <w:ins w:id="1588" w:author="mikle" w:date="2025-10-04T20:25:00Z" w16du:dateUtc="2025-10-05T03:25:00Z">
                      <w:rPr>
                        <w:rFonts w:ascii="Cambria Math" w:hAnsi="Cambria Math"/>
                        <w:color w:val="000000" w:themeColor="text1"/>
                        <w:sz w:val="28"/>
                        <w:szCs w:val="28"/>
                        <w:lang w:val="en-US"/>
                      </w:rPr>
                      <m:t>ωy</m:t>
                    </w:ins>
                  </m:r>
                  <m:r>
                    <w:ins w:id="1589" w:author="mikle" w:date="2025-10-04T20:25:00Z" w16du:dateUtc="2025-10-05T03:25:00Z">
                      <w:rPr>
                        <w:rFonts w:ascii="Cambria Math" w:hAnsi="Cambria Math"/>
                        <w:color w:val="000000" w:themeColor="text1"/>
                        <w:sz w:val="28"/>
                        <w:szCs w:val="28"/>
                      </w:rPr>
                      <m:t>2</m:t>
                    </w:ins>
                  </m:r>
                </m:sub>
              </m:sSub>
              <m:r>
                <w:ins w:id="1590" w:author="mikle" w:date="2025-10-04T20:25:00Z" w16du:dateUtc="2025-10-05T03:25:00Z">
                  <w:rPr>
                    <w:rFonts w:ascii="Cambria Math" w:hAnsi="Cambria Math"/>
                    <w:color w:val="000000" w:themeColor="text1"/>
                    <w:sz w:val="28"/>
                    <w:szCs w:val="28"/>
                    <w:lang w:val="en-US"/>
                  </w:rPr>
                  <m:t>+</m:t>
                </w:ins>
              </m:r>
              <m:sSub>
                <m:sSubPr>
                  <m:ctrlPr>
                    <w:ins w:id="1591" w:author="mikle" w:date="2025-10-04T20:25:00Z" w16du:dateUtc="2025-10-05T03:25:00Z">
                      <w:rPr>
                        <w:rFonts w:ascii="Cambria Math" w:hAnsi="Cambria Math"/>
                        <w:b/>
                        <w:bCs/>
                        <w:i/>
                        <w:iCs/>
                        <w:color w:val="000000" w:themeColor="text1"/>
                        <w:sz w:val="28"/>
                        <w:szCs w:val="28"/>
                        <w:lang w:val="en-US"/>
                      </w:rPr>
                    </w:ins>
                  </m:ctrlPr>
                </m:sSubPr>
                <m:e>
                  <m:r>
                    <w:ins w:id="1592" w:author="mikle" w:date="2025-10-04T20:25:00Z" w16du:dateUtc="2025-10-05T03:25:00Z">
                      <m:rPr>
                        <m:sty m:val="bi"/>
                      </m:rPr>
                      <w:rPr>
                        <w:rFonts w:ascii="Cambria Math" w:hAnsi="Cambria Math"/>
                        <w:color w:val="000000" w:themeColor="text1"/>
                        <w:sz w:val="28"/>
                        <w:szCs w:val="28"/>
                        <w:lang w:val="en-US"/>
                      </w:rPr>
                      <m:t>J</m:t>
                    </w:ins>
                  </m:r>
                </m:e>
                <m:sub>
                  <m:r>
                    <w:ins w:id="1593" w:author="mikle" w:date="2025-10-04T20:25:00Z" w16du:dateUtc="2025-10-05T03:25:00Z">
                      <m:rPr>
                        <m:sty m:val="bi"/>
                      </m:rPr>
                      <w:rPr>
                        <w:rFonts w:ascii="Cambria Math" w:hAnsi="Cambria Math"/>
                        <w:color w:val="000000" w:themeColor="text1"/>
                        <w:sz w:val="28"/>
                        <w:szCs w:val="28"/>
                        <w:lang w:val="en-US"/>
                      </w:rPr>
                      <m:t>y</m:t>
                    </w:ins>
                  </m:r>
                </m:sub>
              </m:sSub>
            </m:num>
            <m:den>
              <m:r>
                <w:ins w:id="1594" w:author="mikle" w:date="2025-10-04T20:25:00Z" w16du:dateUtc="2025-10-05T03:25:00Z">
                  <w:rPr>
                    <w:rFonts w:ascii="Cambria Math" w:hAnsi="Cambria Math"/>
                    <w:color w:val="000000" w:themeColor="text1"/>
                    <w:sz w:val="28"/>
                    <w:szCs w:val="28"/>
                    <w:lang w:val="en-US"/>
                  </w:rPr>
                  <m:t>2*</m:t>
                </w:ins>
              </m:r>
              <m:rad>
                <m:radPr>
                  <m:degHide m:val="1"/>
                  <m:ctrlPr>
                    <w:ins w:id="1595" w:author="mikle" w:date="2025-10-04T20:25:00Z" w16du:dateUtc="2025-10-05T03:25:00Z">
                      <w:rPr>
                        <w:rFonts w:ascii="Cambria Math" w:hAnsi="Cambria Math"/>
                        <w:i/>
                        <w:color w:val="000000" w:themeColor="text1"/>
                        <w:sz w:val="28"/>
                        <w:szCs w:val="28"/>
                        <w:lang w:val="en-US"/>
                      </w:rPr>
                    </w:ins>
                  </m:ctrlPr>
                </m:radPr>
                <m:deg/>
                <m:e>
                  <m:d>
                    <m:dPr>
                      <m:ctrlPr>
                        <w:ins w:id="1596" w:author="mikle" w:date="2025-10-04T20:25:00Z" w16du:dateUtc="2025-10-05T03:25:00Z">
                          <w:rPr>
                            <w:rFonts w:ascii="Cambria Math" w:hAnsi="Cambria Math"/>
                            <w:i/>
                            <w:color w:val="000000" w:themeColor="text1"/>
                            <w:sz w:val="28"/>
                            <w:szCs w:val="28"/>
                            <w:lang w:val="en-US"/>
                          </w:rPr>
                        </w:ins>
                      </m:ctrlPr>
                    </m:dPr>
                    <m:e>
                      <m:sSub>
                        <m:sSubPr>
                          <m:ctrlPr>
                            <w:ins w:id="1597" w:author="mikle" w:date="2025-10-04T20:25:00Z" w16du:dateUtc="2025-10-05T03:25:00Z">
                              <w:rPr>
                                <w:rFonts w:ascii="Cambria Math" w:hAnsi="Cambria Math"/>
                                <w:iCs/>
                                <w:color w:val="000000" w:themeColor="text1"/>
                                <w:sz w:val="28"/>
                                <w:szCs w:val="28"/>
                                <w:lang w:val="en-US"/>
                              </w:rPr>
                            </w:ins>
                          </m:ctrlPr>
                        </m:sSubPr>
                        <m:e>
                          <m:r>
                            <w:ins w:id="1598" w:author="mikle" w:date="2025-10-04T20:25:00Z" w16du:dateUtc="2025-10-05T03:25:00Z">
                              <w:rPr>
                                <w:rFonts w:ascii="Cambria Math" w:hAnsi="Cambria Math"/>
                                <w:color w:val="000000" w:themeColor="text1"/>
                                <w:sz w:val="28"/>
                                <w:szCs w:val="28"/>
                              </w:rPr>
                              <m:t>2*С</m:t>
                            </w:ins>
                          </m:r>
                        </m:e>
                        <m:sub>
                          <m:r>
                            <w:ins w:id="1599" w:author="mikle" w:date="2025-10-04T20:25:00Z" w16du:dateUtc="2025-10-05T03:25:00Z">
                              <w:rPr>
                                <w:rFonts w:ascii="Cambria Math" w:hAnsi="Cambria Math"/>
                                <w:color w:val="000000" w:themeColor="text1"/>
                                <w:sz w:val="28"/>
                                <w:szCs w:val="28"/>
                                <w:lang w:val="en-US"/>
                              </w:rPr>
                              <m:t>ωy</m:t>
                            </w:ins>
                          </m:r>
                          <m:r>
                            <w:ins w:id="1600" w:author="mikle" w:date="2025-10-04T20:25:00Z" w16du:dateUtc="2025-10-05T03:25:00Z">
                              <w:rPr>
                                <w:rFonts w:ascii="Cambria Math" w:hAnsi="Cambria Math"/>
                                <w:color w:val="000000" w:themeColor="text1"/>
                                <w:sz w:val="28"/>
                                <w:szCs w:val="28"/>
                              </w:rPr>
                              <m:t>1</m:t>
                            </w:ins>
                          </m:r>
                        </m:sub>
                      </m:sSub>
                      <m:r>
                        <w:ins w:id="1601" w:author="mikle" w:date="2025-10-04T20:25:00Z" w16du:dateUtc="2025-10-05T03:25:00Z">
                          <w:rPr>
                            <w:rFonts w:ascii="Cambria Math" w:hAnsi="Cambria Math"/>
                            <w:color w:val="000000" w:themeColor="text1"/>
                            <w:sz w:val="28"/>
                            <w:szCs w:val="28"/>
                          </w:rPr>
                          <m:t>*</m:t>
                        </w:ins>
                      </m:r>
                      <m:sSubSup>
                        <m:sSubSupPr>
                          <m:ctrlPr>
                            <w:ins w:id="1602" w:author="mikle" w:date="2025-10-04T20:27:00Z" w16du:dateUtc="2025-10-05T03:27:00Z">
                              <w:rPr>
                                <w:rFonts w:ascii="Cambria Math" w:hAnsi="Cambria Math"/>
                                <w:i/>
                                <w:iCs/>
                                <w:color w:val="000000" w:themeColor="text1"/>
                                <w:sz w:val="28"/>
                                <w:szCs w:val="28"/>
                                <w:lang w:val="en-US"/>
                              </w:rPr>
                            </w:ins>
                          </m:ctrlPr>
                        </m:sSubSupPr>
                        <m:e>
                          <m:r>
                            <w:ins w:id="1603" w:author="mikle" w:date="2025-10-04T20:27:00Z" w16du:dateUtc="2025-10-05T03:27:00Z">
                              <w:rPr>
                                <w:rFonts w:ascii="Cambria Math" w:hAnsi="Cambria Math"/>
                                <w:color w:val="000000" w:themeColor="text1"/>
                                <w:sz w:val="28"/>
                                <w:szCs w:val="28"/>
                                <w:lang w:val="en-US"/>
                              </w:rPr>
                              <m:t>ω</m:t>
                            </w:ins>
                          </m:r>
                        </m:e>
                        <m:sub>
                          <m:r>
                            <w:ins w:id="1604" w:author="mikle" w:date="2025-10-04T20:27:00Z" w16du:dateUtc="2025-10-05T03:27:00Z">
                              <w:rPr>
                                <w:rFonts w:ascii="Cambria Math" w:hAnsi="Cambria Math"/>
                                <w:color w:val="000000" w:themeColor="text1"/>
                                <w:sz w:val="28"/>
                                <w:szCs w:val="28"/>
                                <w:lang w:val="en-US"/>
                              </w:rPr>
                              <m:t>y</m:t>
                            </w:ins>
                          </m:r>
                        </m:sub>
                        <m:sup>
                          <m:r>
                            <w:ins w:id="1605" w:author="mikle" w:date="2025-10-04T20:27:00Z" w16du:dateUtc="2025-10-05T03:27:00Z">
                              <w:rPr>
                                <w:rFonts w:ascii="Cambria Math" w:hAnsi="Cambria Math"/>
                                <w:color w:val="000000" w:themeColor="text1"/>
                                <w:sz w:val="28"/>
                                <w:szCs w:val="28"/>
                                <w:lang w:val="en-US"/>
                              </w:rPr>
                              <m:t>*</m:t>
                            </w:ins>
                          </m:r>
                        </m:sup>
                      </m:sSubSup>
                      <m:r>
                        <w:ins w:id="1606" w:author="mikle" w:date="2025-10-04T20:25:00Z" w16du:dateUtc="2025-10-05T03:25:00Z">
                          <w:rPr>
                            <w:rFonts w:ascii="Cambria Math" w:hAnsi="Cambria Math"/>
                            <w:color w:val="000000" w:themeColor="text1"/>
                            <w:sz w:val="28"/>
                            <w:szCs w:val="28"/>
                          </w:rPr>
                          <m:t>+</m:t>
                        </w:ins>
                      </m:r>
                      <m:sSub>
                        <m:sSubPr>
                          <m:ctrlPr>
                            <w:ins w:id="1607" w:author="mikle" w:date="2025-10-04T20:25:00Z" w16du:dateUtc="2025-10-05T03:25:00Z">
                              <w:rPr>
                                <w:rFonts w:ascii="Cambria Math" w:hAnsi="Cambria Math"/>
                                <w:iCs/>
                                <w:color w:val="000000" w:themeColor="text1"/>
                                <w:sz w:val="28"/>
                                <w:szCs w:val="28"/>
                                <w:lang w:val="en-US"/>
                              </w:rPr>
                            </w:ins>
                          </m:ctrlPr>
                        </m:sSubPr>
                        <m:e>
                          <m:r>
                            <w:ins w:id="1608" w:author="mikle" w:date="2025-10-04T20:25:00Z" w16du:dateUtc="2025-10-05T03:25:00Z">
                              <w:rPr>
                                <w:rFonts w:ascii="Cambria Math" w:hAnsi="Cambria Math"/>
                                <w:color w:val="000000" w:themeColor="text1"/>
                                <w:sz w:val="28"/>
                                <w:szCs w:val="28"/>
                              </w:rPr>
                              <m:t>С</m:t>
                            </w:ins>
                          </m:r>
                        </m:e>
                        <m:sub>
                          <m:r>
                            <w:ins w:id="1609" w:author="mikle" w:date="2025-10-04T20:25:00Z" w16du:dateUtc="2025-10-05T03:25:00Z">
                              <w:rPr>
                                <w:rFonts w:ascii="Cambria Math" w:hAnsi="Cambria Math"/>
                                <w:color w:val="000000" w:themeColor="text1"/>
                                <w:sz w:val="28"/>
                                <w:szCs w:val="28"/>
                                <w:lang w:val="en-US"/>
                              </w:rPr>
                              <m:t>ωy</m:t>
                            </w:ins>
                          </m:r>
                          <m:r>
                            <w:ins w:id="1610" w:author="mikle" w:date="2025-10-04T20:25:00Z" w16du:dateUtc="2025-10-05T03:25:00Z">
                              <w:rPr>
                                <w:rFonts w:ascii="Cambria Math" w:hAnsi="Cambria Math"/>
                                <w:color w:val="000000" w:themeColor="text1"/>
                                <w:sz w:val="28"/>
                                <w:szCs w:val="28"/>
                              </w:rPr>
                              <m:t>2</m:t>
                            </w:ins>
                          </m:r>
                        </m:sub>
                      </m:sSub>
                      <m:r>
                        <w:ins w:id="1611" w:author="mikle" w:date="2025-10-04T20:25:00Z" w16du:dateUtc="2025-10-05T03:25:00Z">
                          <w:rPr>
                            <w:rFonts w:ascii="Cambria Math" w:hAnsi="Cambria Math"/>
                            <w:color w:val="000000" w:themeColor="text1"/>
                            <w:sz w:val="28"/>
                            <w:szCs w:val="28"/>
                            <w:lang w:val="en-US"/>
                          </w:rPr>
                          <m:t>+</m:t>
                        </w:ins>
                      </m:r>
                      <m:r>
                        <w:ins w:id="1612" w:author="mikle" w:date="2025-10-04T20:25:00Z" w16du:dateUtc="2025-10-05T03:25:00Z">
                          <m:rPr>
                            <m:sty m:val="bi"/>
                          </m:rPr>
                          <w:rPr>
                            <w:rFonts w:ascii="Cambria Math" w:hAnsi="Cambria Math"/>
                            <w:color w:val="000000" w:themeColor="text1"/>
                            <w:sz w:val="28"/>
                            <w:szCs w:val="28"/>
                          </w:rPr>
                          <m:t>2</m:t>
                        </w:ins>
                      </m:r>
                      <m:r>
                        <w:ins w:id="1613" w:author="mikle" w:date="2025-10-04T20:25:00Z" w16du:dateUtc="2025-10-05T03:25:00Z">
                          <m:rPr>
                            <m:sty m:val="bi"/>
                          </m:rPr>
                          <w:rPr>
                            <w:rFonts w:ascii="Cambria Math" w:hAnsi="Cambria Math"/>
                            <w:color w:val="000000" w:themeColor="text1"/>
                            <w:sz w:val="28"/>
                            <w:szCs w:val="28"/>
                            <w:lang w:val="en-US"/>
                          </w:rPr>
                          <m:t>*</m:t>
                        </w:ins>
                      </m:r>
                      <m:sSub>
                        <m:sSubPr>
                          <m:ctrlPr>
                            <w:ins w:id="1614" w:author="mikle" w:date="2025-10-04T20:25:00Z" w16du:dateUtc="2025-10-05T03:25:00Z">
                              <w:rPr>
                                <w:rFonts w:ascii="Cambria Math" w:hAnsi="Cambria Math"/>
                                <w:b/>
                                <w:bCs/>
                                <w:i/>
                                <w:iCs/>
                                <w:color w:val="000000" w:themeColor="text1"/>
                                <w:sz w:val="28"/>
                                <w:szCs w:val="28"/>
                              </w:rPr>
                            </w:ins>
                          </m:ctrlPr>
                        </m:sSubPr>
                        <m:e>
                          <m:r>
                            <w:ins w:id="1615" w:author="mikle" w:date="2025-10-04T20:25:00Z" w16du:dateUtc="2025-10-05T03:25:00Z">
                              <m:rPr>
                                <m:sty m:val="bi"/>
                              </m:rPr>
                              <w:rPr>
                                <w:rFonts w:ascii="Cambria Math" w:hAnsi="Cambria Math"/>
                                <w:color w:val="000000" w:themeColor="text1"/>
                                <w:sz w:val="28"/>
                                <w:szCs w:val="28"/>
                                <w:lang w:val="en-US"/>
                              </w:rPr>
                              <m:t>K</m:t>
                            </w:ins>
                          </m:r>
                        </m:e>
                        <m:sub>
                          <m:r>
                            <w:ins w:id="1616" w:author="mikle" w:date="2025-10-04T20:25:00Z" w16du:dateUtc="2025-10-05T03:25:00Z">
                              <m:rPr>
                                <m:sty m:val="bi"/>
                              </m:rPr>
                              <w:rPr>
                                <w:rFonts w:ascii="Cambria Math" w:hAnsi="Cambria Math"/>
                                <w:color w:val="000000" w:themeColor="text1"/>
                                <w:sz w:val="28"/>
                                <w:szCs w:val="28"/>
                              </w:rPr>
                              <m:t>2</m:t>
                            </w:ins>
                          </m:r>
                        </m:sub>
                      </m:sSub>
                      <m:r>
                        <w:ins w:id="1617" w:author="mikle" w:date="2025-10-04T20:25:00Z" w16du:dateUtc="2025-10-05T03:25:00Z">
                          <m:rPr>
                            <m:sty m:val="bi"/>
                          </m:rPr>
                          <w:rPr>
                            <w:rFonts w:ascii="Cambria Math" w:hAnsi="Cambria Math"/>
                            <w:color w:val="000000" w:themeColor="text1"/>
                            <w:sz w:val="28"/>
                            <w:szCs w:val="28"/>
                            <w:lang w:val="en-US"/>
                          </w:rPr>
                          <m:t>*b*</m:t>
                        </w:ins>
                      </m:r>
                      <m:sSub>
                        <m:sSubPr>
                          <m:ctrlPr>
                            <w:ins w:id="1618" w:author="mikle" w:date="2025-10-04T20:25:00Z" w16du:dateUtc="2025-10-05T03:25:00Z">
                              <w:rPr>
                                <w:rFonts w:ascii="Cambria Math" w:hAnsi="Cambria Math"/>
                                <w:b/>
                                <w:bCs/>
                                <w:i/>
                                <w:iCs/>
                                <w:color w:val="000000" w:themeColor="text1"/>
                                <w:sz w:val="28"/>
                                <w:szCs w:val="28"/>
                                <w:lang w:val="en-US"/>
                              </w:rPr>
                            </w:ins>
                          </m:ctrlPr>
                        </m:sSubPr>
                        <m:e>
                          <m:r>
                            <w:ins w:id="1619" w:author="mikle" w:date="2025-10-04T20:25:00Z" w16du:dateUtc="2025-10-05T03:25:00Z">
                              <m:rPr>
                                <m:sty m:val="bi"/>
                              </m:rPr>
                              <w:rPr>
                                <w:rFonts w:ascii="Cambria Math" w:hAnsi="Cambria Math"/>
                                <w:color w:val="000000" w:themeColor="text1"/>
                                <w:sz w:val="28"/>
                                <w:szCs w:val="28"/>
                                <w:lang w:val="en-US"/>
                              </w:rPr>
                              <m:t>K</m:t>
                            </w:ins>
                          </m:r>
                        </m:e>
                        <m:sub>
                          <m:r>
                            <w:ins w:id="1620" w:author="mikle" w:date="2025-10-04T20:25:00Z" w16du:dateUtc="2025-10-05T03:25:00Z">
                              <m:rPr>
                                <m:sty m:val="bi"/>
                              </m:rPr>
                              <w:rPr>
                                <w:rFonts w:ascii="Cambria Math" w:hAnsi="Cambria Math"/>
                                <w:color w:val="000000" w:themeColor="text1"/>
                                <w:sz w:val="28"/>
                                <w:szCs w:val="28"/>
                                <w:lang w:val="en-US"/>
                              </w:rPr>
                              <m:t>dv</m:t>
                            </w:ins>
                          </m:r>
                        </m:sub>
                      </m:sSub>
                      <m:ctrlPr>
                        <w:ins w:id="1621" w:author="mikle" w:date="2025-10-04T20:25:00Z" w16du:dateUtc="2025-10-05T03:25:00Z">
                          <w:rPr>
                            <w:rFonts w:ascii="Cambria Math" w:hAnsi="Cambria Math"/>
                            <w:b/>
                            <w:bCs/>
                            <w:i/>
                            <w:iCs/>
                            <w:color w:val="000000" w:themeColor="text1"/>
                            <w:sz w:val="28"/>
                            <w:szCs w:val="28"/>
                            <w:lang w:val="en-US"/>
                          </w:rPr>
                        </w:ins>
                      </m:ctrlPr>
                    </m:e>
                  </m:d>
                  <m:r>
                    <w:ins w:id="1622" w:author="mikle" w:date="2025-10-04T20:25:00Z" w16du:dateUtc="2025-10-05T03:25:00Z">
                      <m:rPr>
                        <m:sty m:val="bi"/>
                      </m:rPr>
                      <w:rPr>
                        <w:rFonts w:ascii="Cambria Math" w:hAnsi="Cambria Math"/>
                        <w:color w:val="000000" w:themeColor="text1"/>
                        <w:sz w:val="28"/>
                        <w:szCs w:val="28"/>
                        <w:lang w:val="en-US"/>
                      </w:rPr>
                      <m:t>*</m:t>
                    </w:ins>
                  </m:r>
                  <m:sSub>
                    <m:sSubPr>
                      <m:ctrlPr>
                        <w:ins w:id="1623" w:author="mikle" w:date="2025-10-04T20:25:00Z" w16du:dateUtc="2025-10-05T03:25:00Z">
                          <w:rPr>
                            <w:rFonts w:ascii="Cambria Math" w:hAnsi="Cambria Math"/>
                            <w:b/>
                            <w:bCs/>
                            <w:i/>
                            <w:iCs/>
                            <w:color w:val="000000" w:themeColor="text1"/>
                            <w:sz w:val="28"/>
                            <w:szCs w:val="28"/>
                            <w:lang w:val="en-US"/>
                          </w:rPr>
                        </w:ins>
                      </m:ctrlPr>
                    </m:sSubPr>
                    <m:e>
                      <m:r>
                        <w:ins w:id="1624" w:author="mikle" w:date="2025-10-04T20:25:00Z" w16du:dateUtc="2025-10-05T03:25:00Z">
                          <m:rPr>
                            <m:sty m:val="bi"/>
                          </m:rPr>
                          <w:rPr>
                            <w:rFonts w:ascii="Cambria Math" w:hAnsi="Cambria Math"/>
                            <w:color w:val="000000" w:themeColor="text1"/>
                            <w:sz w:val="28"/>
                            <w:szCs w:val="28"/>
                            <w:lang w:val="en-US"/>
                          </w:rPr>
                          <m:t>T</m:t>
                        </w:ins>
                      </m:r>
                    </m:e>
                    <m:sub>
                      <m:r>
                        <w:ins w:id="1625" w:author="mikle" w:date="2025-10-04T20:25:00Z" w16du:dateUtc="2025-10-05T03:25:00Z">
                          <m:rPr>
                            <m:sty m:val="bi"/>
                          </m:rPr>
                          <w:rPr>
                            <w:rFonts w:ascii="Cambria Math" w:hAnsi="Cambria Math"/>
                            <w:color w:val="000000" w:themeColor="text1"/>
                            <w:sz w:val="28"/>
                            <w:szCs w:val="28"/>
                            <w:lang w:val="en-US"/>
                          </w:rPr>
                          <m:t>dv</m:t>
                        </w:ins>
                      </m:r>
                    </m:sub>
                  </m:sSub>
                  <m:sSub>
                    <m:sSubPr>
                      <m:ctrlPr>
                        <w:ins w:id="1626" w:author="mikle" w:date="2025-10-04T20:25:00Z" w16du:dateUtc="2025-10-05T03:25:00Z">
                          <w:rPr>
                            <w:rFonts w:ascii="Cambria Math" w:hAnsi="Cambria Math"/>
                            <w:b/>
                            <w:bCs/>
                            <w:i/>
                            <w:iCs/>
                            <w:color w:val="000000" w:themeColor="text1"/>
                            <w:sz w:val="28"/>
                            <w:szCs w:val="28"/>
                            <w:lang w:val="en-US"/>
                          </w:rPr>
                        </w:ins>
                      </m:ctrlPr>
                    </m:sSubPr>
                    <m:e>
                      <m:r>
                        <w:ins w:id="1627" w:author="mikle" w:date="2025-10-04T20:25:00Z" w16du:dateUtc="2025-10-05T03:25:00Z">
                          <m:rPr>
                            <m:sty m:val="bi"/>
                          </m:rPr>
                          <w:rPr>
                            <w:rFonts w:ascii="Cambria Math" w:hAnsi="Cambria Math"/>
                            <w:color w:val="000000" w:themeColor="text1"/>
                            <w:sz w:val="28"/>
                            <w:szCs w:val="28"/>
                            <w:lang w:val="en-US"/>
                          </w:rPr>
                          <m:t>J</m:t>
                        </w:ins>
                      </m:r>
                    </m:e>
                    <m:sub>
                      <m:r>
                        <w:ins w:id="1628" w:author="mikle" w:date="2025-10-04T20:25:00Z" w16du:dateUtc="2025-10-05T03:25:00Z">
                          <m:rPr>
                            <m:sty m:val="bi"/>
                          </m:rPr>
                          <w:rPr>
                            <w:rFonts w:ascii="Cambria Math" w:hAnsi="Cambria Math"/>
                            <w:color w:val="000000" w:themeColor="text1"/>
                            <w:sz w:val="28"/>
                            <w:szCs w:val="28"/>
                            <w:lang w:val="en-US"/>
                          </w:rPr>
                          <m:t>y</m:t>
                        </w:ins>
                      </m:r>
                    </m:sub>
                  </m:sSub>
                </m:e>
              </m:rad>
            </m:den>
          </m:f>
          <m:r>
            <w:ins w:id="1629" w:author="mikle" w:date="2025-10-04T20:20:00Z" w16du:dateUtc="2025-10-05T03:20:00Z">
              <w:rPr>
                <w:rFonts w:ascii="Cambria Math" w:hAnsi="Cambria Math"/>
                <w:color w:val="000000" w:themeColor="text1"/>
                <w:sz w:val="28"/>
                <w:szCs w:val="28"/>
                <w:lang w:val="en-US"/>
              </w:rPr>
              <m:t>-</m:t>
            </w:ins>
          </m:r>
          <m:r>
            <w:ins w:id="1630" w:author="mikle" w:date="2025-10-04T20:26:00Z" w16du:dateUtc="2025-10-05T03:26:00Z">
              <w:rPr>
                <w:rFonts w:ascii="Cambria Math" w:hAnsi="Cambria Math"/>
                <w:color w:val="000000" w:themeColor="text1"/>
                <w:sz w:val="28"/>
                <w:szCs w:val="28"/>
              </w:rPr>
              <m:t>коэффиицент демпфирования колебательного звена</m:t>
            </w:ins>
          </m:r>
        </m:oMath>
      </m:oMathPara>
    </w:p>
    <w:p w14:paraId="30558A8F" w14:textId="58EFA1B2" w:rsidR="00E57C73" w:rsidRPr="005D13B9" w:rsidRDefault="00D3110D" w:rsidP="005D13B9">
      <w:pPr>
        <w:spacing w:before="100" w:beforeAutospacing="1" w:after="24" w:line="360" w:lineRule="auto"/>
        <w:ind w:firstLine="709"/>
        <w:jc w:val="both"/>
        <w:rPr>
          <w:ins w:id="1631" w:author="mikle" w:date="2025-10-04T20:30:00Z" w16du:dateUtc="2025-10-05T03:30:00Z"/>
          <w:b/>
          <w:bCs/>
          <w:i/>
          <w:iCs/>
          <w:color w:val="000000" w:themeColor="text1"/>
          <w:sz w:val="28"/>
          <w:szCs w:val="28"/>
        </w:rPr>
      </w:pPr>
      <w:ins w:id="1632" w:author="mikle" w:date="2025-10-04T20:28:00Z" w16du:dateUtc="2025-10-05T03:28:00Z">
        <w:r w:rsidRPr="005D13B9">
          <w:rPr>
            <w:b/>
            <w:bCs/>
            <w:i/>
            <w:iCs/>
            <w:color w:val="000000" w:themeColor="text1"/>
            <w:sz w:val="28"/>
            <w:szCs w:val="28"/>
          </w:rPr>
          <w:lastRenderedPageBreak/>
          <w:t xml:space="preserve">После </w:t>
        </w:r>
        <w:r w:rsidR="00CF6B80" w:rsidRPr="005D13B9">
          <w:rPr>
            <w:b/>
            <w:bCs/>
            <w:i/>
            <w:iCs/>
            <w:color w:val="000000" w:themeColor="text1"/>
            <w:sz w:val="28"/>
            <w:szCs w:val="28"/>
          </w:rPr>
          <w:t>преобразования выражения для коэффициента демпфирования мы получаем следующ</w:t>
        </w:r>
      </w:ins>
      <w:ins w:id="1633" w:author="mikle" w:date="2025-10-04T20:29:00Z" w16du:dateUtc="2025-10-05T03:29:00Z">
        <w:r w:rsidR="00CF6B80" w:rsidRPr="005D13B9">
          <w:rPr>
            <w:b/>
            <w:bCs/>
            <w:i/>
            <w:iCs/>
            <w:color w:val="000000" w:themeColor="text1"/>
            <w:sz w:val="28"/>
            <w:szCs w:val="28"/>
          </w:rPr>
          <w:t xml:space="preserve">ие формулы для </w:t>
        </w:r>
      </w:ins>
      <m:oMath>
        <m:sSub>
          <m:sSubPr>
            <m:ctrlPr>
              <w:ins w:id="1634" w:author="mikle" w:date="2025-10-04T20:30:00Z" w16du:dateUtc="2025-10-05T03:30:00Z">
                <w:rPr>
                  <w:rFonts w:ascii="Cambria Math" w:hAnsi="Cambria Math"/>
                  <w:b/>
                  <w:bCs/>
                  <w:i/>
                  <w:iCs/>
                  <w:color w:val="000000" w:themeColor="text1"/>
                  <w:sz w:val="28"/>
                  <w:szCs w:val="28"/>
                </w:rPr>
              </w:ins>
            </m:ctrlPr>
          </m:sSubPr>
          <m:e>
            <m:r>
              <w:ins w:id="1635" w:author="mikle" w:date="2025-10-04T20:30:00Z" w16du:dateUtc="2025-10-05T03:30:00Z">
                <m:rPr>
                  <m:sty m:val="bi"/>
                </m:rPr>
                <w:rPr>
                  <w:rFonts w:ascii="Cambria Math" w:hAnsi="Cambria Math"/>
                  <w:color w:val="000000" w:themeColor="text1"/>
                  <w:sz w:val="28"/>
                  <w:szCs w:val="28"/>
                </w:rPr>
                <m:t>T</m:t>
              </w:ins>
            </m:r>
          </m:e>
          <m:sub>
            <m:r>
              <w:ins w:id="1636" w:author="mikle" w:date="2025-10-04T20:30:00Z" w16du:dateUtc="2025-10-05T03:30:00Z">
                <m:rPr>
                  <m:sty m:val="bi"/>
                </m:rPr>
                <w:rPr>
                  <w:rFonts w:ascii="Cambria Math" w:hAnsi="Cambria Math"/>
                  <w:color w:val="000000" w:themeColor="text1"/>
                  <w:sz w:val="28"/>
                  <w:szCs w:val="28"/>
                </w:rPr>
                <m:t>w</m:t>
              </w:ins>
            </m:r>
          </m:sub>
        </m:sSub>
      </m:oMath>
      <w:ins w:id="1637" w:author="mikle" w:date="2025-10-04T20:30:00Z" w16du:dateUtc="2025-10-05T03:30:00Z">
        <w:r w:rsidR="00CF6B80" w:rsidRPr="005D13B9">
          <w:rPr>
            <w:i/>
            <w:color w:val="000000" w:themeColor="text1"/>
            <w:sz w:val="28"/>
            <w:szCs w:val="28"/>
          </w:rPr>
          <w:t xml:space="preserve"> и </w:t>
        </w:r>
      </w:ins>
      <m:oMath>
        <m:sSub>
          <m:sSubPr>
            <m:ctrlPr>
              <w:ins w:id="1638" w:author="mikle" w:date="2025-10-04T20:30:00Z" w16du:dateUtc="2025-10-05T03:30:00Z">
                <w:rPr>
                  <w:rFonts w:ascii="Cambria Math" w:hAnsi="Cambria Math"/>
                  <w:b/>
                  <w:bCs/>
                  <w:i/>
                  <w:iCs/>
                  <w:color w:val="000000" w:themeColor="text1"/>
                  <w:sz w:val="28"/>
                  <w:szCs w:val="28"/>
                </w:rPr>
              </w:ins>
            </m:ctrlPr>
          </m:sSubPr>
          <m:e>
            <m:r>
              <w:ins w:id="1639" w:author="mikle" w:date="2025-10-04T20:30:00Z" w16du:dateUtc="2025-10-05T03:30:00Z">
                <m:rPr>
                  <m:sty m:val="bi"/>
                </m:rPr>
                <w:rPr>
                  <w:rFonts w:ascii="Cambria Math" w:hAnsi="Cambria Math"/>
                  <w:color w:val="000000" w:themeColor="text1"/>
                  <w:sz w:val="28"/>
                  <w:szCs w:val="28"/>
                  <w:lang w:val="en-US"/>
                </w:rPr>
                <m:t>K</m:t>
              </w:ins>
            </m:r>
          </m:e>
          <m:sub>
            <m:r>
              <w:ins w:id="1640" w:author="mikle" w:date="2025-10-04T20:30:00Z" w16du:dateUtc="2025-10-05T03:30:00Z">
                <m:rPr>
                  <m:sty m:val="bi"/>
                </m:rPr>
                <w:rPr>
                  <w:rFonts w:ascii="Cambria Math" w:hAnsi="Cambria Math"/>
                  <w:color w:val="000000" w:themeColor="text1"/>
                  <w:sz w:val="28"/>
                  <w:szCs w:val="28"/>
                </w:rPr>
                <m:t>2</m:t>
              </w:ins>
            </m:r>
          </m:sub>
        </m:sSub>
      </m:oMath>
      <w:ins w:id="1641" w:author="mikle" w:date="2025-10-04T20:30:00Z" w16du:dateUtc="2025-10-05T03:30:00Z">
        <w:r w:rsidR="00CF6B80" w:rsidRPr="005D13B9">
          <w:rPr>
            <w:b/>
            <w:bCs/>
            <w:i/>
            <w:iCs/>
            <w:color w:val="000000" w:themeColor="text1"/>
            <w:sz w:val="28"/>
            <w:szCs w:val="28"/>
          </w:rPr>
          <w:t>:</w:t>
        </w:r>
      </w:ins>
    </w:p>
    <w:p w14:paraId="7622B50D" w14:textId="54AFFAD1" w:rsidR="00CF6B80" w:rsidRPr="005D13B9" w:rsidRDefault="00000000" w:rsidP="005D13B9">
      <w:pPr>
        <w:spacing w:before="100" w:beforeAutospacing="1" w:after="24" w:line="360" w:lineRule="auto"/>
        <w:ind w:firstLine="709"/>
        <w:jc w:val="both"/>
        <w:rPr>
          <w:ins w:id="1642" w:author="mikle" w:date="2025-10-04T20:32:00Z" w16du:dateUtc="2025-10-05T03:32:00Z"/>
          <w:i/>
          <w:color w:val="000000" w:themeColor="text1"/>
          <w:sz w:val="28"/>
          <w:szCs w:val="28"/>
        </w:rPr>
      </w:pPr>
      <m:oMathPara>
        <m:oMath>
          <m:sSub>
            <m:sSubPr>
              <m:ctrlPr>
                <w:ins w:id="1643" w:author="mikle" w:date="2025-10-04T20:30:00Z" w16du:dateUtc="2025-10-05T03:30:00Z">
                  <w:rPr>
                    <w:rFonts w:ascii="Cambria Math" w:hAnsi="Cambria Math"/>
                    <w:b/>
                    <w:bCs/>
                    <w:i/>
                    <w:iCs/>
                    <w:color w:val="000000" w:themeColor="text1"/>
                    <w:sz w:val="28"/>
                    <w:szCs w:val="28"/>
                  </w:rPr>
                </w:ins>
              </m:ctrlPr>
            </m:sSubPr>
            <m:e>
              <m:r>
                <w:ins w:id="1644" w:author="mikle" w:date="2025-10-04T20:30:00Z" w16du:dateUtc="2025-10-05T03:30:00Z">
                  <m:rPr>
                    <m:sty m:val="bi"/>
                  </m:rPr>
                  <w:rPr>
                    <w:rFonts w:ascii="Cambria Math" w:hAnsi="Cambria Math"/>
                    <w:color w:val="000000" w:themeColor="text1"/>
                    <w:sz w:val="28"/>
                    <w:szCs w:val="28"/>
                  </w:rPr>
                  <m:t>T</m:t>
                </w:ins>
              </m:r>
            </m:e>
            <m:sub>
              <m:r>
                <w:ins w:id="1645" w:author="mikle" w:date="2025-10-04T20:30:00Z" w16du:dateUtc="2025-10-05T03:30:00Z">
                  <m:rPr>
                    <m:sty m:val="bi"/>
                  </m:rPr>
                  <w:rPr>
                    <w:rFonts w:ascii="Cambria Math" w:hAnsi="Cambria Math"/>
                    <w:color w:val="000000" w:themeColor="text1"/>
                    <w:sz w:val="28"/>
                    <w:szCs w:val="28"/>
                  </w:rPr>
                  <m:t>w</m:t>
                </w:ins>
              </m:r>
            </m:sub>
          </m:sSub>
          <m:r>
            <w:ins w:id="1646" w:author="mikle" w:date="2025-10-04T20:30:00Z" w16du:dateUtc="2025-10-05T03:30:00Z">
              <w:rPr>
                <w:rFonts w:ascii="Cambria Math" w:hAnsi="Cambria Math"/>
                <w:color w:val="000000" w:themeColor="text1"/>
                <w:sz w:val="28"/>
                <w:szCs w:val="28"/>
                <w:lang w:val="en-US"/>
              </w:rPr>
              <m:t xml:space="preserve">= </m:t>
            </w:ins>
          </m:r>
          <m:f>
            <m:fPr>
              <m:ctrlPr>
                <w:ins w:id="1647" w:author="mikle" w:date="2025-10-04T20:30:00Z" w16du:dateUtc="2025-10-05T03:30:00Z">
                  <w:rPr>
                    <w:rFonts w:ascii="Cambria Math" w:hAnsi="Cambria Math"/>
                    <w:i/>
                    <w:color w:val="000000" w:themeColor="text1"/>
                    <w:sz w:val="28"/>
                    <w:szCs w:val="28"/>
                  </w:rPr>
                </w:ins>
              </m:ctrlPr>
            </m:fPr>
            <m:num>
              <m:sSub>
                <m:sSubPr>
                  <m:ctrlPr>
                    <w:ins w:id="1648" w:author="mikle" w:date="2025-10-04T20:30:00Z" w16du:dateUtc="2025-10-05T03:30:00Z">
                      <w:rPr>
                        <w:rFonts w:ascii="Cambria Math" w:hAnsi="Cambria Math"/>
                        <w:b/>
                        <w:bCs/>
                        <w:i/>
                        <w:iCs/>
                        <w:color w:val="000000" w:themeColor="text1"/>
                        <w:sz w:val="28"/>
                        <w:szCs w:val="28"/>
                        <w:lang w:val="en-US"/>
                      </w:rPr>
                    </w:ins>
                  </m:ctrlPr>
                </m:sSubPr>
                <m:e>
                  <m:r>
                    <w:ins w:id="1649" w:author="mikle" w:date="2025-10-04T20:30:00Z" w16du:dateUtc="2025-10-05T03:30:00Z">
                      <m:rPr>
                        <m:sty m:val="bi"/>
                      </m:rPr>
                      <w:rPr>
                        <w:rFonts w:ascii="Cambria Math" w:hAnsi="Cambria Math"/>
                        <w:color w:val="000000" w:themeColor="text1"/>
                        <w:sz w:val="28"/>
                        <w:szCs w:val="28"/>
                        <w:lang w:val="en-US"/>
                      </w:rPr>
                      <m:t>2</m:t>
                    </w:ins>
                  </m:r>
                  <m:r>
                    <w:ins w:id="1650" w:author="mikle" w:date="2025-10-04T20:32:00Z" w16du:dateUtc="2025-10-05T03:32:00Z">
                      <m:rPr>
                        <m:sty m:val="bi"/>
                      </m:rPr>
                      <w:rPr>
                        <w:rFonts w:ascii="Cambria Math" w:hAnsi="Cambria Math"/>
                        <w:color w:val="000000" w:themeColor="text1"/>
                        <w:sz w:val="28"/>
                        <w:szCs w:val="28"/>
                        <w:lang w:val="en-US"/>
                      </w:rPr>
                      <m:t>*</m:t>
                    </w:ins>
                  </m:r>
                  <m:r>
                    <w:ins w:id="1651" w:author="mikle" w:date="2025-10-04T20:30:00Z" w16du:dateUtc="2025-10-05T03:30:00Z">
                      <m:rPr>
                        <m:sty m:val="bi"/>
                      </m:rPr>
                      <w:rPr>
                        <w:rFonts w:ascii="Cambria Math" w:hAnsi="Cambria Math"/>
                        <w:color w:val="000000" w:themeColor="text1"/>
                        <w:sz w:val="28"/>
                        <w:szCs w:val="28"/>
                        <w:lang w:val="en-US"/>
                      </w:rPr>
                      <m:t>T</m:t>
                    </w:ins>
                  </m:r>
                </m:e>
                <m:sub>
                  <m:r>
                    <w:ins w:id="1652" w:author="mikle" w:date="2025-10-04T20:30:00Z" w16du:dateUtc="2025-10-05T03:30:00Z">
                      <m:rPr>
                        <m:sty m:val="bi"/>
                      </m:rPr>
                      <w:rPr>
                        <w:rFonts w:ascii="Cambria Math" w:hAnsi="Cambria Math"/>
                        <w:color w:val="000000" w:themeColor="text1"/>
                        <w:sz w:val="28"/>
                        <w:szCs w:val="28"/>
                        <w:lang w:val="en-US"/>
                      </w:rPr>
                      <m:t>dv</m:t>
                    </w:ins>
                  </m:r>
                </m:sub>
              </m:sSub>
              <m:sSub>
                <m:sSubPr>
                  <m:ctrlPr>
                    <w:ins w:id="1653" w:author="mikle" w:date="2025-10-04T20:30:00Z" w16du:dateUtc="2025-10-05T03:30:00Z">
                      <w:rPr>
                        <w:rFonts w:ascii="Cambria Math" w:hAnsi="Cambria Math"/>
                        <w:b/>
                        <w:bCs/>
                        <w:i/>
                        <w:iCs/>
                        <w:color w:val="000000" w:themeColor="text1"/>
                        <w:sz w:val="28"/>
                        <w:szCs w:val="28"/>
                        <w:lang w:val="en-US"/>
                      </w:rPr>
                    </w:ins>
                  </m:ctrlPr>
                </m:sSubPr>
                <m:e>
                  <m:r>
                    <w:ins w:id="1654" w:author="mikle" w:date="2025-10-04T20:31:00Z" w16du:dateUtc="2025-10-05T03:31:00Z">
                      <m:rPr>
                        <m:sty m:val="bi"/>
                      </m:rPr>
                      <w:rPr>
                        <w:rFonts w:ascii="Cambria Math" w:hAnsi="Cambria Math"/>
                        <w:color w:val="000000" w:themeColor="text1"/>
                        <w:sz w:val="28"/>
                        <w:szCs w:val="28"/>
                        <w:lang w:val="en-US"/>
                      </w:rPr>
                      <m:t>*</m:t>
                    </w:ins>
                  </m:r>
                  <m:r>
                    <w:ins w:id="1655" w:author="mikle" w:date="2025-10-04T20:30:00Z" w16du:dateUtc="2025-10-05T03:30:00Z">
                      <m:rPr>
                        <m:sty m:val="bi"/>
                      </m:rPr>
                      <w:rPr>
                        <w:rFonts w:ascii="Cambria Math" w:hAnsi="Cambria Math"/>
                        <w:color w:val="000000" w:themeColor="text1"/>
                        <w:sz w:val="28"/>
                        <w:szCs w:val="28"/>
                        <w:lang w:val="en-US"/>
                      </w:rPr>
                      <m:t>J</m:t>
                    </w:ins>
                  </m:r>
                </m:e>
                <m:sub>
                  <m:r>
                    <w:ins w:id="1656" w:author="mikle" w:date="2025-10-04T20:30:00Z" w16du:dateUtc="2025-10-05T03:30:00Z">
                      <m:rPr>
                        <m:sty m:val="bi"/>
                      </m:rPr>
                      <w:rPr>
                        <w:rFonts w:ascii="Cambria Math" w:hAnsi="Cambria Math"/>
                        <w:color w:val="000000" w:themeColor="text1"/>
                        <w:sz w:val="28"/>
                        <w:szCs w:val="28"/>
                        <w:lang w:val="en-US"/>
                      </w:rPr>
                      <m:t>y</m:t>
                    </w:ins>
                  </m:r>
                </m:sub>
              </m:sSub>
              <m:r>
                <w:ins w:id="1657" w:author="mikle" w:date="2025-10-04T20:31:00Z" w16du:dateUtc="2025-10-05T03:31:00Z">
                  <m:rPr>
                    <m:sty m:val="bi"/>
                  </m:rPr>
                  <w:rPr>
                    <w:rFonts w:ascii="Cambria Math" w:hAnsi="Cambria Math"/>
                    <w:color w:val="000000" w:themeColor="text1"/>
                    <w:sz w:val="28"/>
                    <w:szCs w:val="28"/>
                    <w:lang w:val="en-US"/>
                  </w:rPr>
                  <m:t>*</m:t>
                </w:ins>
              </m:r>
              <m:r>
                <w:ins w:id="1658" w:author="mikle" w:date="2025-10-04T20:31:00Z" w16du:dateUtc="2025-10-05T03:31:00Z">
                  <m:rPr>
                    <m:sty m:val="bi"/>
                  </m:rPr>
                  <w:rPr>
                    <w:rFonts w:ascii="Cambria Math" w:hAnsi="Cambria Math"/>
                    <w:color w:val="000000" w:themeColor="text1"/>
                    <w:sz w:val="28"/>
                    <w:szCs w:val="28"/>
                  </w:rPr>
                  <m:t>ζ</m:t>
                </w:ins>
              </m:r>
            </m:num>
            <m:den>
              <m:sSub>
                <m:sSubPr>
                  <m:ctrlPr>
                    <w:ins w:id="1659" w:author="mikle" w:date="2025-10-04T20:31:00Z" w16du:dateUtc="2025-10-05T03:31:00Z">
                      <w:rPr>
                        <w:rFonts w:ascii="Cambria Math" w:hAnsi="Cambria Math"/>
                        <w:iCs/>
                        <w:color w:val="000000" w:themeColor="text1"/>
                        <w:sz w:val="28"/>
                        <w:szCs w:val="28"/>
                        <w:lang w:val="en-US"/>
                      </w:rPr>
                    </w:ins>
                  </m:ctrlPr>
                </m:sSubPr>
                <m:e>
                  <m:r>
                    <w:ins w:id="1660" w:author="mikle" w:date="2025-10-04T20:31:00Z" w16du:dateUtc="2025-10-05T03:31:00Z">
                      <w:rPr>
                        <w:rFonts w:ascii="Cambria Math" w:hAnsi="Cambria Math"/>
                        <w:color w:val="000000" w:themeColor="text1"/>
                        <w:sz w:val="28"/>
                        <w:szCs w:val="28"/>
                      </w:rPr>
                      <m:t>2*</m:t>
                    </w:ins>
                  </m:r>
                  <m:sSub>
                    <m:sSubPr>
                      <m:ctrlPr>
                        <w:ins w:id="1661" w:author="mikle" w:date="2025-10-04T20:31:00Z" w16du:dateUtc="2025-10-05T03:31:00Z">
                          <w:rPr>
                            <w:rFonts w:ascii="Cambria Math" w:hAnsi="Cambria Math"/>
                            <w:b/>
                            <w:bCs/>
                            <w:i/>
                            <w:iCs/>
                            <w:color w:val="000000" w:themeColor="text1"/>
                            <w:sz w:val="28"/>
                            <w:szCs w:val="28"/>
                            <w:lang w:val="en-US"/>
                          </w:rPr>
                        </w:ins>
                      </m:ctrlPr>
                    </m:sSubPr>
                    <m:e>
                      <m:r>
                        <w:ins w:id="1662" w:author="mikle" w:date="2025-10-04T20:31:00Z" w16du:dateUtc="2025-10-05T03:31:00Z">
                          <m:rPr>
                            <m:sty m:val="bi"/>
                          </m:rPr>
                          <w:rPr>
                            <w:rFonts w:ascii="Cambria Math" w:hAnsi="Cambria Math"/>
                            <w:color w:val="000000" w:themeColor="text1"/>
                            <w:sz w:val="28"/>
                            <w:szCs w:val="28"/>
                            <w:lang w:val="en-US"/>
                          </w:rPr>
                          <m:t>T</m:t>
                        </w:ins>
                      </m:r>
                    </m:e>
                    <m:sub>
                      <m:r>
                        <w:ins w:id="1663" w:author="mikle" w:date="2025-10-04T20:31:00Z" w16du:dateUtc="2025-10-05T03:31:00Z">
                          <m:rPr>
                            <m:sty m:val="bi"/>
                          </m:rPr>
                          <w:rPr>
                            <w:rFonts w:ascii="Cambria Math" w:hAnsi="Cambria Math"/>
                            <w:color w:val="000000" w:themeColor="text1"/>
                            <w:sz w:val="28"/>
                            <w:szCs w:val="28"/>
                            <w:lang w:val="en-US"/>
                          </w:rPr>
                          <m:t>dv</m:t>
                        </w:ins>
                      </m:r>
                    </m:sub>
                  </m:sSub>
                  <m:r>
                    <w:ins w:id="1664" w:author="mikle" w:date="2025-10-04T20:37:00Z" w16du:dateUtc="2025-10-05T03:37:00Z">
                      <w:rPr>
                        <w:rFonts w:ascii="Cambria Math" w:hAnsi="Cambria Math"/>
                        <w:color w:val="000000" w:themeColor="text1"/>
                        <w:sz w:val="28"/>
                        <w:szCs w:val="28"/>
                        <w:lang w:val="en-US"/>
                      </w:rPr>
                      <m:t>*</m:t>
                    </w:ins>
                  </m:r>
                  <m:r>
                    <w:ins w:id="1665" w:author="mikle" w:date="2025-10-04T20:31:00Z" w16du:dateUtc="2025-10-05T03:31:00Z">
                      <w:rPr>
                        <w:rFonts w:ascii="Cambria Math" w:hAnsi="Cambria Math"/>
                        <w:color w:val="000000" w:themeColor="text1"/>
                        <w:sz w:val="28"/>
                        <w:szCs w:val="28"/>
                      </w:rPr>
                      <m:t>С</m:t>
                    </w:ins>
                  </m:r>
                </m:e>
                <m:sub>
                  <m:r>
                    <w:ins w:id="1666" w:author="mikle" w:date="2025-10-04T20:31:00Z" w16du:dateUtc="2025-10-05T03:31:00Z">
                      <w:rPr>
                        <w:rFonts w:ascii="Cambria Math" w:hAnsi="Cambria Math"/>
                        <w:color w:val="000000" w:themeColor="text1"/>
                        <w:sz w:val="28"/>
                        <w:szCs w:val="28"/>
                        <w:lang w:val="en-US"/>
                      </w:rPr>
                      <m:t>ωy</m:t>
                    </w:ins>
                  </m:r>
                  <m:r>
                    <w:ins w:id="1667" w:author="mikle" w:date="2025-10-04T20:31:00Z" w16du:dateUtc="2025-10-05T03:31:00Z">
                      <w:rPr>
                        <w:rFonts w:ascii="Cambria Math" w:hAnsi="Cambria Math"/>
                        <w:color w:val="000000" w:themeColor="text1"/>
                        <w:sz w:val="28"/>
                        <w:szCs w:val="28"/>
                      </w:rPr>
                      <m:t>1</m:t>
                    </w:ins>
                  </m:r>
                </m:sub>
              </m:sSub>
              <m:r>
                <w:ins w:id="1668" w:author="mikle" w:date="2025-10-04T20:31:00Z" w16du:dateUtc="2025-10-05T03:31:00Z">
                  <w:rPr>
                    <w:rFonts w:ascii="Cambria Math" w:hAnsi="Cambria Math"/>
                    <w:color w:val="000000" w:themeColor="text1"/>
                    <w:sz w:val="28"/>
                    <w:szCs w:val="28"/>
                  </w:rPr>
                  <m:t>*</m:t>
                </w:ins>
              </m:r>
              <m:sSubSup>
                <m:sSubSupPr>
                  <m:ctrlPr>
                    <w:ins w:id="1669" w:author="mikle" w:date="2025-10-04T20:31:00Z" w16du:dateUtc="2025-10-05T03:31:00Z">
                      <w:rPr>
                        <w:rFonts w:ascii="Cambria Math" w:hAnsi="Cambria Math"/>
                        <w:i/>
                        <w:iCs/>
                        <w:color w:val="000000" w:themeColor="text1"/>
                        <w:sz w:val="28"/>
                        <w:szCs w:val="28"/>
                        <w:lang w:val="en-US"/>
                      </w:rPr>
                    </w:ins>
                  </m:ctrlPr>
                </m:sSubSupPr>
                <m:e>
                  <m:r>
                    <w:ins w:id="1670" w:author="mikle" w:date="2025-10-04T20:31:00Z" w16du:dateUtc="2025-10-05T03:31:00Z">
                      <w:rPr>
                        <w:rFonts w:ascii="Cambria Math" w:hAnsi="Cambria Math"/>
                        <w:color w:val="000000" w:themeColor="text1"/>
                        <w:sz w:val="28"/>
                        <w:szCs w:val="28"/>
                        <w:lang w:val="en-US"/>
                      </w:rPr>
                      <m:t>ω</m:t>
                    </w:ins>
                  </m:r>
                </m:e>
                <m:sub>
                  <m:r>
                    <w:ins w:id="1671" w:author="mikle" w:date="2025-10-04T20:31:00Z" w16du:dateUtc="2025-10-05T03:31:00Z">
                      <w:rPr>
                        <w:rFonts w:ascii="Cambria Math" w:hAnsi="Cambria Math"/>
                        <w:color w:val="000000" w:themeColor="text1"/>
                        <w:sz w:val="28"/>
                        <w:szCs w:val="28"/>
                        <w:lang w:val="en-US"/>
                      </w:rPr>
                      <m:t>y</m:t>
                    </w:ins>
                  </m:r>
                </m:sub>
                <m:sup>
                  <m:r>
                    <w:ins w:id="1672" w:author="mikle" w:date="2025-10-04T20:31:00Z" w16du:dateUtc="2025-10-05T03:31:00Z">
                      <w:rPr>
                        <w:rFonts w:ascii="Cambria Math" w:hAnsi="Cambria Math"/>
                        <w:color w:val="000000" w:themeColor="text1"/>
                        <w:sz w:val="28"/>
                        <w:szCs w:val="28"/>
                        <w:lang w:val="en-US"/>
                      </w:rPr>
                      <m:t>*</m:t>
                    </w:ins>
                  </m:r>
                </m:sup>
              </m:sSubSup>
              <m:r>
                <w:ins w:id="1673" w:author="mikle" w:date="2025-10-04T20:32:00Z" w16du:dateUtc="2025-10-05T03:32:00Z">
                  <w:rPr>
                    <w:rFonts w:ascii="Cambria Math" w:hAnsi="Cambria Math"/>
                    <w:color w:val="000000" w:themeColor="text1"/>
                    <w:sz w:val="28"/>
                    <w:szCs w:val="28"/>
                    <w:lang w:val="en-US"/>
                  </w:rPr>
                  <m:t>+</m:t>
                </w:ins>
              </m:r>
              <m:sSub>
                <m:sSubPr>
                  <m:ctrlPr>
                    <w:ins w:id="1674" w:author="mikle" w:date="2025-10-04T20:32:00Z" w16du:dateUtc="2025-10-05T03:32:00Z">
                      <w:rPr>
                        <w:rFonts w:ascii="Cambria Math" w:hAnsi="Cambria Math"/>
                        <w:b/>
                        <w:bCs/>
                        <w:i/>
                        <w:iCs/>
                        <w:color w:val="000000" w:themeColor="text1"/>
                        <w:sz w:val="28"/>
                        <w:szCs w:val="28"/>
                        <w:lang w:val="en-US"/>
                      </w:rPr>
                    </w:ins>
                  </m:ctrlPr>
                </m:sSubPr>
                <m:e>
                  <m:r>
                    <w:ins w:id="1675" w:author="mikle" w:date="2025-10-04T20:32:00Z" w16du:dateUtc="2025-10-05T03:32:00Z">
                      <m:rPr>
                        <m:sty m:val="bi"/>
                      </m:rPr>
                      <w:rPr>
                        <w:rFonts w:ascii="Cambria Math" w:hAnsi="Cambria Math"/>
                        <w:color w:val="000000" w:themeColor="text1"/>
                        <w:sz w:val="28"/>
                        <w:szCs w:val="28"/>
                        <w:lang w:val="en-US"/>
                      </w:rPr>
                      <m:t>T</m:t>
                    </w:ins>
                  </m:r>
                </m:e>
                <m:sub>
                  <m:r>
                    <w:ins w:id="1676" w:author="mikle" w:date="2025-10-04T20:32:00Z" w16du:dateUtc="2025-10-05T03:32:00Z">
                      <m:rPr>
                        <m:sty m:val="bi"/>
                      </m:rPr>
                      <w:rPr>
                        <w:rFonts w:ascii="Cambria Math" w:hAnsi="Cambria Math"/>
                        <w:color w:val="000000" w:themeColor="text1"/>
                        <w:sz w:val="28"/>
                        <w:szCs w:val="28"/>
                        <w:lang w:val="en-US"/>
                      </w:rPr>
                      <m:t>dv</m:t>
                    </w:ins>
                  </m:r>
                </m:sub>
              </m:sSub>
              <m:r>
                <w:ins w:id="1677" w:author="mikle" w:date="2025-10-04T20:32:00Z" w16du:dateUtc="2025-10-05T03:32:00Z">
                  <m:rPr>
                    <m:sty m:val="bi"/>
                  </m:rPr>
                  <w:rPr>
                    <w:rFonts w:ascii="Cambria Math" w:hAnsi="Cambria Math"/>
                    <w:color w:val="000000" w:themeColor="text1"/>
                    <w:sz w:val="28"/>
                    <w:szCs w:val="28"/>
                    <w:lang w:val="en-US"/>
                  </w:rPr>
                  <m:t>*</m:t>
                </w:ins>
              </m:r>
              <m:sSub>
                <m:sSubPr>
                  <m:ctrlPr>
                    <w:ins w:id="1678" w:author="mikle" w:date="2025-10-04T20:32:00Z" w16du:dateUtc="2025-10-05T03:32:00Z">
                      <w:rPr>
                        <w:rFonts w:ascii="Cambria Math" w:hAnsi="Cambria Math"/>
                        <w:iCs/>
                        <w:color w:val="000000" w:themeColor="text1"/>
                        <w:sz w:val="28"/>
                        <w:szCs w:val="28"/>
                        <w:lang w:val="en-US"/>
                      </w:rPr>
                    </w:ins>
                  </m:ctrlPr>
                </m:sSubPr>
                <m:e>
                  <m:r>
                    <w:ins w:id="1679" w:author="mikle" w:date="2025-10-04T20:32:00Z" w16du:dateUtc="2025-10-05T03:32:00Z">
                      <w:rPr>
                        <w:rFonts w:ascii="Cambria Math" w:hAnsi="Cambria Math"/>
                        <w:color w:val="000000" w:themeColor="text1"/>
                        <w:sz w:val="28"/>
                        <w:szCs w:val="28"/>
                      </w:rPr>
                      <m:t>С</m:t>
                    </w:ins>
                  </m:r>
                </m:e>
                <m:sub>
                  <m:r>
                    <w:ins w:id="1680" w:author="mikle" w:date="2025-10-04T20:32:00Z" w16du:dateUtc="2025-10-05T03:32:00Z">
                      <w:rPr>
                        <w:rFonts w:ascii="Cambria Math" w:hAnsi="Cambria Math"/>
                        <w:color w:val="000000" w:themeColor="text1"/>
                        <w:sz w:val="28"/>
                        <w:szCs w:val="28"/>
                        <w:lang w:val="en-US"/>
                      </w:rPr>
                      <m:t>ωy</m:t>
                    </w:ins>
                  </m:r>
                  <m:r>
                    <w:ins w:id="1681" w:author="mikle" w:date="2025-10-04T20:32:00Z" w16du:dateUtc="2025-10-05T03:32:00Z">
                      <w:rPr>
                        <w:rFonts w:ascii="Cambria Math" w:hAnsi="Cambria Math"/>
                        <w:color w:val="000000" w:themeColor="text1"/>
                        <w:sz w:val="28"/>
                        <w:szCs w:val="28"/>
                      </w:rPr>
                      <m:t>2</m:t>
                    </w:ins>
                  </m:r>
                </m:sub>
              </m:sSub>
              <m:r>
                <w:ins w:id="1682" w:author="mikle" w:date="2025-10-04T20:32:00Z" w16du:dateUtc="2025-10-05T03:32:00Z">
                  <w:rPr>
                    <w:rFonts w:ascii="Cambria Math" w:hAnsi="Cambria Math"/>
                    <w:color w:val="000000" w:themeColor="text1"/>
                    <w:sz w:val="28"/>
                    <w:szCs w:val="28"/>
                    <w:lang w:val="en-US"/>
                  </w:rPr>
                  <m:t>+</m:t>
                </w:ins>
              </m:r>
              <m:sSub>
                <m:sSubPr>
                  <m:ctrlPr>
                    <w:ins w:id="1683" w:author="mikle" w:date="2025-10-04T20:32:00Z" w16du:dateUtc="2025-10-05T03:32:00Z">
                      <w:rPr>
                        <w:rFonts w:ascii="Cambria Math" w:hAnsi="Cambria Math"/>
                        <w:b/>
                        <w:bCs/>
                        <w:i/>
                        <w:iCs/>
                        <w:color w:val="000000" w:themeColor="text1"/>
                        <w:sz w:val="28"/>
                        <w:szCs w:val="28"/>
                        <w:lang w:val="en-US"/>
                      </w:rPr>
                    </w:ins>
                  </m:ctrlPr>
                </m:sSubPr>
                <m:e>
                  <m:r>
                    <w:ins w:id="1684" w:author="mikle" w:date="2025-10-04T20:32:00Z" w16du:dateUtc="2025-10-05T03:32:00Z">
                      <m:rPr>
                        <m:sty m:val="bi"/>
                      </m:rPr>
                      <w:rPr>
                        <w:rFonts w:ascii="Cambria Math" w:hAnsi="Cambria Math"/>
                        <w:color w:val="000000" w:themeColor="text1"/>
                        <w:sz w:val="28"/>
                        <w:szCs w:val="28"/>
                        <w:lang w:val="en-US"/>
                      </w:rPr>
                      <m:t>J</m:t>
                    </w:ins>
                  </m:r>
                </m:e>
                <m:sub>
                  <m:r>
                    <w:ins w:id="1685" w:author="mikle" w:date="2025-10-04T20:32:00Z" w16du:dateUtc="2025-10-05T03:32:00Z">
                      <m:rPr>
                        <m:sty m:val="bi"/>
                      </m:rPr>
                      <w:rPr>
                        <w:rFonts w:ascii="Cambria Math" w:hAnsi="Cambria Math"/>
                        <w:color w:val="000000" w:themeColor="text1"/>
                        <w:sz w:val="28"/>
                        <w:szCs w:val="28"/>
                        <w:lang w:val="en-US"/>
                      </w:rPr>
                      <m:t>y</m:t>
                    </w:ins>
                  </m:r>
                </m:sub>
              </m:sSub>
            </m:den>
          </m:f>
          <m:r>
            <w:ins w:id="1686" w:author="mikle" w:date="2025-10-04T20:32:00Z" w16du:dateUtc="2025-10-05T03:32:00Z">
              <w:rPr>
                <w:rFonts w:ascii="Cambria Math" w:hAnsi="Cambria Math"/>
                <w:color w:val="000000" w:themeColor="text1"/>
                <w:sz w:val="28"/>
                <w:szCs w:val="28"/>
              </w:rPr>
              <m:t xml:space="preserve"> </m:t>
            </w:ins>
          </m:r>
          <m:r>
            <w:ins w:id="1687" w:author="mikle" w:date="2025-10-04T20:32:00Z" w16du:dateUtc="2025-10-05T03:32:00Z">
              <w:rPr>
                <w:rFonts w:ascii="Cambria Math" w:hAnsi="Cambria Math"/>
                <w:color w:val="000000" w:themeColor="text1"/>
                <w:sz w:val="28"/>
                <w:szCs w:val="28"/>
                <w:lang w:val="en-US"/>
              </w:rPr>
              <m:t>(1</m:t>
            </w:ins>
          </m:r>
          <m:r>
            <w:ins w:id="1688" w:author="mikle" w:date="2025-10-04T20:32:00Z" w16du:dateUtc="2025-10-05T03:32:00Z">
              <w:rPr>
                <w:rFonts w:ascii="Cambria Math" w:hAnsi="Cambria Math"/>
                <w:color w:val="000000" w:themeColor="text1"/>
                <w:sz w:val="28"/>
                <w:szCs w:val="28"/>
              </w:rPr>
              <m:t>.17)</m:t>
            </w:ins>
          </m:r>
        </m:oMath>
      </m:oMathPara>
    </w:p>
    <w:p w14:paraId="5A59049C" w14:textId="688DFE44" w:rsidR="00CF6B80" w:rsidRPr="005D13B9" w:rsidRDefault="00000000" w:rsidP="005D13B9">
      <w:pPr>
        <w:spacing w:before="100" w:beforeAutospacing="1" w:after="24" w:line="360" w:lineRule="auto"/>
        <w:ind w:firstLine="709"/>
        <w:jc w:val="both"/>
        <w:rPr>
          <w:ins w:id="1689" w:author="mikle" w:date="2025-10-04T20:34:00Z" w16du:dateUtc="2025-10-05T03:34:00Z"/>
          <w:i/>
          <w:color w:val="000000" w:themeColor="text1"/>
          <w:sz w:val="28"/>
          <w:szCs w:val="28"/>
          <w:lang w:val="en-US"/>
        </w:rPr>
      </w:pPr>
      <m:oMathPara>
        <m:oMath>
          <m:sSub>
            <m:sSubPr>
              <m:ctrlPr>
                <w:ins w:id="1690" w:author="mikle" w:date="2025-10-04T20:32:00Z" w16du:dateUtc="2025-10-05T03:32:00Z">
                  <w:rPr>
                    <w:rFonts w:ascii="Cambria Math" w:hAnsi="Cambria Math"/>
                    <w:b/>
                    <w:bCs/>
                    <w:i/>
                    <w:iCs/>
                    <w:color w:val="000000" w:themeColor="text1"/>
                    <w:sz w:val="28"/>
                    <w:szCs w:val="28"/>
                  </w:rPr>
                </w:ins>
              </m:ctrlPr>
            </m:sSubPr>
            <m:e>
              <m:r>
                <w:ins w:id="1691" w:author="mikle" w:date="2025-10-04T20:32:00Z" w16du:dateUtc="2025-10-05T03:32:00Z">
                  <m:rPr>
                    <m:sty m:val="bi"/>
                  </m:rPr>
                  <w:rPr>
                    <w:rFonts w:ascii="Cambria Math" w:hAnsi="Cambria Math"/>
                    <w:color w:val="000000" w:themeColor="text1"/>
                    <w:sz w:val="28"/>
                    <w:szCs w:val="28"/>
                    <w:lang w:val="en-US"/>
                  </w:rPr>
                  <m:t>K</m:t>
                </w:ins>
              </m:r>
            </m:e>
            <m:sub>
              <m:r>
                <w:ins w:id="1692" w:author="mikle" w:date="2025-10-04T20:32:00Z" w16du:dateUtc="2025-10-05T03:32:00Z">
                  <m:rPr>
                    <m:sty m:val="bi"/>
                  </m:rPr>
                  <w:rPr>
                    <w:rFonts w:ascii="Cambria Math" w:hAnsi="Cambria Math"/>
                    <w:color w:val="000000" w:themeColor="text1"/>
                    <w:sz w:val="28"/>
                    <w:szCs w:val="28"/>
                  </w:rPr>
                  <m:t>2</m:t>
                </w:ins>
              </m:r>
            </m:sub>
          </m:sSub>
          <m:r>
            <w:ins w:id="1693" w:author="mikle" w:date="2025-10-04T20:32:00Z" w16du:dateUtc="2025-10-05T03:32:00Z">
              <w:rPr>
                <w:rFonts w:ascii="Cambria Math" w:hAnsi="Cambria Math"/>
                <w:color w:val="000000" w:themeColor="text1"/>
                <w:sz w:val="28"/>
                <w:szCs w:val="28"/>
                <w:lang w:val="en-US"/>
              </w:rPr>
              <m:t xml:space="preserve">= </m:t>
            </w:ins>
          </m:r>
          <m:f>
            <m:fPr>
              <m:ctrlPr>
                <w:ins w:id="1694" w:author="mikle" w:date="2025-10-04T20:32:00Z" w16du:dateUtc="2025-10-05T03:32:00Z">
                  <w:rPr>
                    <w:rFonts w:ascii="Cambria Math" w:hAnsi="Cambria Math"/>
                    <w:i/>
                    <w:color w:val="000000" w:themeColor="text1"/>
                    <w:sz w:val="28"/>
                    <w:szCs w:val="28"/>
                  </w:rPr>
                </w:ins>
              </m:ctrlPr>
            </m:fPr>
            <m:num>
              <m:sSub>
                <m:sSubPr>
                  <m:ctrlPr>
                    <w:ins w:id="1695" w:author="mikle" w:date="2025-10-04T20:32:00Z" w16du:dateUtc="2025-10-05T03:32:00Z">
                      <w:rPr>
                        <w:rFonts w:ascii="Cambria Math" w:hAnsi="Cambria Math"/>
                        <w:b/>
                        <w:bCs/>
                        <w:i/>
                        <w:iCs/>
                        <w:color w:val="000000" w:themeColor="text1"/>
                        <w:sz w:val="28"/>
                        <w:szCs w:val="28"/>
                        <w:lang w:val="en-US"/>
                      </w:rPr>
                    </w:ins>
                  </m:ctrlPr>
                </m:sSubPr>
                <m:e>
                  <m:r>
                    <w:ins w:id="1696" w:author="mikle" w:date="2025-10-04T20:32:00Z" w16du:dateUtc="2025-10-05T03:32:00Z">
                      <m:rPr>
                        <m:sty m:val="bi"/>
                      </m:rPr>
                      <w:rPr>
                        <w:rFonts w:ascii="Cambria Math" w:hAnsi="Cambria Math"/>
                        <w:color w:val="000000" w:themeColor="text1"/>
                        <w:sz w:val="28"/>
                        <w:szCs w:val="28"/>
                        <w:lang w:val="en-US"/>
                      </w:rPr>
                      <m:t>T</m:t>
                    </w:ins>
                  </m:r>
                </m:e>
                <m:sub>
                  <m:r>
                    <w:ins w:id="1697" w:author="mikle" w:date="2025-10-04T20:32:00Z" w16du:dateUtc="2025-10-05T03:32:00Z">
                      <m:rPr>
                        <m:sty m:val="bi"/>
                      </m:rPr>
                      <w:rPr>
                        <w:rFonts w:ascii="Cambria Math" w:hAnsi="Cambria Math"/>
                        <w:color w:val="000000" w:themeColor="text1"/>
                        <w:sz w:val="28"/>
                        <w:szCs w:val="28"/>
                        <w:lang w:val="en-US"/>
                      </w:rPr>
                      <m:t>dv</m:t>
                    </w:ins>
                  </m:r>
                </m:sub>
              </m:sSub>
              <m:sSub>
                <m:sSubPr>
                  <m:ctrlPr>
                    <w:ins w:id="1698" w:author="mikle" w:date="2025-10-04T20:32:00Z" w16du:dateUtc="2025-10-05T03:32:00Z">
                      <w:rPr>
                        <w:rFonts w:ascii="Cambria Math" w:hAnsi="Cambria Math"/>
                        <w:b/>
                        <w:bCs/>
                        <w:i/>
                        <w:iCs/>
                        <w:color w:val="000000" w:themeColor="text1"/>
                        <w:sz w:val="28"/>
                        <w:szCs w:val="28"/>
                        <w:lang w:val="en-US"/>
                      </w:rPr>
                    </w:ins>
                  </m:ctrlPr>
                </m:sSubPr>
                <m:e>
                  <m:r>
                    <w:ins w:id="1699" w:author="mikle" w:date="2025-10-04T20:32:00Z" w16du:dateUtc="2025-10-05T03:32:00Z">
                      <m:rPr>
                        <m:sty m:val="bi"/>
                      </m:rPr>
                      <w:rPr>
                        <w:rFonts w:ascii="Cambria Math" w:hAnsi="Cambria Math"/>
                        <w:color w:val="000000" w:themeColor="text1"/>
                        <w:sz w:val="28"/>
                        <w:szCs w:val="28"/>
                        <w:lang w:val="en-US"/>
                      </w:rPr>
                      <m:t>*J</m:t>
                    </w:ins>
                  </m:r>
                </m:e>
                <m:sub>
                  <m:r>
                    <w:ins w:id="1700" w:author="mikle" w:date="2025-10-04T20:32:00Z" w16du:dateUtc="2025-10-05T03:32:00Z">
                      <m:rPr>
                        <m:sty m:val="bi"/>
                      </m:rPr>
                      <w:rPr>
                        <w:rFonts w:ascii="Cambria Math" w:hAnsi="Cambria Math"/>
                        <w:color w:val="000000" w:themeColor="text1"/>
                        <w:sz w:val="28"/>
                        <w:szCs w:val="28"/>
                        <w:lang w:val="en-US"/>
                      </w:rPr>
                      <m:t>y</m:t>
                    </w:ins>
                  </m:r>
                </m:sub>
              </m:sSub>
              <m:r>
                <w:ins w:id="1701" w:author="mikle" w:date="2025-10-04T20:33:00Z" w16du:dateUtc="2025-10-05T03:33:00Z">
                  <m:rPr>
                    <m:sty m:val="bi"/>
                  </m:rPr>
                  <w:rPr>
                    <w:rFonts w:ascii="Cambria Math" w:hAnsi="Cambria Math"/>
                    <w:color w:val="000000" w:themeColor="text1"/>
                    <w:sz w:val="28"/>
                    <w:szCs w:val="28"/>
                    <w:lang w:val="en-US"/>
                  </w:rPr>
                  <m:t>-</m:t>
                </w:ins>
              </m:r>
              <m:d>
                <m:dPr>
                  <m:ctrlPr>
                    <w:ins w:id="1702" w:author="mikle" w:date="2025-10-04T20:33:00Z" w16du:dateUtc="2025-10-05T03:33:00Z">
                      <w:rPr>
                        <w:rFonts w:ascii="Cambria Math" w:hAnsi="Cambria Math"/>
                        <w:b/>
                        <w:bCs/>
                        <w:i/>
                        <w:iCs/>
                        <w:color w:val="000000" w:themeColor="text1"/>
                        <w:sz w:val="28"/>
                        <w:szCs w:val="28"/>
                        <w:lang w:val="en-US"/>
                      </w:rPr>
                    </w:ins>
                  </m:ctrlPr>
                </m:dPr>
                <m:e>
                  <m:sSub>
                    <m:sSubPr>
                      <m:ctrlPr>
                        <w:ins w:id="1703" w:author="mikle" w:date="2025-10-04T20:33:00Z" w16du:dateUtc="2025-10-05T03:33:00Z">
                          <w:rPr>
                            <w:rFonts w:ascii="Cambria Math" w:hAnsi="Cambria Math"/>
                            <w:iCs/>
                            <w:color w:val="000000" w:themeColor="text1"/>
                            <w:sz w:val="28"/>
                            <w:szCs w:val="28"/>
                            <w:lang w:val="en-US"/>
                          </w:rPr>
                        </w:ins>
                      </m:ctrlPr>
                    </m:sSubPr>
                    <m:e>
                      <m:r>
                        <w:ins w:id="1704" w:author="mikle" w:date="2025-10-04T20:33:00Z" w16du:dateUtc="2025-10-05T03:33:00Z">
                          <w:rPr>
                            <w:rFonts w:ascii="Cambria Math" w:hAnsi="Cambria Math"/>
                            <w:color w:val="000000" w:themeColor="text1"/>
                            <w:sz w:val="28"/>
                            <w:szCs w:val="28"/>
                          </w:rPr>
                          <m:t>2*С</m:t>
                        </w:ins>
                      </m:r>
                    </m:e>
                    <m:sub>
                      <m:r>
                        <w:ins w:id="1705" w:author="mikle" w:date="2025-10-04T20:33:00Z" w16du:dateUtc="2025-10-05T03:33:00Z">
                          <w:rPr>
                            <w:rFonts w:ascii="Cambria Math" w:hAnsi="Cambria Math"/>
                            <w:color w:val="000000" w:themeColor="text1"/>
                            <w:sz w:val="28"/>
                            <w:szCs w:val="28"/>
                            <w:lang w:val="en-US"/>
                          </w:rPr>
                          <m:t>ωy</m:t>
                        </w:ins>
                      </m:r>
                      <m:r>
                        <w:ins w:id="1706" w:author="mikle" w:date="2025-10-04T20:33:00Z" w16du:dateUtc="2025-10-05T03:33:00Z">
                          <w:rPr>
                            <w:rFonts w:ascii="Cambria Math" w:hAnsi="Cambria Math"/>
                            <w:color w:val="000000" w:themeColor="text1"/>
                            <w:sz w:val="28"/>
                            <w:szCs w:val="28"/>
                          </w:rPr>
                          <m:t>1</m:t>
                        </w:ins>
                      </m:r>
                    </m:sub>
                  </m:sSub>
                  <m:r>
                    <w:ins w:id="1707" w:author="mikle" w:date="2025-10-04T20:33:00Z" w16du:dateUtc="2025-10-05T03:33:00Z">
                      <w:rPr>
                        <w:rFonts w:ascii="Cambria Math" w:hAnsi="Cambria Math"/>
                        <w:color w:val="000000" w:themeColor="text1"/>
                        <w:sz w:val="28"/>
                        <w:szCs w:val="28"/>
                      </w:rPr>
                      <m:t>*</m:t>
                    </w:ins>
                  </m:r>
                  <m:sSubSup>
                    <m:sSubSupPr>
                      <m:ctrlPr>
                        <w:ins w:id="1708" w:author="mikle" w:date="2025-10-04T20:33:00Z" w16du:dateUtc="2025-10-05T03:33:00Z">
                          <w:rPr>
                            <w:rFonts w:ascii="Cambria Math" w:hAnsi="Cambria Math"/>
                            <w:i/>
                            <w:iCs/>
                            <w:color w:val="000000" w:themeColor="text1"/>
                            <w:sz w:val="28"/>
                            <w:szCs w:val="28"/>
                            <w:lang w:val="en-US"/>
                          </w:rPr>
                        </w:ins>
                      </m:ctrlPr>
                    </m:sSubSupPr>
                    <m:e>
                      <m:r>
                        <w:ins w:id="1709" w:author="mikle" w:date="2025-10-04T20:33:00Z" w16du:dateUtc="2025-10-05T03:33:00Z">
                          <w:rPr>
                            <w:rFonts w:ascii="Cambria Math" w:hAnsi="Cambria Math"/>
                            <w:color w:val="000000" w:themeColor="text1"/>
                            <w:sz w:val="28"/>
                            <w:szCs w:val="28"/>
                            <w:lang w:val="en-US"/>
                          </w:rPr>
                          <m:t>ω</m:t>
                        </w:ins>
                      </m:r>
                    </m:e>
                    <m:sub>
                      <m:r>
                        <w:ins w:id="1710" w:author="mikle" w:date="2025-10-04T20:33:00Z" w16du:dateUtc="2025-10-05T03:33:00Z">
                          <w:rPr>
                            <w:rFonts w:ascii="Cambria Math" w:hAnsi="Cambria Math"/>
                            <w:color w:val="000000" w:themeColor="text1"/>
                            <w:sz w:val="28"/>
                            <w:szCs w:val="28"/>
                            <w:lang w:val="en-US"/>
                          </w:rPr>
                          <m:t>y</m:t>
                        </w:ins>
                      </m:r>
                    </m:sub>
                    <m:sup>
                      <m:r>
                        <w:ins w:id="1711" w:author="mikle" w:date="2025-10-04T20:33:00Z" w16du:dateUtc="2025-10-05T03:33:00Z">
                          <w:rPr>
                            <w:rFonts w:ascii="Cambria Math" w:hAnsi="Cambria Math"/>
                            <w:color w:val="000000" w:themeColor="text1"/>
                            <w:sz w:val="28"/>
                            <w:szCs w:val="28"/>
                            <w:lang w:val="en-US"/>
                          </w:rPr>
                          <m:t>*</m:t>
                        </w:ins>
                      </m:r>
                    </m:sup>
                  </m:sSubSup>
                  <m:r>
                    <w:ins w:id="1712" w:author="mikle" w:date="2025-10-04T20:33:00Z" w16du:dateUtc="2025-10-05T03:33:00Z">
                      <w:rPr>
                        <w:rFonts w:ascii="Cambria Math" w:hAnsi="Cambria Math"/>
                        <w:color w:val="000000" w:themeColor="text1"/>
                        <w:sz w:val="28"/>
                        <w:szCs w:val="28"/>
                      </w:rPr>
                      <m:t>+</m:t>
                    </w:ins>
                  </m:r>
                  <m:sSub>
                    <m:sSubPr>
                      <m:ctrlPr>
                        <w:ins w:id="1713" w:author="mikle" w:date="2025-10-04T20:33:00Z" w16du:dateUtc="2025-10-05T03:33:00Z">
                          <w:rPr>
                            <w:rFonts w:ascii="Cambria Math" w:hAnsi="Cambria Math"/>
                            <w:iCs/>
                            <w:color w:val="000000" w:themeColor="text1"/>
                            <w:sz w:val="28"/>
                            <w:szCs w:val="28"/>
                            <w:lang w:val="en-US"/>
                          </w:rPr>
                        </w:ins>
                      </m:ctrlPr>
                    </m:sSubPr>
                    <m:e>
                      <m:r>
                        <w:ins w:id="1714" w:author="mikle" w:date="2025-10-04T20:33:00Z" w16du:dateUtc="2025-10-05T03:33:00Z">
                          <w:rPr>
                            <w:rFonts w:ascii="Cambria Math" w:hAnsi="Cambria Math"/>
                            <w:color w:val="000000" w:themeColor="text1"/>
                            <w:sz w:val="28"/>
                            <w:szCs w:val="28"/>
                          </w:rPr>
                          <m:t>С</m:t>
                        </w:ins>
                      </m:r>
                    </m:e>
                    <m:sub>
                      <m:r>
                        <w:ins w:id="1715" w:author="mikle" w:date="2025-10-04T20:33:00Z" w16du:dateUtc="2025-10-05T03:33:00Z">
                          <w:rPr>
                            <w:rFonts w:ascii="Cambria Math" w:hAnsi="Cambria Math"/>
                            <w:color w:val="000000" w:themeColor="text1"/>
                            <w:sz w:val="28"/>
                            <w:szCs w:val="28"/>
                            <w:lang w:val="en-US"/>
                          </w:rPr>
                          <m:t>ωy</m:t>
                        </w:ins>
                      </m:r>
                      <m:r>
                        <w:ins w:id="1716" w:author="mikle" w:date="2025-10-04T20:33:00Z" w16du:dateUtc="2025-10-05T03:33:00Z">
                          <w:rPr>
                            <w:rFonts w:ascii="Cambria Math" w:hAnsi="Cambria Math"/>
                            <w:color w:val="000000" w:themeColor="text1"/>
                            <w:sz w:val="28"/>
                            <w:szCs w:val="28"/>
                          </w:rPr>
                          <m:t>2</m:t>
                        </w:ins>
                      </m:r>
                    </m:sub>
                  </m:sSub>
                  <m:ctrlPr>
                    <w:ins w:id="1717" w:author="mikle" w:date="2025-10-04T20:33:00Z" w16du:dateUtc="2025-10-05T03:33:00Z">
                      <w:rPr>
                        <w:rFonts w:ascii="Cambria Math" w:hAnsi="Cambria Math"/>
                        <w:i/>
                        <w:iCs/>
                        <w:color w:val="000000" w:themeColor="text1"/>
                        <w:sz w:val="28"/>
                        <w:szCs w:val="28"/>
                        <w:lang w:val="en-US"/>
                      </w:rPr>
                    </w:ins>
                  </m:ctrlPr>
                </m:e>
              </m:d>
              <m:r>
                <w:ins w:id="1718" w:author="mikle" w:date="2025-10-04T20:33:00Z" w16du:dateUtc="2025-10-05T03:33:00Z">
                  <w:rPr>
                    <w:rFonts w:ascii="Cambria Math" w:hAnsi="Cambria Math"/>
                    <w:color w:val="000000" w:themeColor="text1"/>
                    <w:sz w:val="28"/>
                    <w:szCs w:val="28"/>
                    <w:lang w:val="en-US"/>
                  </w:rPr>
                  <m:t>*</m:t>
                </w:ins>
              </m:r>
              <m:sSubSup>
                <m:sSubSupPr>
                  <m:ctrlPr>
                    <w:ins w:id="1719" w:author="mikle" w:date="2025-10-04T20:33:00Z" w16du:dateUtc="2025-10-05T03:33:00Z">
                      <w:rPr>
                        <w:rFonts w:ascii="Cambria Math" w:hAnsi="Cambria Math"/>
                        <w:b/>
                        <w:bCs/>
                        <w:i/>
                        <w:iCs/>
                        <w:color w:val="000000" w:themeColor="text1"/>
                        <w:sz w:val="28"/>
                        <w:szCs w:val="28"/>
                      </w:rPr>
                    </w:ins>
                  </m:ctrlPr>
                </m:sSubSupPr>
                <m:e>
                  <m:r>
                    <w:ins w:id="1720" w:author="mikle" w:date="2025-10-04T20:33:00Z" w16du:dateUtc="2025-10-05T03:33:00Z">
                      <m:rPr>
                        <m:sty m:val="bi"/>
                      </m:rPr>
                      <w:rPr>
                        <w:rFonts w:ascii="Cambria Math" w:hAnsi="Cambria Math"/>
                        <w:color w:val="000000" w:themeColor="text1"/>
                        <w:sz w:val="28"/>
                        <w:szCs w:val="28"/>
                      </w:rPr>
                      <m:t>T</m:t>
                    </w:ins>
                  </m:r>
                  <m:ctrlPr>
                    <w:ins w:id="1721" w:author="mikle" w:date="2025-10-04T20:33:00Z" w16du:dateUtc="2025-10-05T03:33:00Z">
                      <w:rPr>
                        <w:rFonts w:ascii="Cambria Math" w:hAnsi="Cambria Math"/>
                        <w:i/>
                        <w:iCs/>
                        <w:color w:val="000000" w:themeColor="text1"/>
                        <w:sz w:val="28"/>
                        <w:szCs w:val="28"/>
                        <w:lang w:val="en-US"/>
                      </w:rPr>
                    </w:ins>
                  </m:ctrlPr>
                </m:e>
                <m:sub>
                  <m:r>
                    <w:ins w:id="1722" w:author="mikle" w:date="2025-10-04T20:33:00Z" w16du:dateUtc="2025-10-05T03:33:00Z">
                      <m:rPr>
                        <m:sty m:val="bi"/>
                      </m:rPr>
                      <w:rPr>
                        <w:rFonts w:ascii="Cambria Math" w:hAnsi="Cambria Math"/>
                        <w:color w:val="000000" w:themeColor="text1"/>
                        <w:sz w:val="28"/>
                        <w:szCs w:val="28"/>
                      </w:rPr>
                      <m:t>w</m:t>
                    </w:ins>
                  </m:r>
                </m:sub>
                <m:sup>
                  <m:r>
                    <w:ins w:id="1723" w:author="mikle" w:date="2025-10-04T20:33:00Z" w16du:dateUtc="2025-10-05T03:33:00Z">
                      <m:rPr>
                        <m:sty m:val="bi"/>
                      </m:rPr>
                      <w:rPr>
                        <w:rFonts w:ascii="Cambria Math" w:hAnsi="Cambria Math"/>
                        <w:color w:val="000000" w:themeColor="text1"/>
                        <w:sz w:val="28"/>
                        <w:szCs w:val="28"/>
                        <w:lang w:val="en-US"/>
                      </w:rPr>
                      <m:t>2</m:t>
                    </w:ins>
                  </m:r>
                </m:sup>
              </m:sSubSup>
            </m:num>
            <m:den>
              <m:r>
                <w:ins w:id="1724" w:author="mikle" w:date="2025-10-04T20:33:00Z" w16du:dateUtc="2025-10-05T03:33:00Z">
                  <m:rPr>
                    <m:sty m:val="bi"/>
                  </m:rPr>
                  <w:rPr>
                    <w:rFonts w:ascii="Cambria Math" w:hAnsi="Cambria Math"/>
                    <w:color w:val="000000" w:themeColor="text1"/>
                    <w:sz w:val="28"/>
                    <w:szCs w:val="28"/>
                  </w:rPr>
                  <m:t>2</m:t>
                </w:ins>
              </m:r>
              <m:r>
                <w:ins w:id="1725" w:author="mikle" w:date="2025-10-04T20:33:00Z" w16du:dateUtc="2025-10-05T03:33:00Z">
                  <m:rPr>
                    <m:sty m:val="bi"/>
                  </m:rPr>
                  <w:rPr>
                    <w:rFonts w:ascii="Cambria Math" w:hAnsi="Cambria Math"/>
                    <w:color w:val="000000" w:themeColor="text1"/>
                    <w:sz w:val="28"/>
                    <w:szCs w:val="28"/>
                    <w:lang w:val="en-US"/>
                  </w:rPr>
                  <m:t>*</m:t>
                </w:ins>
              </m:r>
              <m:sSubSup>
                <m:sSubSupPr>
                  <m:ctrlPr>
                    <w:ins w:id="1726" w:author="mikle" w:date="2025-10-04T20:33:00Z" w16du:dateUtc="2025-10-05T03:33:00Z">
                      <w:rPr>
                        <w:rFonts w:ascii="Cambria Math" w:hAnsi="Cambria Math"/>
                        <w:b/>
                        <w:bCs/>
                        <w:i/>
                        <w:iCs/>
                        <w:color w:val="000000" w:themeColor="text1"/>
                        <w:sz w:val="28"/>
                        <w:szCs w:val="28"/>
                      </w:rPr>
                    </w:ins>
                  </m:ctrlPr>
                </m:sSubSupPr>
                <m:e>
                  <m:r>
                    <w:ins w:id="1727" w:author="mikle" w:date="2025-10-04T20:33:00Z" w16du:dateUtc="2025-10-05T03:33:00Z">
                      <m:rPr>
                        <m:sty m:val="bi"/>
                      </m:rPr>
                      <w:rPr>
                        <w:rFonts w:ascii="Cambria Math" w:hAnsi="Cambria Math"/>
                        <w:color w:val="000000" w:themeColor="text1"/>
                        <w:sz w:val="28"/>
                        <w:szCs w:val="28"/>
                      </w:rPr>
                      <m:t>T</m:t>
                    </w:ins>
                  </m:r>
                  <m:ctrlPr>
                    <w:ins w:id="1728" w:author="mikle" w:date="2025-10-04T20:33:00Z" w16du:dateUtc="2025-10-05T03:33:00Z">
                      <w:rPr>
                        <w:rFonts w:ascii="Cambria Math" w:hAnsi="Cambria Math"/>
                        <w:i/>
                        <w:iCs/>
                        <w:color w:val="000000" w:themeColor="text1"/>
                        <w:sz w:val="28"/>
                        <w:szCs w:val="28"/>
                        <w:lang w:val="en-US"/>
                      </w:rPr>
                    </w:ins>
                  </m:ctrlPr>
                </m:e>
                <m:sub>
                  <m:r>
                    <w:ins w:id="1729" w:author="mikle" w:date="2025-10-04T20:33:00Z" w16du:dateUtc="2025-10-05T03:33:00Z">
                      <m:rPr>
                        <m:sty m:val="bi"/>
                      </m:rPr>
                      <w:rPr>
                        <w:rFonts w:ascii="Cambria Math" w:hAnsi="Cambria Math"/>
                        <w:color w:val="000000" w:themeColor="text1"/>
                        <w:sz w:val="28"/>
                        <w:szCs w:val="28"/>
                      </w:rPr>
                      <m:t>w</m:t>
                    </w:ins>
                  </m:r>
                </m:sub>
                <m:sup>
                  <m:r>
                    <w:ins w:id="1730" w:author="mikle" w:date="2025-10-04T20:33:00Z" w16du:dateUtc="2025-10-05T03:33:00Z">
                      <m:rPr>
                        <m:sty m:val="bi"/>
                      </m:rPr>
                      <w:rPr>
                        <w:rFonts w:ascii="Cambria Math" w:hAnsi="Cambria Math"/>
                        <w:color w:val="000000" w:themeColor="text1"/>
                        <w:sz w:val="28"/>
                        <w:szCs w:val="28"/>
                        <w:lang w:val="en-US"/>
                      </w:rPr>
                      <m:t>2</m:t>
                    </w:ins>
                  </m:r>
                </m:sup>
              </m:sSubSup>
              <m:r>
                <w:ins w:id="1731" w:author="mikle" w:date="2025-10-04T20:33:00Z" w16du:dateUtc="2025-10-05T03:33:00Z">
                  <m:rPr>
                    <m:sty m:val="bi"/>
                  </m:rPr>
                  <w:rPr>
                    <w:rFonts w:ascii="Cambria Math" w:hAnsi="Cambria Math"/>
                    <w:color w:val="000000" w:themeColor="text1"/>
                    <w:sz w:val="28"/>
                    <w:szCs w:val="28"/>
                    <w:lang w:val="en-US"/>
                  </w:rPr>
                  <m:t>*b*</m:t>
                </w:ins>
              </m:r>
              <m:sSub>
                <m:sSubPr>
                  <m:ctrlPr>
                    <w:ins w:id="1732" w:author="mikle" w:date="2025-10-04T20:33:00Z" w16du:dateUtc="2025-10-05T03:33:00Z">
                      <w:rPr>
                        <w:rFonts w:ascii="Cambria Math" w:hAnsi="Cambria Math"/>
                        <w:b/>
                        <w:bCs/>
                        <w:i/>
                        <w:iCs/>
                        <w:color w:val="000000" w:themeColor="text1"/>
                        <w:sz w:val="28"/>
                        <w:szCs w:val="28"/>
                        <w:lang w:val="en-US"/>
                      </w:rPr>
                    </w:ins>
                  </m:ctrlPr>
                </m:sSubPr>
                <m:e>
                  <m:r>
                    <w:ins w:id="1733" w:author="mikle" w:date="2025-10-04T20:33:00Z" w16du:dateUtc="2025-10-05T03:33:00Z">
                      <m:rPr>
                        <m:sty m:val="bi"/>
                      </m:rPr>
                      <w:rPr>
                        <w:rFonts w:ascii="Cambria Math" w:hAnsi="Cambria Math"/>
                        <w:color w:val="000000" w:themeColor="text1"/>
                        <w:sz w:val="28"/>
                        <w:szCs w:val="28"/>
                        <w:lang w:val="en-US"/>
                      </w:rPr>
                      <m:t>K</m:t>
                    </w:ins>
                  </m:r>
                </m:e>
                <m:sub>
                  <m:r>
                    <w:ins w:id="1734" w:author="mikle" w:date="2025-10-04T20:33:00Z" w16du:dateUtc="2025-10-05T03:33:00Z">
                      <m:rPr>
                        <m:sty m:val="bi"/>
                      </m:rPr>
                      <w:rPr>
                        <w:rFonts w:ascii="Cambria Math" w:hAnsi="Cambria Math"/>
                        <w:color w:val="000000" w:themeColor="text1"/>
                        <w:sz w:val="28"/>
                        <w:szCs w:val="28"/>
                        <w:lang w:val="en-US"/>
                      </w:rPr>
                      <m:t>dv</m:t>
                    </w:ins>
                  </m:r>
                </m:sub>
              </m:sSub>
            </m:den>
          </m:f>
          <m:r>
            <w:ins w:id="1735" w:author="mikle" w:date="2025-10-04T20:32:00Z" w16du:dateUtc="2025-10-05T03:32:00Z">
              <w:rPr>
                <w:rFonts w:ascii="Cambria Math" w:hAnsi="Cambria Math"/>
                <w:color w:val="000000" w:themeColor="text1"/>
                <w:sz w:val="28"/>
                <w:szCs w:val="28"/>
              </w:rPr>
              <m:t xml:space="preserve"> </m:t>
            </w:ins>
          </m:r>
          <m:r>
            <w:ins w:id="1736" w:author="mikle" w:date="2025-10-04T20:32:00Z" w16du:dateUtc="2025-10-05T03:32:00Z">
              <w:rPr>
                <w:rFonts w:ascii="Cambria Math" w:hAnsi="Cambria Math"/>
                <w:color w:val="000000" w:themeColor="text1"/>
                <w:sz w:val="28"/>
                <w:szCs w:val="28"/>
                <w:lang w:val="en-US"/>
              </w:rPr>
              <m:t>(1</m:t>
            </w:ins>
          </m:r>
          <m:r>
            <w:ins w:id="1737" w:author="mikle" w:date="2025-10-04T20:32:00Z" w16du:dateUtc="2025-10-05T03:32:00Z">
              <w:rPr>
                <w:rFonts w:ascii="Cambria Math" w:hAnsi="Cambria Math"/>
                <w:color w:val="000000" w:themeColor="text1"/>
                <w:sz w:val="28"/>
                <w:szCs w:val="28"/>
              </w:rPr>
              <m:t>.1</m:t>
            </w:ins>
          </m:r>
          <m:r>
            <w:ins w:id="1738" w:author="mikle" w:date="2025-10-04T20:34:00Z" w16du:dateUtc="2025-10-05T03:34:00Z">
              <w:rPr>
                <w:rFonts w:ascii="Cambria Math" w:hAnsi="Cambria Math"/>
                <w:color w:val="000000" w:themeColor="text1"/>
                <w:sz w:val="28"/>
                <w:szCs w:val="28"/>
              </w:rPr>
              <m:t>8</m:t>
            </w:ins>
          </m:r>
          <m:r>
            <w:ins w:id="1739" w:author="mikle" w:date="2025-10-04T20:32:00Z" w16du:dateUtc="2025-10-05T03:32:00Z">
              <w:rPr>
                <w:rFonts w:ascii="Cambria Math" w:hAnsi="Cambria Math"/>
                <w:color w:val="000000" w:themeColor="text1"/>
                <w:sz w:val="28"/>
                <w:szCs w:val="28"/>
              </w:rPr>
              <m:t>)</m:t>
            </w:ins>
          </m:r>
        </m:oMath>
      </m:oMathPara>
    </w:p>
    <w:p w14:paraId="0F6ED13C" w14:textId="0460FA66" w:rsidR="00CF6B80" w:rsidRPr="005D13B9" w:rsidRDefault="00CF6B80" w:rsidP="005D13B9">
      <w:pPr>
        <w:spacing w:before="100" w:beforeAutospacing="1" w:after="24" w:line="360" w:lineRule="auto"/>
        <w:ind w:firstLine="709"/>
        <w:jc w:val="both"/>
        <w:rPr>
          <w:ins w:id="1740" w:author="mikle" w:date="2025-10-04T20:35:00Z" w16du:dateUtc="2025-10-05T03:35:00Z"/>
          <w:b/>
          <w:bCs/>
          <w:i/>
          <w:iCs/>
          <w:color w:val="000000" w:themeColor="text1"/>
          <w:sz w:val="28"/>
          <w:szCs w:val="28"/>
          <w:rPrChange w:id="1741" w:author="mikle" w:date="2025-10-09T20:00:00Z" w16du:dateUtc="2025-10-10T03:00:00Z">
            <w:rPr>
              <w:ins w:id="1742" w:author="mikle" w:date="2025-10-04T20:35:00Z" w16du:dateUtc="2025-10-05T03:35:00Z"/>
              <w:b/>
              <w:bCs/>
              <w:i/>
              <w:iCs/>
              <w:color w:val="000000" w:themeColor="text1"/>
              <w:sz w:val="28"/>
              <w:szCs w:val="28"/>
              <w:lang w:val="en-US"/>
            </w:rPr>
          </w:rPrChange>
        </w:rPr>
      </w:pPr>
      <w:ins w:id="1743" w:author="mikle" w:date="2025-10-04T20:34:00Z" w16du:dateUtc="2025-10-05T03:34:00Z">
        <w:r w:rsidRPr="005D13B9">
          <w:rPr>
            <w:i/>
            <w:color w:val="000000" w:themeColor="text1"/>
            <w:sz w:val="28"/>
            <w:szCs w:val="28"/>
          </w:rPr>
          <w:t xml:space="preserve">С точки зрения оптимальных характеристик колебательного звена мы примем </w:t>
        </w:r>
      </w:ins>
      <m:oMath>
        <m:r>
          <w:ins w:id="1744" w:author="mikle" w:date="2025-10-04T20:34:00Z" w16du:dateUtc="2025-10-05T03:34:00Z">
            <m:rPr>
              <m:sty m:val="bi"/>
            </m:rPr>
            <w:rPr>
              <w:rFonts w:ascii="Cambria Math" w:hAnsi="Cambria Math"/>
              <w:color w:val="000000" w:themeColor="text1"/>
              <w:sz w:val="28"/>
              <w:szCs w:val="28"/>
            </w:rPr>
            <m:t>ζ=0.707</m:t>
          </w:ins>
        </m:r>
      </m:oMath>
      <w:ins w:id="1745" w:author="mikle" w:date="2025-10-04T20:34:00Z" w16du:dateUtc="2025-10-05T03:34:00Z">
        <w:r w:rsidRPr="005D13B9">
          <w:rPr>
            <w:b/>
            <w:bCs/>
            <w:i/>
            <w:iCs/>
            <w:color w:val="000000" w:themeColor="text1"/>
            <w:sz w:val="28"/>
            <w:szCs w:val="28"/>
          </w:rPr>
          <w:t xml:space="preserve"> и </w:t>
        </w:r>
      </w:ins>
      <m:oMath>
        <m:sSub>
          <m:sSubPr>
            <m:ctrlPr>
              <w:ins w:id="1746" w:author="mikle" w:date="2025-10-04T20:35:00Z" w16du:dateUtc="2025-10-05T03:35:00Z">
                <w:rPr>
                  <w:rFonts w:ascii="Cambria Math" w:hAnsi="Cambria Math"/>
                  <w:b/>
                  <w:bCs/>
                  <w:i/>
                  <w:iCs/>
                  <w:color w:val="000000" w:themeColor="text1"/>
                  <w:sz w:val="28"/>
                  <w:szCs w:val="28"/>
                </w:rPr>
              </w:ins>
            </m:ctrlPr>
          </m:sSubPr>
          <m:e>
            <m:r>
              <w:ins w:id="1747" w:author="mikle" w:date="2025-10-04T20:35:00Z" w16du:dateUtc="2025-10-05T03:35:00Z">
                <m:rPr>
                  <m:sty m:val="bi"/>
                </m:rPr>
                <w:rPr>
                  <w:rFonts w:ascii="Cambria Math" w:hAnsi="Cambria Math"/>
                  <w:color w:val="000000" w:themeColor="text1"/>
                  <w:sz w:val="28"/>
                  <w:szCs w:val="28"/>
                  <w:lang w:val="en-US"/>
                </w:rPr>
                <m:t>t</m:t>
              </w:ins>
            </m:r>
          </m:e>
          <m:sub>
            <m:r>
              <w:ins w:id="1748" w:author="mikle" w:date="2025-10-04T20:35:00Z" w16du:dateUtc="2025-10-05T03:35:00Z">
                <m:rPr>
                  <m:sty m:val="bi"/>
                </m:rPr>
                <w:rPr>
                  <w:rFonts w:ascii="Cambria Math" w:hAnsi="Cambria Math"/>
                  <w:color w:val="000000" w:themeColor="text1"/>
                  <w:sz w:val="28"/>
                  <w:szCs w:val="28"/>
                </w:rPr>
                <m:t>п</m:t>
              </w:ins>
            </m:r>
          </m:sub>
        </m:sSub>
        <m:r>
          <w:ins w:id="1749" w:author="mikle" w:date="2025-10-04T20:35:00Z" w16du:dateUtc="2025-10-05T03:35:00Z">
            <m:rPr>
              <m:sty m:val="bi"/>
            </m:rPr>
            <w:rPr>
              <w:rFonts w:ascii="Cambria Math" w:hAnsi="Cambria Math"/>
              <w:color w:val="000000" w:themeColor="text1"/>
              <w:sz w:val="28"/>
              <w:szCs w:val="28"/>
            </w:rPr>
            <m:t>=3</m:t>
          </w:ins>
        </m:r>
        <m:r>
          <w:ins w:id="1750" w:author="mikle" w:date="2025-10-04T20:35:00Z" w16du:dateUtc="2025-10-05T03:35:00Z">
            <m:rPr>
              <m:sty m:val="bi"/>
            </m:rPr>
            <w:rPr>
              <w:rFonts w:ascii="Cambria Math" w:hAnsi="Cambria Math"/>
              <w:color w:val="000000" w:themeColor="text1"/>
              <w:sz w:val="28"/>
              <w:szCs w:val="28"/>
              <w:rPrChange w:id="1751" w:author="mikle" w:date="2025-10-09T20:00:00Z" w16du:dateUtc="2025-10-10T03:00:00Z">
                <w:rPr>
                  <w:rFonts w:ascii="Cambria Math" w:hAnsi="Cambria Math"/>
                  <w:color w:val="000000" w:themeColor="text1"/>
                  <w:sz w:val="28"/>
                  <w:szCs w:val="28"/>
                  <w:lang w:val="en-US"/>
                </w:rPr>
              </w:rPrChange>
            </w:rPr>
            <m:t>*</m:t>
          </w:ins>
        </m:r>
        <m:sSub>
          <m:sSubPr>
            <m:ctrlPr>
              <w:ins w:id="1752" w:author="mikle" w:date="2025-10-04T20:35:00Z" w16du:dateUtc="2025-10-05T03:35:00Z">
                <w:rPr>
                  <w:rFonts w:ascii="Cambria Math" w:hAnsi="Cambria Math"/>
                  <w:b/>
                  <w:bCs/>
                  <w:i/>
                  <w:iCs/>
                  <w:color w:val="000000" w:themeColor="text1"/>
                  <w:sz w:val="28"/>
                  <w:szCs w:val="28"/>
                </w:rPr>
              </w:ins>
            </m:ctrlPr>
          </m:sSubPr>
          <m:e>
            <m:r>
              <w:ins w:id="1753" w:author="mikle" w:date="2025-10-04T20:35:00Z" w16du:dateUtc="2025-10-05T03:35:00Z">
                <m:rPr>
                  <m:sty m:val="bi"/>
                </m:rPr>
                <w:rPr>
                  <w:rFonts w:ascii="Cambria Math" w:hAnsi="Cambria Math"/>
                  <w:color w:val="000000" w:themeColor="text1"/>
                  <w:sz w:val="28"/>
                  <w:szCs w:val="28"/>
                </w:rPr>
                <m:t>T</m:t>
              </w:ins>
            </m:r>
          </m:e>
          <m:sub>
            <m:r>
              <w:ins w:id="1754" w:author="mikle" w:date="2025-10-04T20:35:00Z" w16du:dateUtc="2025-10-05T03:35:00Z">
                <m:rPr>
                  <m:sty m:val="bi"/>
                </m:rPr>
                <w:rPr>
                  <w:rFonts w:ascii="Cambria Math" w:hAnsi="Cambria Math"/>
                  <w:color w:val="000000" w:themeColor="text1"/>
                  <w:sz w:val="28"/>
                  <w:szCs w:val="28"/>
                </w:rPr>
                <m:t>w</m:t>
              </w:ins>
            </m:r>
          </m:sub>
        </m:sSub>
        <m:r>
          <w:ins w:id="1755" w:author="mikle" w:date="2025-10-04T20:35:00Z" w16du:dateUtc="2025-10-05T03:35:00Z">
            <m:rPr>
              <m:sty m:val="bi"/>
            </m:rPr>
            <w:rPr>
              <w:rFonts w:ascii="Cambria Math" w:hAnsi="Cambria Math"/>
              <w:color w:val="000000" w:themeColor="text1"/>
              <w:sz w:val="28"/>
              <w:szCs w:val="28"/>
              <w:rPrChange w:id="1756" w:author="mikle" w:date="2025-10-09T20:00:00Z" w16du:dateUtc="2025-10-10T03:00:00Z">
                <w:rPr>
                  <w:rFonts w:ascii="Cambria Math" w:hAnsi="Cambria Math"/>
                  <w:color w:val="000000" w:themeColor="text1"/>
                  <w:sz w:val="28"/>
                  <w:szCs w:val="28"/>
                  <w:lang w:val="en-US"/>
                </w:rPr>
              </w:rPrChange>
            </w:rPr>
            <m:t xml:space="preserve"> </m:t>
          </w:ins>
        </m:r>
      </m:oMath>
    </w:p>
    <w:p w14:paraId="7EB14E4E" w14:textId="77777777" w:rsidR="00CF6B80" w:rsidRPr="005D13B9" w:rsidRDefault="00CF6B80" w:rsidP="005D13B9">
      <w:pPr>
        <w:spacing w:before="100" w:beforeAutospacing="1" w:after="24" w:line="360" w:lineRule="auto"/>
        <w:ind w:firstLine="709"/>
        <w:jc w:val="both"/>
        <w:rPr>
          <w:ins w:id="1757" w:author="mikle" w:date="2025-10-04T20:36:00Z" w16du:dateUtc="2025-10-05T03:36:00Z"/>
          <w:b/>
          <w:bCs/>
          <w:i/>
          <w:iCs/>
          <w:color w:val="000000" w:themeColor="text1"/>
          <w:sz w:val="28"/>
          <w:szCs w:val="28"/>
        </w:rPr>
      </w:pPr>
      <w:ins w:id="1758" w:author="mikle" w:date="2025-10-04T20:35:00Z" w16du:dateUtc="2025-10-05T03:35:00Z">
        <w:r w:rsidRPr="005D13B9">
          <w:rPr>
            <w:b/>
            <w:bCs/>
            <w:i/>
            <w:iCs/>
            <w:color w:val="000000" w:themeColor="text1"/>
            <w:sz w:val="28"/>
            <w:szCs w:val="28"/>
          </w:rPr>
          <w:t>Такие параметры обеспечат перерегулирования меньше 5</w:t>
        </w:r>
      </w:ins>
      <w:ins w:id="1759" w:author="mikle" w:date="2025-10-04T20:36:00Z" w16du:dateUtc="2025-10-05T03:36:00Z">
        <w:r w:rsidRPr="005D13B9">
          <w:rPr>
            <w:b/>
            <w:bCs/>
            <w:i/>
            <w:iCs/>
            <w:color w:val="000000" w:themeColor="text1"/>
            <w:sz w:val="28"/>
            <w:szCs w:val="28"/>
            <w:rPrChange w:id="1760" w:author="mikle" w:date="2025-10-09T20:00:00Z" w16du:dateUtc="2025-10-10T03:00:00Z">
              <w:rPr>
                <w:b/>
                <w:bCs/>
                <w:i/>
                <w:iCs/>
                <w:color w:val="000000" w:themeColor="text1"/>
                <w:sz w:val="28"/>
                <w:szCs w:val="28"/>
                <w:lang w:val="en-US"/>
              </w:rPr>
            </w:rPrChange>
          </w:rPr>
          <w:t>%</w:t>
        </w:r>
        <w:r w:rsidRPr="005D13B9">
          <w:rPr>
            <w:b/>
            <w:bCs/>
            <w:i/>
            <w:iCs/>
            <w:color w:val="000000" w:themeColor="text1"/>
            <w:sz w:val="28"/>
            <w:szCs w:val="28"/>
          </w:rPr>
          <w:t xml:space="preserve"> и минимальное время переходного процесса</w:t>
        </w:r>
      </w:ins>
    </w:p>
    <w:p w14:paraId="02AE4918" w14:textId="498516F9" w:rsidR="00CF6B80" w:rsidRPr="005D13B9" w:rsidRDefault="00CF6B80" w:rsidP="005D13B9">
      <w:pPr>
        <w:spacing w:before="100" w:beforeAutospacing="1" w:after="24" w:line="360" w:lineRule="auto"/>
        <w:ind w:firstLine="709"/>
        <w:jc w:val="both"/>
        <w:rPr>
          <w:ins w:id="1761" w:author="mikle" w:date="2025-10-04T20:39:00Z" w16du:dateUtc="2025-10-05T03:39:00Z"/>
          <w:i/>
          <w:color w:val="000000" w:themeColor="text1"/>
          <w:sz w:val="28"/>
          <w:szCs w:val="28"/>
        </w:rPr>
      </w:pPr>
      <w:ins w:id="1762" w:author="mikle" w:date="2025-10-04T20:36:00Z" w16du:dateUtc="2025-10-05T03:36:00Z">
        <w:r w:rsidRPr="005D13B9">
          <w:rPr>
            <w:b/>
            <w:bCs/>
            <w:i/>
            <w:iCs/>
            <w:color w:val="000000" w:themeColor="text1"/>
            <w:sz w:val="28"/>
            <w:szCs w:val="28"/>
          </w:rPr>
          <w:t xml:space="preserve">После подстановки данных значений </w:t>
        </w:r>
      </w:ins>
      <w:ins w:id="1763" w:author="mikle" w:date="2025-10-04T20:37:00Z" w16du:dateUtc="2025-10-05T03:37:00Z">
        <w:r w:rsidRPr="005D13B9">
          <w:rPr>
            <w:b/>
            <w:bCs/>
            <w:i/>
            <w:iCs/>
            <w:color w:val="000000" w:themeColor="text1"/>
            <w:sz w:val="28"/>
            <w:szCs w:val="28"/>
          </w:rPr>
          <w:t xml:space="preserve">вместе с </w:t>
        </w:r>
      </w:ins>
      <w:ins w:id="1764" w:author="mikle" w:date="2025-10-04T20:35:00Z" w16du:dateUtc="2025-10-05T03:35:00Z">
        <w:r w:rsidRPr="005D13B9">
          <w:rPr>
            <w:b/>
            <w:bCs/>
            <w:i/>
            <w:iCs/>
            <w:color w:val="000000" w:themeColor="text1"/>
            <w:sz w:val="28"/>
            <w:szCs w:val="28"/>
          </w:rPr>
          <w:t xml:space="preserve"> </w:t>
        </w:r>
      </w:ins>
      <m:oMath>
        <m:sSubSup>
          <m:sSubSupPr>
            <m:ctrlPr>
              <w:ins w:id="1765" w:author="mikle" w:date="2025-10-04T20:37:00Z" w16du:dateUtc="2025-10-05T03:37:00Z">
                <w:rPr>
                  <w:rFonts w:ascii="Cambria Math" w:hAnsi="Cambria Math"/>
                  <w:i/>
                  <w:iCs/>
                  <w:color w:val="000000" w:themeColor="text1"/>
                  <w:sz w:val="28"/>
                  <w:szCs w:val="28"/>
                  <w:lang w:val="en-US"/>
                </w:rPr>
              </w:ins>
            </m:ctrlPr>
          </m:sSubSupPr>
          <m:e>
            <m:r>
              <w:ins w:id="1766" w:author="mikle" w:date="2025-10-04T20:37:00Z" w16du:dateUtc="2025-10-05T03:37:00Z">
                <w:rPr>
                  <w:rFonts w:ascii="Cambria Math" w:hAnsi="Cambria Math"/>
                  <w:color w:val="000000" w:themeColor="text1"/>
                  <w:sz w:val="28"/>
                  <w:szCs w:val="28"/>
                  <w:lang w:val="en-US"/>
                </w:rPr>
                <m:t>ω</m:t>
              </w:ins>
            </m:r>
          </m:e>
          <m:sub>
            <m:r>
              <w:ins w:id="1767" w:author="mikle" w:date="2025-10-04T20:37:00Z" w16du:dateUtc="2025-10-05T03:37:00Z">
                <w:rPr>
                  <w:rFonts w:ascii="Cambria Math" w:hAnsi="Cambria Math"/>
                  <w:color w:val="000000" w:themeColor="text1"/>
                  <w:sz w:val="28"/>
                  <w:szCs w:val="28"/>
                  <w:lang w:val="en-US"/>
                </w:rPr>
                <m:t>y</m:t>
              </w:ins>
            </m:r>
          </m:sub>
          <m:sup>
            <m:r>
              <w:ins w:id="1768" w:author="mikle" w:date="2025-10-04T20:37:00Z" w16du:dateUtc="2025-10-05T03:37:00Z">
                <w:rPr>
                  <w:rFonts w:ascii="Cambria Math" w:hAnsi="Cambria Math"/>
                  <w:color w:val="000000" w:themeColor="text1"/>
                  <w:sz w:val="28"/>
                  <w:szCs w:val="28"/>
                  <w:rPrChange w:id="1769" w:author="mikle" w:date="2025-10-09T20:00:00Z" w16du:dateUtc="2025-10-10T03:00:00Z">
                    <w:rPr>
                      <w:rFonts w:ascii="Cambria Math" w:hAnsi="Cambria Math"/>
                      <w:color w:val="000000" w:themeColor="text1"/>
                      <w:sz w:val="28"/>
                      <w:szCs w:val="28"/>
                      <w:lang w:val="en-US"/>
                    </w:rPr>
                  </w:rPrChange>
                </w:rPr>
                <m:t>*</m:t>
              </w:ins>
            </m:r>
          </m:sup>
        </m:sSubSup>
        <m:r>
          <w:ins w:id="1770" w:author="mikle" w:date="2025-10-04T20:37:00Z" w16du:dateUtc="2025-10-05T03:37:00Z">
            <w:rPr>
              <w:rFonts w:ascii="Cambria Math" w:hAnsi="Cambria Math"/>
              <w:color w:val="000000" w:themeColor="text1"/>
              <w:sz w:val="28"/>
              <w:szCs w:val="28"/>
              <w:rPrChange w:id="1771" w:author="mikle" w:date="2025-10-09T20:00:00Z" w16du:dateUtc="2025-10-10T03:00:00Z">
                <w:rPr>
                  <w:rFonts w:ascii="Cambria Math" w:hAnsi="Cambria Math"/>
                  <w:color w:val="000000" w:themeColor="text1"/>
                  <w:sz w:val="28"/>
                  <w:szCs w:val="28"/>
                  <w:lang w:val="en-US"/>
                </w:rPr>
              </w:rPrChange>
            </w:rPr>
            <m:t>=0</m:t>
          </w:ins>
        </m:r>
      </m:oMath>
      <w:ins w:id="1772" w:author="mikle" w:date="2025-10-04T20:39:00Z" w16du:dateUtc="2025-10-05T03:39:00Z">
        <w:r w:rsidR="00610DC0" w:rsidRPr="005D13B9">
          <w:rPr>
            <w:i/>
            <w:color w:val="000000" w:themeColor="text1"/>
            <w:sz w:val="28"/>
            <w:szCs w:val="28"/>
          </w:rPr>
          <w:t xml:space="preserve"> (наихудший с точки зрения устойчивости случай) и найденными прежде параметрами мы получаем</w:t>
        </w:r>
      </w:ins>
      <w:ins w:id="1773" w:author="mikle" w:date="2025-10-04T20:52:00Z" w16du:dateUtc="2025-10-05T03:52:00Z">
        <w:r w:rsidR="001D660A" w:rsidRPr="005D13B9">
          <w:rPr>
            <w:i/>
            <w:color w:val="000000" w:themeColor="text1"/>
            <w:sz w:val="28"/>
            <w:szCs w:val="28"/>
          </w:rPr>
          <w:t xml:space="preserve"> из формул (1.17) и (1.18)</w:t>
        </w:r>
      </w:ins>
      <w:ins w:id="1774" w:author="mikle" w:date="2025-10-04T20:39:00Z" w16du:dateUtc="2025-10-05T03:39:00Z">
        <w:r w:rsidR="00610DC0" w:rsidRPr="005D13B9">
          <w:rPr>
            <w:i/>
            <w:color w:val="000000" w:themeColor="text1"/>
            <w:sz w:val="28"/>
            <w:szCs w:val="28"/>
          </w:rPr>
          <w:t>:</w:t>
        </w:r>
      </w:ins>
    </w:p>
    <w:p w14:paraId="028A7C13" w14:textId="6409E9DB" w:rsidR="00610DC0" w:rsidRPr="005D13B9" w:rsidRDefault="00000000" w:rsidP="005D13B9">
      <w:pPr>
        <w:spacing w:before="100" w:beforeAutospacing="1" w:after="24" w:line="360" w:lineRule="auto"/>
        <w:ind w:firstLine="709"/>
        <w:jc w:val="both"/>
        <w:rPr>
          <w:ins w:id="1775" w:author="mikle" w:date="2025-10-04T20:41:00Z" w16du:dateUtc="2025-10-05T03:41:00Z"/>
          <w:i/>
          <w:color w:val="000000" w:themeColor="text1"/>
          <w:sz w:val="28"/>
          <w:szCs w:val="28"/>
          <w:rPrChange w:id="1776" w:author="mikle" w:date="2025-10-09T20:00:00Z" w16du:dateUtc="2025-10-10T03:00:00Z">
            <w:rPr>
              <w:ins w:id="1777" w:author="mikle" w:date="2025-10-04T20:41:00Z" w16du:dateUtc="2025-10-05T03:41:00Z"/>
              <w:rFonts w:ascii="Cambria Math" w:hAnsi="Cambria Math"/>
              <w:i/>
              <w:color w:val="000000" w:themeColor="text1"/>
              <w:sz w:val="28"/>
              <w:szCs w:val="28"/>
            </w:rPr>
          </w:rPrChange>
        </w:rPr>
      </w:pPr>
      <m:oMathPara>
        <m:oMath>
          <m:sSub>
            <m:sSubPr>
              <m:ctrlPr>
                <w:ins w:id="1778" w:author="mikle" w:date="2025-10-04T20:39:00Z" w16du:dateUtc="2025-10-05T03:39:00Z">
                  <w:rPr>
                    <w:rFonts w:ascii="Cambria Math" w:hAnsi="Cambria Math"/>
                    <w:b/>
                    <w:bCs/>
                    <w:i/>
                    <w:iCs/>
                    <w:color w:val="000000" w:themeColor="text1"/>
                    <w:sz w:val="28"/>
                    <w:szCs w:val="28"/>
                  </w:rPr>
                </w:ins>
              </m:ctrlPr>
            </m:sSubPr>
            <m:e>
              <m:r>
                <w:ins w:id="1779" w:author="mikle" w:date="2025-10-04T20:39:00Z" w16du:dateUtc="2025-10-05T03:39:00Z">
                  <m:rPr>
                    <m:sty m:val="bi"/>
                  </m:rPr>
                  <w:rPr>
                    <w:rFonts w:ascii="Cambria Math" w:hAnsi="Cambria Math"/>
                    <w:color w:val="000000" w:themeColor="text1"/>
                    <w:sz w:val="28"/>
                    <w:szCs w:val="28"/>
                  </w:rPr>
                  <m:t>T</m:t>
                </w:ins>
              </m:r>
            </m:e>
            <m:sub>
              <m:r>
                <w:ins w:id="1780" w:author="mikle" w:date="2025-10-04T20:39:00Z" w16du:dateUtc="2025-10-05T03:39:00Z">
                  <m:rPr>
                    <m:sty m:val="bi"/>
                  </m:rPr>
                  <w:rPr>
                    <w:rFonts w:ascii="Cambria Math" w:hAnsi="Cambria Math"/>
                    <w:color w:val="000000" w:themeColor="text1"/>
                    <w:sz w:val="28"/>
                    <w:szCs w:val="28"/>
                  </w:rPr>
                  <m:t>w</m:t>
                </w:ins>
              </m:r>
            </m:sub>
          </m:sSub>
          <m:r>
            <w:ins w:id="1781" w:author="mikle" w:date="2025-10-04T20:39:00Z" w16du:dateUtc="2025-10-05T03:39:00Z">
              <w:rPr>
                <w:rFonts w:ascii="Cambria Math" w:hAnsi="Cambria Math"/>
                <w:color w:val="000000" w:themeColor="text1"/>
                <w:sz w:val="28"/>
                <w:szCs w:val="28"/>
                <w:lang w:val="en-US"/>
              </w:rPr>
              <m:t>=</m:t>
            </w:ins>
          </m:r>
          <m:r>
            <w:ins w:id="1782" w:author="mikle" w:date="2025-10-04T20:41:00Z" w16du:dateUtc="2025-10-05T03:41:00Z">
              <w:rPr>
                <w:rFonts w:ascii="Cambria Math" w:hAnsi="Cambria Math"/>
                <w:color w:val="000000" w:themeColor="text1"/>
                <w:sz w:val="28"/>
                <w:szCs w:val="28"/>
                <w:lang w:val="en-US"/>
              </w:rPr>
              <m:t>0</m:t>
            </w:ins>
          </m:r>
          <m:r>
            <w:ins w:id="1783" w:author="mikle" w:date="2025-10-04T20:41:00Z" w16du:dateUtc="2025-10-05T03:41:00Z">
              <w:rPr>
                <w:rFonts w:ascii="Cambria Math" w:hAnsi="Cambria Math"/>
                <w:color w:val="000000" w:themeColor="text1"/>
                <w:sz w:val="28"/>
                <w:szCs w:val="28"/>
              </w:rPr>
              <m:t>.21</m:t>
            </w:ins>
          </m:r>
          <m:r>
            <w:ins w:id="1784" w:author="mikle" w:date="2025-10-04T20:42:00Z" w16du:dateUtc="2025-10-05T03:42:00Z">
              <w:rPr>
                <w:rFonts w:ascii="Cambria Math" w:hAnsi="Cambria Math"/>
                <w:color w:val="000000" w:themeColor="text1"/>
                <w:sz w:val="28"/>
                <w:szCs w:val="28"/>
              </w:rPr>
              <m:t xml:space="preserve"> с</m:t>
            </w:ins>
          </m:r>
        </m:oMath>
      </m:oMathPara>
    </w:p>
    <w:p w14:paraId="76F532E6" w14:textId="08CB105A" w:rsidR="00610DC0" w:rsidRPr="005D13B9" w:rsidRDefault="00000000" w:rsidP="005D13B9">
      <w:pPr>
        <w:spacing w:before="100" w:beforeAutospacing="1" w:after="24" w:line="360" w:lineRule="auto"/>
        <w:ind w:firstLine="709"/>
        <w:jc w:val="both"/>
        <w:rPr>
          <w:ins w:id="1785" w:author="mikle" w:date="2025-10-04T20:51:00Z" w16du:dateUtc="2025-10-05T03:51:00Z"/>
          <w:i/>
          <w:color w:val="000000" w:themeColor="text1"/>
          <w:sz w:val="28"/>
          <w:szCs w:val="28"/>
          <w:lang w:val="en-US"/>
          <w:rPrChange w:id="1786" w:author="mikle" w:date="2025-10-09T20:00:00Z" w16du:dateUtc="2025-10-10T03:00:00Z">
            <w:rPr>
              <w:ins w:id="1787" w:author="mikle" w:date="2025-10-04T20:51:00Z" w16du:dateUtc="2025-10-05T03:51:00Z"/>
              <w:i/>
              <w:color w:val="000000" w:themeColor="text1"/>
              <w:sz w:val="28"/>
              <w:szCs w:val="28"/>
            </w:rPr>
          </w:rPrChange>
        </w:rPr>
      </w:pPr>
      <m:oMathPara>
        <m:oMath>
          <m:sSub>
            <m:sSubPr>
              <m:ctrlPr>
                <w:ins w:id="1788" w:author="mikle" w:date="2025-10-04T20:41:00Z" w16du:dateUtc="2025-10-05T03:41:00Z">
                  <w:rPr>
                    <w:rFonts w:ascii="Cambria Math" w:hAnsi="Cambria Math"/>
                    <w:b/>
                    <w:bCs/>
                    <w:i/>
                    <w:iCs/>
                    <w:color w:val="000000" w:themeColor="text1"/>
                    <w:sz w:val="28"/>
                    <w:szCs w:val="28"/>
                  </w:rPr>
                </w:ins>
              </m:ctrlPr>
            </m:sSubPr>
            <m:e>
              <m:r>
                <w:ins w:id="1789" w:author="mikle" w:date="2025-10-04T20:41:00Z" w16du:dateUtc="2025-10-05T03:41:00Z">
                  <m:rPr>
                    <m:sty m:val="bi"/>
                  </m:rPr>
                  <w:rPr>
                    <w:rFonts w:ascii="Cambria Math" w:hAnsi="Cambria Math"/>
                    <w:color w:val="000000" w:themeColor="text1"/>
                    <w:sz w:val="28"/>
                    <w:szCs w:val="28"/>
                    <w:lang w:val="en-US"/>
                  </w:rPr>
                  <m:t>K</m:t>
                </w:ins>
              </m:r>
            </m:e>
            <m:sub>
              <m:r>
                <w:ins w:id="1790" w:author="mikle" w:date="2025-10-04T20:41:00Z" w16du:dateUtc="2025-10-05T03:41:00Z">
                  <m:rPr>
                    <m:sty m:val="bi"/>
                  </m:rPr>
                  <w:rPr>
                    <w:rFonts w:ascii="Cambria Math" w:hAnsi="Cambria Math"/>
                    <w:color w:val="000000" w:themeColor="text1"/>
                    <w:sz w:val="28"/>
                    <w:szCs w:val="28"/>
                  </w:rPr>
                  <m:t>2</m:t>
                </w:ins>
              </m:r>
            </m:sub>
          </m:sSub>
          <m:r>
            <w:ins w:id="1791" w:author="mikle" w:date="2025-10-04T20:41:00Z" w16du:dateUtc="2025-10-05T03:41:00Z">
              <w:rPr>
                <w:rFonts w:ascii="Cambria Math" w:hAnsi="Cambria Math"/>
                <w:color w:val="000000" w:themeColor="text1"/>
                <w:sz w:val="28"/>
                <w:szCs w:val="28"/>
                <w:lang w:val="en-US"/>
              </w:rPr>
              <m:t>=</m:t>
            </w:ins>
          </m:r>
          <m:r>
            <w:ins w:id="1792" w:author="mikle" w:date="2025-10-04T20:42:00Z" w16du:dateUtc="2025-10-05T03:42:00Z">
              <w:rPr>
                <w:rFonts w:ascii="Cambria Math" w:hAnsi="Cambria Math"/>
                <w:color w:val="000000" w:themeColor="text1"/>
                <w:sz w:val="28"/>
                <w:szCs w:val="28"/>
                <w:lang w:val="en-US"/>
              </w:rPr>
              <m:t>0</m:t>
            </w:ins>
          </m:r>
          <m:r>
            <w:ins w:id="1793" w:author="mikle" w:date="2025-10-04T20:42:00Z" w16du:dateUtc="2025-10-05T03:42:00Z">
              <w:rPr>
                <w:rFonts w:ascii="Cambria Math" w:hAnsi="Cambria Math"/>
                <w:color w:val="000000" w:themeColor="text1"/>
                <w:sz w:val="28"/>
                <w:szCs w:val="28"/>
              </w:rPr>
              <m:t>.616</m:t>
            </w:ins>
          </m:r>
          <m:f>
            <m:fPr>
              <m:ctrlPr>
                <w:ins w:id="1794" w:author="mikle" w:date="2025-10-04T20:42:00Z" w16du:dateUtc="2025-10-05T03:42:00Z">
                  <w:rPr>
                    <w:rFonts w:ascii="Cambria Math" w:hAnsi="Cambria Math"/>
                    <w:i/>
                    <w:color w:val="000000" w:themeColor="text1"/>
                    <w:sz w:val="28"/>
                    <w:szCs w:val="28"/>
                  </w:rPr>
                </w:ins>
              </m:ctrlPr>
            </m:fPr>
            <m:num>
              <m:r>
                <w:ins w:id="1795" w:author="mikle" w:date="2025-10-04T20:42:00Z" w16du:dateUtc="2025-10-05T03:42:00Z">
                  <w:rPr>
                    <w:rFonts w:ascii="Cambria Math" w:hAnsi="Cambria Math"/>
                    <w:color w:val="000000" w:themeColor="text1"/>
                    <w:sz w:val="28"/>
                    <w:szCs w:val="28"/>
                  </w:rPr>
                  <m:t>В</m:t>
                </w:ins>
              </m:r>
            </m:num>
            <m:den>
              <m:f>
                <m:fPr>
                  <m:ctrlPr>
                    <w:ins w:id="1796" w:author="mikle" w:date="2025-10-04T20:43:00Z" w16du:dateUtc="2025-10-05T03:43:00Z">
                      <w:rPr>
                        <w:rFonts w:ascii="Cambria Math" w:hAnsi="Cambria Math"/>
                        <w:i/>
                        <w:color w:val="000000" w:themeColor="text1"/>
                        <w:sz w:val="28"/>
                        <w:szCs w:val="28"/>
                      </w:rPr>
                    </w:ins>
                  </m:ctrlPr>
                </m:fPr>
                <m:num>
                  <m:r>
                    <w:ins w:id="1797" w:author="mikle" w:date="2025-10-04T20:43:00Z" w16du:dateUtc="2025-10-05T03:43:00Z">
                      <w:rPr>
                        <w:rFonts w:ascii="Cambria Math" w:hAnsi="Cambria Math"/>
                        <w:color w:val="000000" w:themeColor="text1"/>
                        <w:sz w:val="28"/>
                        <w:szCs w:val="28"/>
                      </w:rPr>
                      <m:t>град</m:t>
                    </w:ins>
                  </m:r>
                </m:num>
                <m:den>
                  <m:r>
                    <w:ins w:id="1798" w:author="mikle" w:date="2025-10-04T20:43:00Z" w16du:dateUtc="2025-10-05T03:43:00Z">
                      <w:rPr>
                        <w:rFonts w:ascii="Cambria Math" w:hAnsi="Cambria Math"/>
                        <w:color w:val="000000" w:themeColor="text1"/>
                        <w:sz w:val="28"/>
                        <w:szCs w:val="28"/>
                      </w:rPr>
                      <m:t>с</m:t>
                    </w:ins>
                  </m:r>
                </m:den>
              </m:f>
            </m:den>
          </m:f>
        </m:oMath>
      </m:oMathPara>
    </w:p>
    <w:p w14:paraId="57E43C4A" w14:textId="45F745FA" w:rsidR="001D660A" w:rsidRPr="005D13B9" w:rsidRDefault="001D660A" w:rsidP="005D13B9">
      <w:pPr>
        <w:spacing w:before="100" w:beforeAutospacing="1" w:after="24" w:line="360" w:lineRule="auto"/>
        <w:ind w:firstLine="709"/>
        <w:jc w:val="both"/>
        <w:rPr>
          <w:ins w:id="1799" w:author="mikle" w:date="2025-10-04T20:53:00Z" w16du:dateUtc="2025-10-05T03:53:00Z"/>
          <w:i/>
          <w:color w:val="000000" w:themeColor="text1"/>
          <w:sz w:val="28"/>
          <w:szCs w:val="28"/>
        </w:rPr>
      </w:pPr>
      <w:ins w:id="1800" w:author="mikle" w:date="2025-10-04T20:51:00Z" w16du:dateUtc="2025-10-05T03:51:00Z">
        <w:r w:rsidRPr="005D13B9">
          <w:rPr>
            <w:i/>
            <w:color w:val="000000" w:themeColor="text1"/>
            <w:sz w:val="28"/>
            <w:szCs w:val="28"/>
          </w:rPr>
          <w:t xml:space="preserve"> </w:t>
        </w:r>
      </w:ins>
      <w:ins w:id="1801" w:author="mikle" w:date="2025-10-04T20:52:00Z" w16du:dateUtc="2025-10-05T03:52:00Z">
        <w:r w:rsidRPr="005D13B9">
          <w:rPr>
            <w:i/>
            <w:color w:val="000000" w:themeColor="text1"/>
            <w:sz w:val="28"/>
            <w:szCs w:val="28"/>
          </w:rPr>
          <w:t xml:space="preserve">Далее запишем передаточную функцию </w:t>
        </w:r>
      </w:ins>
      <w:ins w:id="1802" w:author="mikle" w:date="2025-10-04T20:53:00Z" w16du:dateUtc="2025-10-05T03:53:00Z">
        <w:r w:rsidRPr="005D13B9">
          <w:rPr>
            <w:i/>
            <w:color w:val="000000" w:themeColor="text1"/>
            <w:sz w:val="28"/>
            <w:szCs w:val="28"/>
          </w:rPr>
          <w:t>разомкнутого контура углового положения:</w:t>
        </w:r>
      </w:ins>
    </w:p>
    <w:p w14:paraId="7DC0AC0F" w14:textId="65818C3A" w:rsidR="001D660A" w:rsidRPr="005D13B9" w:rsidRDefault="001D660A" w:rsidP="005D13B9">
      <w:pPr>
        <w:spacing w:before="100" w:beforeAutospacing="1" w:after="24" w:line="360" w:lineRule="auto"/>
        <w:ind w:firstLine="709"/>
        <w:jc w:val="both"/>
        <w:rPr>
          <w:ins w:id="1803" w:author="mikle" w:date="2025-10-04T20:54:00Z" w16du:dateUtc="2025-10-05T03:54:00Z"/>
          <w:b/>
          <w:i/>
          <w:color w:val="000000" w:themeColor="text1"/>
          <w:sz w:val="28"/>
          <w:szCs w:val="28"/>
          <w:lang w:val="en-US"/>
        </w:rPr>
      </w:pPr>
      <m:oMathPara>
        <m:oMath>
          <m:r>
            <w:ins w:id="1804" w:author="mikle" w:date="2025-10-04T20:53:00Z" w16du:dateUtc="2025-10-05T03:53:00Z">
              <m:rPr>
                <m:sty m:val="b"/>
              </m:rPr>
              <w:rPr>
                <w:rFonts w:ascii="Cambria Math" w:hAnsi="Cambria Math"/>
                <w:color w:val="000000" w:themeColor="text1"/>
                <w:sz w:val="28"/>
                <w:szCs w:val="28"/>
                <w:lang w:val="en-US"/>
              </w:rPr>
              <m:t>W</m:t>
            </w:ins>
          </m:r>
          <m:r>
            <w:ins w:id="1805" w:author="mikle" w:date="2025-10-04T20:53:00Z" w16du:dateUtc="2025-10-05T03:53:00Z">
              <m:rPr>
                <m:sty m:val="b"/>
              </m:rPr>
              <w:rPr>
                <w:rFonts w:ascii="Cambria Math" w:hAnsi="Cambria Math"/>
                <w:color w:val="000000" w:themeColor="text1"/>
                <w:sz w:val="28"/>
                <w:szCs w:val="28"/>
                <w:vertAlign w:val="subscript"/>
                <w:lang w:val="en-US"/>
              </w:rPr>
              <m:t>п</m:t>
            </w:ins>
          </m:r>
          <m:d>
            <m:dPr>
              <m:ctrlPr>
                <w:ins w:id="1806" w:author="mikle" w:date="2025-10-04T20:53:00Z" w16du:dateUtc="2025-10-05T03:53:00Z">
                  <w:rPr>
                    <w:rFonts w:ascii="Cambria Math" w:hAnsi="Cambria Math"/>
                    <w:b/>
                    <w:bCs/>
                    <w:iCs/>
                    <w:color w:val="000000" w:themeColor="text1"/>
                    <w:sz w:val="28"/>
                    <w:szCs w:val="28"/>
                  </w:rPr>
                </w:ins>
              </m:ctrlPr>
            </m:dPr>
            <m:e>
              <m:r>
                <w:ins w:id="1807" w:author="mikle" w:date="2025-10-04T20:53:00Z" w16du:dateUtc="2025-10-05T03:53:00Z">
                  <m:rPr>
                    <m:sty m:val="b"/>
                  </m:rPr>
                  <w:rPr>
                    <w:rFonts w:ascii="Cambria Math" w:hAnsi="Cambria Math"/>
                    <w:color w:val="000000" w:themeColor="text1"/>
                    <w:sz w:val="28"/>
                    <w:szCs w:val="28"/>
                    <w:lang w:val="en-US"/>
                  </w:rPr>
                  <m:t>p</m:t>
                </w:ins>
              </m:r>
            </m:e>
          </m:d>
          <m:r>
            <w:ins w:id="1808" w:author="mikle" w:date="2025-10-04T20:53:00Z" w16du:dateUtc="2025-10-05T03:53:00Z">
              <m:rPr>
                <m:sty m:val="b"/>
              </m:rPr>
              <w:rPr>
                <w:rFonts w:ascii="Cambria Math" w:hAnsi="Cambria Math"/>
                <w:color w:val="000000" w:themeColor="text1"/>
                <w:sz w:val="28"/>
                <w:szCs w:val="28"/>
              </w:rPr>
              <m:t xml:space="preserve">= </m:t>
            </w:ins>
          </m:r>
          <m:f>
            <m:fPr>
              <m:ctrlPr>
                <w:ins w:id="1809" w:author="mikle" w:date="2025-10-04T20:53:00Z" w16du:dateUtc="2025-10-05T03:53:00Z">
                  <w:rPr>
                    <w:rFonts w:ascii="Cambria Math" w:hAnsi="Cambria Math"/>
                    <w:b/>
                    <w:bCs/>
                    <w:iCs/>
                    <w:color w:val="000000" w:themeColor="text1"/>
                    <w:sz w:val="28"/>
                    <w:szCs w:val="28"/>
                  </w:rPr>
                </w:ins>
              </m:ctrlPr>
            </m:fPr>
            <m:num>
              <m:sSub>
                <m:sSubPr>
                  <m:ctrlPr>
                    <w:ins w:id="1810" w:author="mikle" w:date="2025-10-04T20:54:00Z" w16du:dateUtc="2025-10-05T03:54:00Z">
                      <w:rPr>
                        <w:rFonts w:ascii="Cambria Math" w:hAnsi="Cambria Math"/>
                        <w:b/>
                        <w:bCs/>
                        <w:i/>
                        <w:iCs/>
                        <w:color w:val="000000" w:themeColor="text1"/>
                        <w:sz w:val="28"/>
                        <w:szCs w:val="28"/>
                      </w:rPr>
                    </w:ins>
                  </m:ctrlPr>
                </m:sSubPr>
                <m:e>
                  <m:r>
                    <w:ins w:id="1811" w:author="mikle" w:date="2025-10-04T20:54:00Z" w16du:dateUtc="2025-10-05T03:54:00Z">
                      <m:rPr>
                        <m:sty m:val="bi"/>
                      </m:rPr>
                      <w:rPr>
                        <w:rFonts w:ascii="Cambria Math" w:hAnsi="Cambria Math"/>
                        <w:color w:val="000000" w:themeColor="text1"/>
                        <w:sz w:val="28"/>
                        <w:szCs w:val="28"/>
                        <w:lang w:val="en-US"/>
                      </w:rPr>
                      <m:t>K</m:t>
                    </w:ins>
                  </m:r>
                </m:e>
                <m:sub>
                  <m:r>
                    <w:ins w:id="1812" w:author="mikle" w:date="2025-10-04T20:54:00Z" w16du:dateUtc="2025-10-05T03:54:00Z">
                      <m:rPr>
                        <m:sty m:val="bi"/>
                      </m:rPr>
                      <w:rPr>
                        <w:rFonts w:ascii="Cambria Math" w:hAnsi="Cambria Math"/>
                        <w:color w:val="000000" w:themeColor="text1"/>
                        <w:sz w:val="28"/>
                        <w:szCs w:val="28"/>
                      </w:rPr>
                      <m:t>1</m:t>
                    </w:ins>
                  </m:r>
                </m:sub>
              </m:sSub>
              <m:r>
                <w:ins w:id="1813" w:author="mikle" w:date="2025-10-04T20:54:00Z" w16du:dateUtc="2025-10-05T03:54:00Z">
                  <m:rPr>
                    <m:sty m:val="bi"/>
                  </m:rPr>
                  <w:rPr>
                    <w:rFonts w:ascii="Cambria Math" w:hAnsi="Cambria Math"/>
                    <w:color w:val="000000" w:themeColor="text1"/>
                    <w:sz w:val="28"/>
                    <w:szCs w:val="28"/>
                    <w:lang w:val="en-US"/>
                  </w:rPr>
                  <m:t>*</m:t>
                </w:ins>
              </m:r>
              <m:sSub>
                <m:sSubPr>
                  <m:ctrlPr>
                    <w:ins w:id="1814" w:author="mikle" w:date="2025-10-04T20:54:00Z" w16du:dateUtc="2025-10-05T03:54:00Z">
                      <w:rPr>
                        <w:rFonts w:ascii="Cambria Math" w:hAnsi="Cambria Math"/>
                        <w:b/>
                        <w:bCs/>
                        <w:i/>
                        <w:iCs/>
                        <w:color w:val="000000" w:themeColor="text1"/>
                        <w:sz w:val="28"/>
                        <w:szCs w:val="28"/>
                      </w:rPr>
                    </w:ins>
                  </m:ctrlPr>
                </m:sSubPr>
                <m:e>
                  <m:r>
                    <w:ins w:id="1815" w:author="mikle" w:date="2025-10-04T20:54:00Z" w16du:dateUtc="2025-10-05T03:54:00Z">
                      <m:rPr>
                        <m:sty m:val="bi"/>
                      </m:rPr>
                      <w:rPr>
                        <w:rFonts w:ascii="Cambria Math" w:hAnsi="Cambria Math"/>
                        <w:color w:val="000000" w:themeColor="text1"/>
                        <w:sz w:val="28"/>
                        <w:szCs w:val="28"/>
                        <w:lang w:val="en-US"/>
                      </w:rPr>
                      <m:t>K</m:t>
                    </w:ins>
                  </m:r>
                </m:e>
                <m:sub>
                  <m:r>
                    <w:ins w:id="1816" w:author="mikle" w:date="2025-10-04T20:54:00Z" w16du:dateUtc="2025-10-05T03:54:00Z">
                      <m:rPr>
                        <m:sty m:val="bi"/>
                      </m:rPr>
                      <w:rPr>
                        <w:rFonts w:ascii="Cambria Math" w:hAnsi="Cambria Math"/>
                        <w:color w:val="000000" w:themeColor="text1"/>
                        <w:sz w:val="28"/>
                        <w:szCs w:val="28"/>
                      </w:rPr>
                      <m:t>w</m:t>
                    </w:ins>
                  </m:r>
                </m:sub>
              </m:sSub>
            </m:num>
            <m:den>
              <m:sSubSup>
                <m:sSubSupPr>
                  <m:ctrlPr>
                    <w:ins w:id="1817" w:author="mikle" w:date="2025-10-04T20:54:00Z" w16du:dateUtc="2025-10-05T03:54:00Z">
                      <w:rPr>
                        <w:rFonts w:ascii="Cambria Math" w:hAnsi="Cambria Math"/>
                        <w:b/>
                        <w:bCs/>
                        <w:i/>
                        <w:iCs/>
                        <w:color w:val="000000" w:themeColor="text1"/>
                        <w:sz w:val="28"/>
                        <w:szCs w:val="28"/>
                      </w:rPr>
                    </w:ins>
                  </m:ctrlPr>
                </m:sSubSupPr>
                <m:e>
                  <m:r>
                    <w:ins w:id="1818" w:author="mikle" w:date="2025-10-04T20:54:00Z" w16du:dateUtc="2025-10-05T03:54:00Z">
                      <m:rPr>
                        <m:sty m:val="bi"/>
                      </m:rPr>
                      <w:rPr>
                        <w:rFonts w:ascii="Cambria Math" w:hAnsi="Cambria Math"/>
                        <w:color w:val="000000" w:themeColor="text1"/>
                        <w:sz w:val="28"/>
                        <w:szCs w:val="28"/>
                        <w:lang w:val="en-US"/>
                      </w:rPr>
                      <m:t>p(T</m:t>
                    </w:ins>
                  </m:r>
                  <m:ctrlPr>
                    <w:ins w:id="1819" w:author="mikle" w:date="2025-10-04T20:54:00Z" w16du:dateUtc="2025-10-05T03:54:00Z">
                      <w:rPr>
                        <w:rFonts w:ascii="Cambria Math" w:hAnsi="Cambria Math"/>
                        <w:b/>
                        <w:bCs/>
                        <w:i/>
                        <w:iCs/>
                        <w:color w:val="000000" w:themeColor="text1"/>
                        <w:sz w:val="28"/>
                        <w:szCs w:val="28"/>
                        <w:lang w:val="en-US"/>
                      </w:rPr>
                    </w:ins>
                  </m:ctrlPr>
                </m:e>
                <m:sub>
                  <m:r>
                    <w:ins w:id="1820" w:author="mikle" w:date="2025-10-04T20:54:00Z" w16du:dateUtc="2025-10-05T03:54:00Z">
                      <m:rPr>
                        <m:sty m:val="bi"/>
                      </m:rPr>
                      <w:rPr>
                        <w:rFonts w:ascii="Cambria Math" w:hAnsi="Cambria Math"/>
                        <w:color w:val="000000" w:themeColor="text1"/>
                        <w:sz w:val="28"/>
                        <w:szCs w:val="28"/>
                      </w:rPr>
                      <m:t>w</m:t>
                    </w:ins>
                  </m:r>
                </m:sub>
                <m:sup>
                  <m:r>
                    <w:ins w:id="1821" w:author="mikle" w:date="2025-10-04T20:54:00Z" w16du:dateUtc="2025-10-05T03:54:00Z">
                      <m:rPr>
                        <m:sty m:val="bi"/>
                      </m:rPr>
                      <w:rPr>
                        <w:rFonts w:ascii="Cambria Math" w:hAnsi="Cambria Math"/>
                        <w:color w:val="000000" w:themeColor="text1"/>
                        <w:sz w:val="28"/>
                        <w:szCs w:val="28"/>
                        <w:lang w:val="en-US"/>
                      </w:rPr>
                      <m:t>2</m:t>
                    </w:ins>
                  </m:r>
                </m:sup>
              </m:sSubSup>
              <m:sSup>
                <m:sSupPr>
                  <m:ctrlPr>
                    <w:ins w:id="1822" w:author="mikle" w:date="2025-10-04T20:54:00Z" w16du:dateUtc="2025-10-05T03:54:00Z">
                      <w:rPr>
                        <w:rFonts w:ascii="Cambria Math" w:hAnsi="Cambria Math"/>
                        <w:b/>
                        <w:bCs/>
                        <w:i/>
                        <w:iCs/>
                        <w:color w:val="000000" w:themeColor="text1"/>
                        <w:sz w:val="28"/>
                        <w:szCs w:val="28"/>
                        <w:lang w:val="en-US"/>
                      </w:rPr>
                    </w:ins>
                  </m:ctrlPr>
                </m:sSupPr>
                <m:e>
                  <m:r>
                    <w:ins w:id="1823" w:author="mikle" w:date="2025-10-04T20:54:00Z" w16du:dateUtc="2025-10-05T03:54:00Z">
                      <m:rPr>
                        <m:sty m:val="bi"/>
                      </m:rPr>
                      <w:rPr>
                        <w:rFonts w:ascii="Cambria Math" w:hAnsi="Cambria Math"/>
                        <w:color w:val="000000" w:themeColor="text1"/>
                        <w:sz w:val="28"/>
                        <w:szCs w:val="28"/>
                      </w:rPr>
                      <m:t>p</m:t>
                    </w:ins>
                  </m:r>
                  <m:ctrlPr>
                    <w:ins w:id="1824" w:author="mikle" w:date="2025-10-04T20:54:00Z" w16du:dateUtc="2025-10-05T03:54:00Z">
                      <w:rPr>
                        <w:rFonts w:ascii="Cambria Math" w:hAnsi="Cambria Math"/>
                        <w:b/>
                        <w:bCs/>
                        <w:i/>
                        <w:iCs/>
                        <w:color w:val="000000" w:themeColor="text1"/>
                        <w:sz w:val="28"/>
                        <w:szCs w:val="28"/>
                      </w:rPr>
                    </w:ins>
                  </m:ctrlPr>
                </m:e>
                <m:sup>
                  <m:r>
                    <w:ins w:id="1825" w:author="mikle" w:date="2025-10-04T20:54:00Z" w16du:dateUtc="2025-10-05T03:54:00Z">
                      <m:rPr>
                        <m:sty m:val="bi"/>
                      </m:rPr>
                      <w:rPr>
                        <w:rFonts w:ascii="Cambria Math" w:hAnsi="Cambria Math"/>
                        <w:color w:val="000000" w:themeColor="text1"/>
                        <w:sz w:val="28"/>
                        <w:szCs w:val="28"/>
                        <w:lang w:val="en-US"/>
                      </w:rPr>
                      <m:t>2</m:t>
                    </w:ins>
                  </m:r>
                </m:sup>
              </m:sSup>
              <m:r>
                <w:ins w:id="1826" w:author="mikle" w:date="2025-10-04T20:54:00Z" w16du:dateUtc="2025-10-05T03:54:00Z">
                  <m:rPr>
                    <m:sty m:val="bi"/>
                  </m:rPr>
                  <w:rPr>
                    <w:rFonts w:ascii="Cambria Math" w:hAnsi="Cambria Math"/>
                    <w:color w:val="000000" w:themeColor="text1"/>
                    <w:sz w:val="28"/>
                    <w:szCs w:val="28"/>
                  </w:rPr>
                  <m:t>+2*ζ</m:t>
                </w:ins>
              </m:r>
              <m:sSub>
                <m:sSubPr>
                  <m:ctrlPr>
                    <w:ins w:id="1827" w:author="mikle" w:date="2025-10-04T20:54:00Z" w16du:dateUtc="2025-10-05T03:54:00Z">
                      <w:rPr>
                        <w:rFonts w:ascii="Cambria Math" w:hAnsi="Cambria Math"/>
                        <w:b/>
                        <w:bCs/>
                        <w:i/>
                        <w:iCs/>
                        <w:color w:val="000000" w:themeColor="text1"/>
                        <w:sz w:val="28"/>
                        <w:szCs w:val="28"/>
                      </w:rPr>
                    </w:ins>
                  </m:ctrlPr>
                </m:sSubPr>
                <m:e>
                  <m:r>
                    <w:ins w:id="1828" w:author="mikle" w:date="2025-10-04T20:54:00Z" w16du:dateUtc="2025-10-05T03:54:00Z">
                      <m:rPr>
                        <m:sty m:val="bi"/>
                      </m:rPr>
                      <w:rPr>
                        <w:rFonts w:ascii="Cambria Math" w:hAnsi="Cambria Math"/>
                        <w:color w:val="000000" w:themeColor="text1"/>
                        <w:sz w:val="28"/>
                        <w:szCs w:val="28"/>
                      </w:rPr>
                      <m:t>T</m:t>
                    </w:ins>
                  </m:r>
                </m:e>
                <m:sub>
                  <m:r>
                    <w:ins w:id="1829" w:author="mikle" w:date="2025-10-04T20:54:00Z" w16du:dateUtc="2025-10-05T03:54:00Z">
                      <m:rPr>
                        <m:sty m:val="bi"/>
                      </m:rPr>
                      <w:rPr>
                        <w:rFonts w:ascii="Cambria Math" w:hAnsi="Cambria Math"/>
                        <w:color w:val="000000" w:themeColor="text1"/>
                        <w:sz w:val="28"/>
                        <w:szCs w:val="28"/>
                      </w:rPr>
                      <m:t>w</m:t>
                    </w:ins>
                  </m:r>
                </m:sub>
              </m:sSub>
              <m:r>
                <w:ins w:id="1830" w:author="mikle" w:date="2025-10-04T20:54:00Z" w16du:dateUtc="2025-10-05T03:54:00Z">
                  <m:rPr>
                    <m:sty m:val="bi"/>
                  </m:rPr>
                  <w:rPr>
                    <w:rFonts w:ascii="Cambria Math" w:hAnsi="Cambria Math"/>
                    <w:color w:val="000000" w:themeColor="text1"/>
                    <w:sz w:val="28"/>
                    <w:szCs w:val="28"/>
                  </w:rPr>
                  <m:t>p</m:t>
                </w:ins>
              </m:r>
              <m:r>
                <w:ins w:id="1831" w:author="mikle" w:date="2025-10-04T20:54:00Z" w16du:dateUtc="2025-10-05T03:54:00Z">
                  <m:rPr>
                    <m:sty m:val="bi"/>
                  </m:rPr>
                  <w:rPr>
                    <w:rFonts w:ascii="Cambria Math" w:hAnsi="Cambria Math"/>
                    <w:color w:val="000000" w:themeColor="text1"/>
                    <w:sz w:val="28"/>
                    <w:szCs w:val="28"/>
                    <w:lang w:val="en-US"/>
                  </w:rPr>
                  <m:t>+1)</m:t>
                </w:ins>
              </m:r>
            </m:den>
          </m:f>
          <m:r>
            <w:ins w:id="1832" w:author="mikle" w:date="2025-10-04T20:53:00Z" w16du:dateUtc="2025-10-05T03:53:00Z">
              <m:rPr>
                <m:sty m:val="bi"/>
              </m:rPr>
              <w:rPr>
                <w:rFonts w:ascii="Cambria Math" w:hAnsi="Cambria Math"/>
                <w:color w:val="000000" w:themeColor="text1"/>
                <w:sz w:val="28"/>
                <w:szCs w:val="28"/>
              </w:rPr>
              <m:t xml:space="preserve"> </m:t>
            </w:ins>
          </m:r>
          <m:r>
            <w:ins w:id="1833" w:author="mikle" w:date="2025-10-04T20:55:00Z" w16du:dateUtc="2025-10-05T03:55:00Z">
              <m:rPr>
                <m:sty m:val="bi"/>
              </m:rPr>
              <w:rPr>
                <w:rFonts w:ascii="Cambria Math" w:hAnsi="Cambria Math"/>
                <w:color w:val="000000" w:themeColor="text1"/>
                <w:sz w:val="28"/>
                <w:szCs w:val="28"/>
                <w:lang w:val="en-US"/>
              </w:rPr>
              <m:t xml:space="preserve">= </m:t>
            </w:ins>
          </m:r>
          <m:f>
            <m:fPr>
              <m:ctrlPr>
                <w:ins w:id="1834" w:author="mikle" w:date="2025-10-04T20:55:00Z" w16du:dateUtc="2025-10-05T03:55:00Z">
                  <w:rPr>
                    <w:rFonts w:ascii="Cambria Math" w:hAnsi="Cambria Math"/>
                    <w:b/>
                    <w:bCs/>
                    <w:iCs/>
                    <w:color w:val="000000" w:themeColor="text1"/>
                    <w:sz w:val="28"/>
                    <w:szCs w:val="28"/>
                  </w:rPr>
                </w:ins>
              </m:ctrlPr>
            </m:fPr>
            <m:num>
              <m:sSub>
                <m:sSubPr>
                  <m:ctrlPr>
                    <w:ins w:id="1835" w:author="mikle" w:date="2025-10-04T20:55:00Z" w16du:dateUtc="2025-10-05T03:55:00Z">
                      <w:rPr>
                        <w:rFonts w:ascii="Cambria Math" w:hAnsi="Cambria Math"/>
                        <w:b/>
                        <w:bCs/>
                        <w:i/>
                        <w:iCs/>
                        <w:color w:val="000000" w:themeColor="text1"/>
                        <w:sz w:val="28"/>
                        <w:szCs w:val="28"/>
                      </w:rPr>
                    </w:ins>
                  </m:ctrlPr>
                </m:sSubPr>
                <m:e>
                  <m:r>
                    <w:ins w:id="1836" w:author="mikle" w:date="2025-10-04T20:55:00Z" w16du:dateUtc="2025-10-05T03:55:00Z">
                      <m:rPr>
                        <m:sty m:val="bi"/>
                      </m:rPr>
                      <w:rPr>
                        <w:rFonts w:ascii="Cambria Math" w:hAnsi="Cambria Math"/>
                        <w:color w:val="000000" w:themeColor="text1"/>
                        <w:sz w:val="28"/>
                        <w:szCs w:val="28"/>
                        <w:lang w:val="en-US"/>
                      </w:rPr>
                      <m:t>K</m:t>
                    </w:ins>
                  </m:r>
                </m:e>
                <m:sub>
                  <m:r>
                    <w:ins w:id="1837" w:author="mikle" w:date="2025-10-04T20:55:00Z" w16du:dateUtc="2025-10-05T03:55:00Z">
                      <m:rPr>
                        <m:sty m:val="bi"/>
                      </m:rPr>
                      <w:rPr>
                        <w:rFonts w:ascii="Cambria Math" w:hAnsi="Cambria Math"/>
                        <w:color w:val="000000" w:themeColor="text1"/>
                        <w:sz w:val="28"/>
                        <w:szCs w:val="28"/>
                      </w:rPr>
                      <m:t>λ</m:t>
                    </w:ins>
                  </m:r>
                </m:sub>
              </m:sSub>
            </m:num>
            <m:den>
              <m:sSubSup>
                <m:sSubSupPr>
                  <m:ctrlPr>
                    <w:ins w:id="1838" w:author="mikle" w:date="2025-10-04T20:55:00Z" w16du:dateUtc="2025-10-05T03:55:00Z">
                      <w:rPr>
                        <w:rFonts w:ascii="Cambria Math" w:hAnsi="Cambria Math"/>
                        <w:b/>
                        <w:bCs/>
                        <w:i/>
                        <w:iCs/>
                        <w:color w:val="000000" w:themeColor="text1"/>
                        <w:sz w:val="28"/>
                        <w:szCs w:val="28"/>
                      </w:rPr>
                    </w:ins>
                  </m:ctrlPr>
                </m:sSubSupPr>
                <m:e>
                  <m:r>
                    <w:ins w:id="1839" w:author="mikle" w:date="2025-10-04T20:55:00Z" w16du:dateUtc="2025-10-05T03:55:00Z">
                      <m:rPr>
                        <m:sty m:val="bi"/>
                      </m:rPr>
                      <w:rPr>
                        <w:rFonts w:ascii="Cambria Math" w:hAnsi="Cambria Math"/>
                        <w:color w:val="000000" w:themeColor="text1"/>
                        <w:sz w:val="28"/>
                        <w:szCs w:val="28"/>
                        <w:lang w:val="en-US"/>
                      </w:rPr>
                      <m:t>p(T</m:t>
                    </w:ins>
                  </m:r>
                  <m:ctrlPr>
                    <w:ins w:id="1840" w:author="mikle" w:date="2025-10-04T20:55:00Z" w16du:dateUtc="2025-10-05T03:55:00Z">
                      <w:rPr>
                        <w:rFonts w:ascii="Cambria Math" w:hAnsi="Cambria Math"/>
                        <w:b/>
                        <w:bCs/>
                        <w:i/>
                        <w:iCs/>
                        <w:color w:val="000000" w:themeColor="text1"/>
                        <w:sz w:val="28"/>
                        <w:szCs w:val="28"/>
                        <w:lang w:val="en-US"/>
                      </w:rPr>
                    </w:ins>
                  </m:ctrlPr>
                </m:e>
                <m:sub>
                  <m:r>
                    <w:ins w:id="1841" w:author="mikle" w:date="2025-10-04T20:55:00Z" w16du:dateUtc="2025-10-05T03:55:00Z">
                      <m:rPr>
                        <m:sty m:val="bi"/>
                      </m:rPr>
                      <w:rPr>
                        <w:rFonts w:ascii="Cambria Math" w:hAnsi="Cambria Math"/>
                        <w:color w:val="000000" w:themeColor="text1"/>
                        <w:sz w:val="28"/>
                        <w:szCs w:val="28"/>
                      </w:rPr>
                      <m:t>w</m:t>
                    </w:ins>
                  </m:r>
                </m:sub>
                <m:sup>
                  <m:r>
                    <w:ins w:id="1842" w:author="mikle" w:date="2025-10-04T20:55:00Z" w16du:dateUtc="2025-10-05T03:55:00Z">
                      <m:rPr>
                        <m:sty m:val="bi"/>
                      </m:rPr>
                      <w:rPr>
                        <w:rFonts w:ascii="Cambria Math" w:hAnsi="Cambria Math"/>
                        <w:color w:val="000000" w:themeColor="text1"/>
                        <w:sz w:val="28"/>
                        <w:szCs w:val="28"/>
                        <w:lang w:val="en-US"/>
                      </w:rPr>
                      <m:t>2</m:t>
                    </w:ins>
                  </m:r>
                </m:sup>
              </m:sSubSup>
              <m:sSup>
                <m:sSupPr>
                  <m:ctrlPr>
                    <w:ins w:id="1843" w:author="mikle" w:date="2025-10-04T20:55:00Z" w16du:dateUtc="2025-10-05T03:55:00Z">
                      <w:rPr>
                        <w:rFonts w:ascii="Cambria Math" w:hAnsi="Cambria Math"/>
                        <w:b/>
                        <w:bCs/>
                        <w:i/>
                        <w:iCs/>
                        <w:color w:val="000000" w:themeColor="text1"/>
                        <w:sz w:val="28"/>
                        <w:szCs w:val="28"/>
                        <w:lang w:val="en-US"/>
                      </w:rPr>
                    </w:ins>
                  </m:ctrlPr>
                </m:sSupPr>
                <m:e>
                  <m:r>
                    <w:ins w:id="1844" w:author="mikle" w:date="2025-10-04T20:55:00Z" w16du:dateUtc="2025-10-05T03:55:00Z">
                      <m:rPr>
                        <m:sty m:val="bi"/>
                      </m:rPr>
                      <w:rPr>
                        <w:rFonts w:ascii="Cambria Math" w:hAnsi="Cambria Math"/>
                        <w:color w:val="000000" w:themeColor="text1"/>
                        <w:sz w:val="28"/>
                        <w:szCs w:val="28"/>
                      </w:rPr>
                      <m:t>p</m:t>
                    </w:ins>
                  </m:r>
                  <m:ctrlPr>
                    <w:ins w:id="1845" w:author="mikle" w:date="2025-10-04T20:55:00Z" w16du:dateUtc="2025-10-05T03:55:00Z">
                      <w:rPr>
                        <w:rFonts w:ascii="Cambria Math" w:hAnsi="Cambria Math"/>
                        <w:b/>
                        <w:bCs/>
                        <w:i/>
                        <w:iCs/>
                        <w:color w:val="000000" w:themeColor="text1"/>
                        <w:sz w:val="28"/>
                        <w:szCs w:val="28"/>
                      </w:rPr>
                    </w:ins>
                  </m:ctrlPr>
                </m:e>
                <m:sup>
                  <m:r>
                    <w:ins w:id="1846" w:author="mikle" w:date="2025-10-04T20:55:00Z" w16du:dateUtc="2025-10-05T03:55:00Z">
                      <m:rPr>
                        <m:sty m:val="bi"/>
                      </m:rPr>
                      <w:rPr>
                        <w:rFonts w:ascii="Cambria Math" w:hAnsi="Cambria Math"/>
                        <w:color w:val="000000" w:themeColor="text1"/>
                        <w:sz w:val="28"/>
                        <w:szCs w:val="28"/>
                        <w:lang w:val="en-US"/>
                      </w:rPr>
                      <m:t>2</m:t>
                    </w:ins>
                  </m:r>
                </m:sup>
              </m:sSup>
              <m:r>
                <w:ins w:id="1847" w:author="mikle" w:date="2025-10-04T20:55:00Z" w16du:dateUtc="2025-10-05T03:55:00Z">
                  <m:rPr>
                    <m:sty m:val="bi"/>
                  </m:rPr>
                  <w:rPr>
                    <w:rFonts w:ascii="Cambria Math" w:hAnsi="Cambria Math"/>
                    <w:color w:val="000000" w:themeColor="text1"/>
                    <w:sz w:val="28"/>
                    <w:szCs w:val="28"/>
                  </w:rPr>
                  <m:t>+2*ζ</m:t>
                </w:ins>
              </m:r>
              <m:sSub>
                <m:sSubPr>
                  <m:ctrlPr>
                    <w:ins w:id="1848" w:author="mikle" w:date="2025-10-04T20:55:00Z" w16du:dateUtc="2025-10-05T03:55:00Z">
                      <w:rPr>
                        <w:rFonts w:ascii="Cambria Math" w:hAnsi="Cambria Math"/>
                        <w:b/>
                        <w:bCs/>
                        <w:i/>
                        <w:iCs/>
                        <w:color w:val="000000" w:themeColor="text1"/>
                        <w:sz w:val="28"/>
                        <w:szCs w:val="28"/>
                      </w:rPr>
                    </w:ins>
                  </m:ctrlPr>
                </m:sSubPr>
                <m:e>
                  <m:r>
                    <w:ins w:id="1849" w:author="mikle" w:date="2025-10-04T20:55:00Z" w16du:dateUtc="2025-10-05T03:55:00Z">
                      <m:rPr>
                        <m:sty m:val="bi"/>
                      </m:rPr>
                      <w:rPr>
                        <w:rFonts w:ascii="Cambria Math" w:hAnsi="Cambria Math"/>
                        <w:color w:val="000000" w:themeColor="text1"/>
                        <w:sz w:val="28"/>
                        <w:szCs w:val="28"/>
                      </w:rPr>
                      <m:t>T</m:t>
                    </w:ins>
                  </m:r>
                </m:e>
                <m:sub>
                  <m:r>
                    <w:ins w:id="1850" w:author="mikle" w:date="2025-10-04T20:55:00Z" w16du:dateUtc="2025-10-05T03:55:00Z">
                      <m:rPr>
                        <m:sty m:val="bi"/>
                      </m:rPr>
                      <w:rPr>
                        <w:rFonts w:ascii="Cambria Math" w:hAnsi="Cambria Math"/>
                        <w:color w:val="000000" w:themeColor="text1"/>
                        <w:sz w:val="28"/>
                        <w:szCs w:val="28"/>
                      </w:rPr>
                      <m:t>w</m:t>
                    </w:ins>
                  </m:r>
                </m:sub>
              </m:sSub>
              <m:r>
                <w:ins w:id="1851" w:author="mikle" w:date="2025-10-04T20:55:00Z" w16du:dateUtc="2025-10-05T03:55:00Z">
                  <m:rPr>
                    <m:sty m:val="bi"/>
                  </m:rPr>
                  <w:rPr>
                    <w:rFonts w:ascii="Cambria Math" w:hAnsi="Cambria Math"/>
                    <w:color w:val="000000" w:themeColor="text1"/>
                    <w:sz w:val="28"/>
                    <w:szCs w:val="28"/>
                  </w:rPr>
                  <m:t>p</m:t>
                </w:ins>
              </m:r>
              <m:r>
                <w:ins w:id="1852" w:author="mikle" w:date="2025-10-04T20:55:00Z" w16du:dateUtc="2025-10-05T03:55:00Z">
                  <m:rPr>
                    <m:sty m:val="bi"/>
                  </m:rPr>
                  <w:rPr>
                    <w:rFonts w:ascii="Cambria Math" w:hAnsi="Cambria Math"/>
                    <w:color w:val="000000" w:themeColor="text1"/>
                    <w:sz w:val="28"/>
                    <w:szCs w:val="28"/>
                    <w:lang w:val="en-US"/>
                  </w:rPr>
                  <m:t>+1)</m:t>
                </w:ins>
              </m:r>
            </m:den>
          </m:f>
          <m:r>
            <w:ins w:id="1853" w:author="mikle" w:date="2025-10-04T20:53:00Z" w16du:dateUtc="2025-10-05T03:53:00Z">
              <m:rPr>
                <m:sty m:val="bi"/>
              </m:rPr>
              <w:rPr>
                <w:rFonts w:ascii="Cambria Math" w:hAnsi="Cambria Math"/>
                <w:color w:val="000000" w:themeColor="text1"/>
                <w:sz w:val="28"/>
                <w:szCs w:val="28"/>
              </w:rPr>
              <m:t>(1.1</m:t>
            </w:ins>
          </m:r>
          <m:r>
            <w:ins w:id="1854" w:author="mikle" w:date="2025-10-04T20:54:00Z" w16du:dateUtc="2025-10-05T03:54:00Z">
              <m:rPr>
                <m:sty m:val="bi"/>
              </m:rPr>
              <w:rPr>
                <w:rFonts w:ascii="Cambria Math" w:hAnsi="Cambria Math"/>
                <w:color w:val="000000" w:themeColor="text1"/>
                <w:sz w:val="28"/>
                <w:szCs w:val="28"/>
              </w:rPr>
              <m:t>9</m:t>
            </w:ins>
          </m:r>
          <m:r>
            <w:ins w:id="1855" w:author="mikle" w:date="2025-10-04T20:53:00Z" w16du:dateUtc="2025-10-05T03:53:00Z">
              <m:rPr>
                <m:sty m:val="bi"/>
              </m:rPr>
              <w:rPr>
                <w:rFonts w:ascii="Cambria Math" w:hAnsi="Cambria Math"/>
                <w:color w:val="000000" w:themeColor="text1"/>
                <w:sz w:val="28"/>
                <w:szCs w:val="28"/>
              </w:rPr>
              <m:t>)</m:t>
            </w:ins>
          </m:r>
        </m:oMath>
      </m:oMathPara>
    </w:p>
    <w:p w14:paraId="1313EDF6" w14:textId="18D3E516" w:rsidR="001D660A" w:rsidRPr="005D13B9" w:rsidRDefault="001D660A" w:rsidP="005D13B9">
      <w:pPr>
        <w:spacing w:before="100" w:beforeAutospacing="1" w:after="24" w:line="360" w:lineRule="auto"/>
        <w:ind w:firstLine="709"/>
        <w:jc w:val="both"/>
        <w:rPr>
          <w:ins w:id="1856" w:author="mikle" w:date="2025-10-04T20:55:00Z" w16du:dateUtc="2025-10-05T03:55:00Z"/>
          <w:b/>
          <w:i/>
          <w:color w:val="000000" w:themeColor="text1"/>
          <w:sz w:val="28"/>
          <w:szCs w:val="28"/>
          <w:lang w:val="en-US"/>
        </w:rPr>
      </w:pPr>
      <w:ins w:id="1857" w:author="mikle" w:date="2025-10-04T20:54:00Z" w16du:dateUtc="2025-10-05T03:54:00Z">
        <w:r w:rsidRPr="005D13B9">
          <w:rPr>
            <w:b/>
            <w:i/>
            <w:color w:val="000000" w:themeColor="text1"/>
            <w:sz w:val="28"/>
            <w:szCs w:val="28"/>
          </w:rPr>
          <w:t>Где:</w:t>
        </w:r>
      </w:ins>
    </w:p>
    <w:p w14:paraId="711FAE75" w14:textId="4657C8EA" w:rsidR="001D660A" w:rsidRPr="005D13B9" w:rsidRDefault="00000000" w:rsidP="005D13B9">
      <w:pPr>
        <w:spacing w:before="100" w:beforeAutospacing="1" w:after="24" w:line="360" w:lineRule="auto"/>
        <w:ind w:firstLine="709"/>
        <w:jc w:val="both"/>
        <w:rPr>
          <w:ins w:id="1858" w:author="mikle" w:date="2025-10-04T20:55:00Z" w16du:dateUtc="2025-10-05T03:55:00Z"/>
          <w:b/>
          <w:i/>
          <w:color w:val="000000" w:themeColor="text1"/>
          <w:sz w:val="28"/>
          <w:szCs w:val="28"/>
        </w:rPr>
      </w:pPr>
      <m:oMathPara>
        <m:oMath>
          <m:sSub>
            <m:sSubPr>
              <m:ctrlPr>
                <w:ins w:id="1859" w:author="mikle" w:date="2025-10-04T20:55:00Z" w16du:dateUtc="2025-10-05T03:55:00Z">
                  <w:rPr>
                    <w:rFonts w:ascii="Cambria Math" w:hAnsi="Cambria Math"/>
                    <w:b/>
                    <w:bCs/>
                    <w:i/>
                    <w:iCs/>
                    <w:color w:val="000000" w:themeColor="text1"/>
                    <w:sz w:val="28"/>
                    <w:szCs w:val="28"/>
                  </w:rPr>
                </w:ins>
              </m:ctrlPr>
            </m:sSubPr>
            <m:e>
              <m:r>
                <w:ins w:id="1860" w:author="mikle" w:date="2025-10-04T20:55:00Z" w16du:dateUtc="2025-10-05T03:55:00Z">
                  <m:rPr>
                    <m:sty m:val="bi"/>
                  </m:rPr>
                  <w:rPr>
                    <w:rFonts w:ascii="Cambria Math" w:hAnsi="Cambria Math"/>
                    <w:color w:val="000000" w:themeColor="text1"/>
                    <w:sz w:val="28"/>
                    <w:szCs w:val="28"/>
                    <w:lang w:val="en-US"/>
                  </w:rPr>
                  <m:t>K</m:t>
                </w:ins>
              </m:r>
            </m:e>
            <m:sub>
              <m:r>
                <w:ins w:id="1861" w:author="mikle" w:date="2025-10-04T20:55:00Z" w16du:dateUtc="2025-10-05T03:55:00Z">
                  <m:rPr>
                    <m:sty m:val="bi"/>
                  </m:rPr>
                  <w:rPr>
                    <w:rFonts w:ascii="Cambria Math" w:hAnsi="Cambria Math"/>
                    <w:color w:val="000000" w:themeColor="text1"/>
                    <w:sz w:val="28"/>
                    <w:szCs w:val="28"/>
                  </w:rPr>
                  <m:t>λ</m:t>
                </w:ins>
              </m:r>
            </m:sub>
          </m:sSub>
          <m:r>
            <w:ins w:id="1862" w:author="mikle" w:date="2025-10-04T20:55:00Z" w16du:dateUtc="2025-10-05T03:55:00Z">
              <m:rPr>
                <m:sty m:val="bi"/>
              </m:rPr>
              <w:rPr>
                <w:rFonts w:ascii="Cambria Math" w:hAnsi="Cambria Math"/>
                <w:color w:val="000000" w:themeColor="text1"/>
                <w:sz w:val="28"/>
                <w:szCs w:val="28"/>
                <w:lang w:val="en-US"/>
              </w:rPr>
              <m:t>=</m:t>
            </w:ins>
          </m:r>
          <m:sSub>
            <m:sSubPr>
              <m:ctrlPr>
                <w:ins w:id="1863" w:author="mikle" w:date="2025-10-04T20:55:00Z" w16du:dateUtc="2025-10-05T03:55:00Z">
                  <w:rPr>
                    <w:rFonts w:ascii="Cambria Math" w:hAnsi="Cambria Math"/>
                    <w:b/>
                    <w:bCs/>
                    <w:i/>
                    <w:iCs/>
                    <w:color w:val="000000" w:themeColor="text1"/>
                    <w:sz w:val="28"/>
                    <w:szCs w:val="28"/>
                  </w:rPr>
                </w:ins>
              </m:ctrlPr>
            </m:sSubPr>
            <m:e>
              <m:r>
                <w:ins w:id="1864" w:author="mikle" w:date="2025-10-04T20:55:00Z" w16du:dateUtc="2025-10-05T03:55:00Z">
                  <m:rPr>
                    <m:sty m:val="bi"/>
                  </m:rPr>
                  <w:rPr>
                    <w:rFonts w:ascii="Cambria Math" w:hAnsi="Cambria Math"/>
                    <w:color w:val="000000" w:themeColor="text1"/>
                    <w:sz w:val="28"/>
                    <w:szCs w:val="28"/>
                    <w:lang w:val="en-US"/>
                  </w:rPr>
                  <m:t>K</m:t>
                </w:ins>
              </m:r>
            </m:e>
            <m:sub>
              <m:r>
                <w:ins w:id="1865" w:author="mikle" w:date="2025-10-04T20:55:00Z" w16du:dateUtc="2025-10-05T03:55:00Z">
                  <m:rPr>
                    <m:sty m:val="bi"/>
                  </m:rPr>
                  <w:rPr>
                    <w:rFonts w:ascii="Cambria Math" w:hAnsi="Cambria Math"/>
                    <w:color w:val="000000" w:themeColor="text1"/>
                    <w:sz w:val="28"/>
                    <w:szCs w:val="28"/>
                  </w:rPr>
                  <m:t>1</m:t>
                </w:ins>
              </m:r>
            </m:sub>
          </m:sSub>
          <m:r>
            <w:ins w:id="1866" w:author="mikle" w:date="2025-10-04T20:55:00Z" w16du:dateUtc="2025-10-05T03:55:00Z">
              <m:rPr>
                <m:sty m:val="bi"/>
              </m:rPr>
              <w:rPr>
                <w:rFonts w:ascii="Cambria Math" w:hAnsi="Cambria Math"/>
                <w:color w:val="000000" w:themeColor="text1"/>
                <w:sz w:val="28"/>
                <w:szCs w:val="28"/>
                <w:lang w:val="en-US"/>
              </w:rPr>
              <m:t>*</m:t>
            </w:ins>
          </m:r>
          <m:sSub>
            <m:sSubPr>
              <m:ctrlPr>
                <w:ins w:id="1867" w:author="mikle" w:date="2025-10-04T20:55:00Z" w16du:dateUtc="2025-10-05T03:55:00Z">
                  <w:rPr>
                    <w:rFonts w:ascii="Cambria Math" w:hAnsi="Cambria Math"/>
                    <w:b/>
                    <w:bCs/>
                    <w:i/>
                    <w:iCs/>
                    <w:color w:val="000000" w:themeColor="text1"/>
                    <w:sz w:val="28"/>
                    <w:szCs w:val="28"/>
                  </w:rPr>
                </w:ins>
              </m:ctrlPr>
            </m:sSubPr>
            <m:e>
              <m:r>
                <w:ins w:id="1868" w:author="mikle" w:date="2025-10-04T20:55:00Z" w16du:dateUtc="2025-10-05T03:55:00Z">
                  <m:rPr>
                    <m:sty m:val="bi"/>
                  </m:rPr>
                  <w:rPr>
                    <w:rFonts w:ascii="Cambria Math" w:hAnsi="Cambria Math"/>
                    <w:color w:val="000000" w:themeColor="text1"/>
                    <w:sz w:val="28"/>
                    <w:szCs w:val="28"/>
                    <w:lang w:val="en-US"/>
                  </w:rPr>
                  <m:t>K</m:t>
                </w:ins>
              </m:r>
            </m:e>
            <m:sub>
              <m:r>
                <w:ins w:id="1869" w:author="mikle" w:date="2025-10-04T20:55:00Z" w16du:dateUtc="2025-10-05T03:55:00Z">
                  <m:rPr>
                    <m:sty m:val="bi"/>
                  </m:rPr>
                  <w:rPr>
                    <w:rFonts w:ascii="Cambria Math" w:hAnsi="Cambria Math"/>
                    <w:color w:val="000000" w:themeColor="text1"/>
                    <w:sz w:val="28"/>
                    <w:szCs w:val="28"/>
                  </w:rPr>
                  <m:t>w</m:t>
                </w:ins>
              </m:r>
            </m:sub>
          </m:sSub>
          <m:r>
            <w:ins w:id="1870" w:author="mikle" w:date="2025-10-04T21:03:00Z" w16du:dateUtc="2025-10-05T04:03:00Z">
              <m:rPr>
                <m:sty m:val="bi"/>
              </m:rPr>
              <w:rPr>
                <w:rFonts w:ascii="Cambria Math" w:hAnsi="Cambria Math"/>
                <w:color w:val="000000" w:themeColor="text1"/>
                <w:sz w:val="28"/>
                <w:szCs w:val="28"/>
              </w:rPr>
              <m:t>(1.20)</m:t>
            </w:ins>
          </m:r>
          <m:r>
            <w:ins w:id="1871" w:author="mikle" w:date="2025-10-04T20:58:00Z" w16du:dateUtc="2025-10-05T03:58:00Z">
              <m:rPr>
                <m:sty m:val="bi"/>
              </m:rPr>
              <w:rPr>
                <w:rFonts w:ascii="Cambria Math" w:hAnsi="Cambria Math"/>
                <w:color w:val="000000" w:themeColor="text1"/>
                <w:sz w:val="28"/>
                <w:szCs w:val="28"/>
              </w:rPr>
              <m:t>-добротность СУ по угловой скорости</m:t>
            </w:ins>
          </m:r>
        </m:oMath>
      </m:oMathPara>
    </w:p>
    <w:p w14:paraId="35770BCC" w14:textId="4675CB21" w:rsidR="001D660A" w:rsidRPr="005D13B9" w:rsidRDefault="001D660A" w:rsidP="005D13B9">
      <w:pPr>
        <w:spacing w:before="100" w:beforeAutospacing="1" w:after="24" w:line="360" w:lineRule="auto"/>
        <w:ind w:firstLine="709"/>
        <w:jc w:val="both"/>
        <w:rPr>
          <w:ins w:id="1872" w:author="mikle" w:date="2025-10-04T20:59:00Z" w16du:dateUtc="2025-10-05T03:59:00Z"/>
          <w:b/>
          <w:i/>
          <w:color w:val="000000" w:themeColor="text1"/>
          <w:sz w:val="28"/>
          <w:szCs w:val="28"/>
        </w:rPr>
      </w:pPr>
      <w:ins w:id="1873" w:author="mikle" w:date="2025-10-04T20:59:00Z" w16du:dateUtc="2025-10-05T03:59:00Z">
        <w:r w:rsidRPr="005D13B9">
          <w:rPr>
            <w:b/>
            <w:bCs/>
            <w:i/>
            <w:iCs/>
            <w:color w:val="000000" w:themeColor="text1"/>
            <w:sz w:val="28"/>
            <w:szCs w:val="28"/>
          </w:rPr>
          <w:lastRenderedPageBreak/>
          <w:t xml:space="preserve">Для приближенных расчетов примем </w:t>
        </w:r>
      </w:ins>
      <m:oMath>
        <m:r>
          <w:ins w:id="1874" w:author="mikle" w:date="2025-10-04T20:59:00Z" w16du:dateUtc="2025-10-05T03:59:00Z">
            <m:rPr>
              <m:sty m:val="bi"/>
            </m:rPr>
            <w:rPr>
              <w:rFonts w:ascii="Cambria Math" w:hAnsi="Cambria Math"/>
              <w:color w:val="000000" w:themeColor="text1"/>
              <w:sz w:val="28"/>
              <w:szCs w:val="28"/>
            </w:rPr>
            <m:t>ζ</m:t>
          </w:ins>
        </m:r>
      </m:oMath>
      <w:ins w:id="1875" w:author="mikle" w:date="2025-10-04T20:59:00Z" w16du:dateUtc="2025-10-05T03:59:00Z">
        <w:r w:rsidRPr="005D13B9">
          <w:rPr>
            <w:b/>
            <w:i/>
            <w:color w:val="000000" w:themeColor="text1"/>
            <w:sz w:val="28"/>
            <w:szCs w:val="28"/>
          </w:rPr>
          <w:t xml:space="preserve"> равной 1</w:t>
        </w:r>
        <w:r w:rsidR="00ED0AC9" w:rsidRPr="005D13B9">
          <w:rPr>
            <w:b/>
            <w:i/>
            <w:color w:val="000000" w:themeColor="text1"/>
            <w:sz w:val="28"/>
            <w:szCs w:val="28"/>
          </w:rPr>
          <w:t>, тогда передаточная функция (1.19) примет вид:</w:t>
        </w:r>
      </w:ins>
    </w:p>
    <w:p w14:paraId="348945D5" w14:textId="4356141A" w:rsidR="00ED0AC9" w:rsidRPr="005D13B9" w:rsidRDefault="00ED0AC9" w:rsidP="005D13B9">
      <w:pPr>
        <w:spacing w:before="100" w:beforeAutospacing="1" w:after="24" w:line="360" w:lineRule="auto"/>
        <w:ind w:firstLine="709"/>
        <w:jc w:val="both"/>
        <w:rPr>
          <w:ins w:id="1876" w:author="mikle" w:date="2025-10-04T20:44:00Z" w16du:dateUtc="2025-10-05T03:44:00Z"/>
          <w:b/>
          <w:bCs/>
          <w:i/>
          <w:iCs/>
          <w:color w:val="000000" w:themeColor="text1"/>
          <w:sz w:val="28"/>
          <w:szCs w:val="28"/>
          <w:rPrChange w:id="1877" w:author="mikle" w:date="2025-10-09T20:00:00Z" w16du:dateUtc="2025-10-10T03:00:00Z">
            <w:rPr>
              <w:ins w:id="1878" w:author="mikle" w:date="2025-10-04T20:44:00Z" w16du:dateUtc="2025-10-05T03:44:00Z"/>
              <w:i/>
              <w:color w:val="000000" w:themeColor="text1"/>
              <w:sz w:val="28"/>
              <w:szCs w:val="28"/>
            </w:rPr>
          </w:rPrChange>
        </w:rPr>
      </w:pPr>
      <m:oMathPara>
        <m:oMath>
          <m:r>
            <w:ins w:id="1879" w:author="mikle" w:date="2025-10-04T20:59:00Z" w16du:dateUtc="2025-10-05T03:59:00Z">
              <m:rPr>
                <m:sty m:val="b"/>
              </m:rPr>
              <w:rPr>
                <w:rFonts w:ascii="Cambria Math" w:hAnsi="Cambria Math"/>
                <w:color w:val="000000" w:themeColor="text1"/>
                <w:sz w:val="28"/>
                <w:szCs w:val="28"/>
                <w:lang w:val="en-US"/>
              </w:rPr>
              <m:t>W</m:t>
            </w:ins>
          </m:r>
          <m:r>
            <w:ins w:id="1880" w:author="mikle" w:date="2025-10-04T20:59:00Z" w16du:dateUtc="2025-10-05T03:59:00Z">
              <m:rPr>
                <m:sty m:val="b"/>
              </m:rPr>
              <w:rPr>
                <w:rFonts w:ascii="Cambria Math" w:hAnsi="Cambria Math"/>
                <w:color w:val="000000" w:themeColor="text1"/>
                <w:sz w:val="28"/>
                <w:szCs w:val="28"/>
                <w:vertAlign w:val="subscript"/>
                <w:lang w:val="en-US"/>
              </w:rPr>
              <m:t>п</m:t>
            </w:ins>
          </m:r>
          <m:d>
            <m:dPr>
              <m:ctrlPr>
                <w:ins w:id="1881" w:author="mikle" w:date="2025-10-04T20:59:00Z" w16du:dateUtc="2025-10-05T03:59:00Z">
                  <w:rPr>
                    <w:rFonts w:ascii="Cambria Math" w:hAnsi="Cambria Math"/>
                    <w:b/>
                    <w:bCs/>
                    <w:iCs/>
                    <w:color w:val="000000" w:themeColor="text1"/>
                    <w:sz w:val="28"/>
                    <w:szCs w:val="28"/>
                  </w:rPr>
                </w:ins>
              </m:ctrlPr>
            </m:dPr>
            <m:e>
              <m:r>
                <w:ins w:id="1882" w:author="mikle" w:date="2025-10-04T20:59:00Z" w16du:dateUtc="2025-10-05T03:59:00Z">
                  <m:rPr>
                    <m:sty m:val="b"/>
                  </m:rPr>
                  <w:rPr>
                    <w:rFonts w:ascii="Cambria Math" w:hAnsi="Cambria Math"/>
                    <w:color w:val="000000" w:themeColor="text1"/>
                    <w:sz w:val="28"/>
                    <w:szCs w:val="28"/>
                    <w:lang w:val="en-US"/>
                  </w:rPr>
                  <m:t>p</m:t>
                </w:ins>
              </m:r>
            </m:e>
          </m:d>
          <m:r>
            <w:ins w:id="1883" w:author="mikle" w:date="2025-10-04T20:59:00Z" w16du:dateUtc="2025-10-05T03:59:00Z">
              <m:rPr>
                <m:sty m:val="b"/>
              </m:rPr>
              <w:rPr>
                <w:rFonts w:ascii="Cambria Math" w:hAnsi="Cambria Math"/>
                <w:color w:val="000000" w:themeColor="text1"/>
                <w:sz w:val="28"/>
                <w:szCs w:val="28"/>
              </w:rPr>
              <m:t xml:space="preserve">= </m:t>
            </w:ins>
          </m:r>
          <m:f>
            <m:fPr>
              <m:ctrlPr>
                <w:ins w:id="1884" w:author="mikle" w:date="2025-10-04T20:59:00Z" w16du:dateUtc="2025-10-05T03:59:00Z">
                  <w:rPr>
                    <w:rFonts w:ascii="Cambria Math" w:hAnsi="Cambria Math"/>
                    <w:b/>
                    <w:bCs/>
                    <w:iCs/>
                    <w:color w:val="000000" w:themeColor="text1"/>
                    <w:sz w:val="28"/>
                    <w:szCs w:val="28"/>
                  </w:rPr>
                </w:ins>
              </m:ctrlPr>
            </m:fPr>
            <m:num>
              <m:sSub>
                <m:sSubPr>
                  <m:ctrlPr>
                    <w:ins w:id="1885" w:author="mikle" w:date="2025-10-04T20:59:00Z" w16du:dateUtc="2025-10-05T03:59:00Z">
                      <w:rPr>
                        <w:rFonts w:ascii="Cambria Math" w:hAnsi="Cambria Math"/>
                        <w:b/>
                        <w:bCs/>
                        <w:i/>
                        <w:iCs/>
                        <w:color w:val="000000" w:themeColor="text1"/>
                        <w:sz w:val="28"/>
                        <w:szCs w:val="28"/>
                      </w:rPr>
                    </w:ins>
                  </m:ctrlPr>
                </m:sSubPr>
                <m:e>
                  <m:r>
                    <w:ins w:id="1886" w:author="mikle" w:date="2025-10-04T20:59:00Z" w16du:dateUtc="2025-10-05T03:59:00Z">
                      <m:rPr>
                        <m:sty m:val="bi"/>
                      </m:rPr>
                      <w:rPr>
                        <w:rFonts w:ascii="Cambria Math" w:hAnsi="Cambria Math"/>
                        <w:color w:val="000000" w:themeColor="text1"/>
                        <w:sz w:val="28"/>
                        <w:szCs w:val="28"/>
                        <w:lang w:val="en-US"/>
                      </w:rPr>
                      <m:t>K</m:t>
                    </w:ins>
                  </m:r>
                </m:e>
                <m:sub>
                  <m:r>
                    <w:ins w:id="1887" w:author="mikle" w:date="2025-10-04T20:59:00Z" w16du:dateUtc="2025-10-05T03:59:00Z">
                      <m:rPr>
                        <m:sty m:val="bi"/>
                      </m:rPr>
                      <w:rPr>
                        <w:rFonts w:ascii="Cambria Math" w:hAnsi="Cambria Math"/>
                        <w:color w:val="000000" w:themeColor="text1"/>
                        <w:sz w:val="28"/>
                        <w:szCs w:val="28"/>
                      </w:rPr>
                      <m:t>λ</m:t>
                    </w:ins>
                  </m:r>
                </m:sub>
              </m:sSub>
            </m:num>
            <m:den>
              <m:r>
                <w:ins w:id="1888" w:author="mikle" w:date="2025-10-04T21:00:00Z" w16du:dateUtc="2025-10-05T04:00:00Z">
                  <m:rPr>
                    <m:sty m:val="bi"/>
                  </m:rPr>
                  <w:rPr>
                    <w:rFonts w:ascii="Cambria Math" w:hAnsi="Cambria Math"/>
                    <w:color w:val="000000" w:themeColor="text1"/>
                    <w:sz w:val="28"/>
                    <w:szCs w:val="28"/>
                    <w:lang w:val="en-US"/>
                  </w:rPr>
                  <m:t>p(</m:t>
                </w:ins>
              </m:r>
              <m:sSub>
                <m:sSubPr>
                  <m:ctrlPr>
                    <w:ins w:id="1889" w:author="mikle" w:date="2025-10-04T20:59:00Z" w16du:dateUtc="2025-10-05T03:59:00Z">
                      <w:rPr>
                        <w:rFonts w:ascii="Cambria Math" w:hAnsi="Cambria Math"/>
                        <w:b/>
                        <w:bCs/>
                        <w:i/>
                        <w:iCs/>
                        <w:color w:val="000000" w:themeColor="text1"/>
                        <w:sz w:val="28"/>
                        <w:szCs w:val="28"/>
                      </w:rPr>
                    </w:ins>
                  </m:ctrlPr>
                </m:sSubPr>
                <m:e>
                  <m:r>
                    <w:ins w:id="1890" w:author="mikle" w:date="2025-10-04T20:59:00Z" w16du:dateUtc="2025-10-05T03:59:00Z">
                      <m:rPr>
                        <m:sty m:val="bi"/>
                      </m:rPr>
                      <w:rPr>
                        <w:rFonts w:ascii="Cambria Math" w:hAnsi="Cambria Math"/>
                        <w:color w:val="000000" w:themeColor="text1"/>
                        <w:sz w:val="28"/>
                        <w:szCs w:val="28"/>
                      </w:rPr>
                      <m:t>T</m:t>
                    </w:ins>
                  </m:r>
                </m:e>
                <m:sub>
                  <m:r>
                    <w:ins w:id="1891" w:author="mikle" w:date="2025-10-04T20:59:00Z" w16du:dateUtc="2025-10-05T03:59:00Z">
                      <m:rPr>
                        <m:sty m:val="bi"/>
                      </m:rPr>
                      <w:rPr>
                        <w:rFonts w:ascii="Cambria Math" w:hAnsi="Cambria Math"/>
                        <w:color w:val="000000" w:themeColor="text1"/>
                        <w:sz w:val="28"/>
                        <w:szCs w:val="28"/>
                      </w:rPr>
                      <m:t>w</m:t>
                    </w:ins>
                  </m:r>
                </m:sub>
              </m:sSub>
              <m:r>
                <w:ins w:id="1892" w:author="mikle" w:date="2025-10-04T20:59:00Z" w16du:dateUtc="2025-10-05T03:59:00Z">
                  <m:rPr>
                    <m:sty m:val="bi"/>
                  </m:rPr>
                  <w:rPr>
                    <w:rFonts w:ascii="Cambria Math" w:hAnsi="Cambria Math"/>
                    <w:color w:val="000000" w:themeColor="text1"/>
                    <w:sz w:val="28"/>
                    <w:szCs w:val="28"/>
                  </w:rPr>
                  <m:t>p</m:t>
                </w:ins>
              </m:r>
              <m:r>
                <w:ins w:id="1893" w:author="mikle" w:date="2025-10-04T20:59:00Z" w16du:dateUtc="2025-10-05T03:59:00Z">
                  <m:rPr>
                    <m:sty m:val="bi"/>
                  </m:rPr>
                  <w:rPr>
                    <w:rFonts w:ascii="Cambria Math" w:hAnsi="Cambria Math"/>
                    <w:color w:val="000000" w:themeColor="text1"/>
                    <w:sz w:val="28"/>
                    <w:szCs w:val="28"/>
                    <w:lang w:val="en-US"/>
                  </w:rPr>
                  <m:t>+1)</m:t>
                </w:ins>
              </m:r>
              <m:r>
                <w:ins w:id="1894" w:author="mikle" w:date="2025-10-04T21:00:00Z" w16du:dateUtc="2025-10-05T04:00:00Z">
                  <m:rPr>
                    <m:sty m:val="bi"/>
                  </m:rPr>
                  <w:rPr>
                    <w:rFonts w:ascii="Cambria Math" w:hAnsi="Cambria Math"/>
                    <w:color w:val="000000" w:themeColor="text1"/>
                    <w:sz w:val="28"/>
                    <w:szCs w:val="28"/>
                    <w:lang w:val="en-US"/>
                  </w:rPr>
                  <m:t>(</m:t>
                </w:ins>
              </m:r>
              <m:sSub>
                <m:sSubPr>
                  <m:ctrlPr>
                    <w:ins w:id="1895" w:author="mikle" w:date="2025-10-04T21:00:00Z" w16du:dateUtc="2025-10-05T04:00:00Z">
                      <w:rPr>
                        <w:rFonts w:ascii="Cambria Math" w:hAnsi="Cambria Math"/>
                        <w:b/>
                        <w:bCs/>
                        <w:i/>
                        <w:iCs/>
                        <w:color w:val="000000" w:themeColor="text1"/>
                        <w:sz w:val="28"/>
                        <w:szCs w:val="28"/>
                      </w:rPr>
                    </w:ins>
                  </m:ctrlPr>
                </m:sSubPr>
                <m:e>
                  <m:r>
                    <w:ins w:id="1896" w:author="mikle" w:date="2025-10-04T21:00:00Z" w16du:dateUtc="2025-10-05T04:00:00Z">
                      <m:rPr>
                        <m:sty m:val="bi"/>
                      </m:rPr>
                      <w:rPr>
                        <w:rFonts w:ascii="Cambria Math" w:hAnsi="Cambria Math"/>
                        <w:color w:val="000000" w:themeColor="text1"/>
                        <w:sz w:val="28"/>
                        <w:szCs w:val="28"/>
                      </w:rPr>
                      <m:t>T</m:t>
                    </w:ins>
                  </m:r>
                </m:e>
                <m:sub>
                  <m:r>
                    <w:ins w:id="1897" w:author="mikle" w:date="2025-10-04T21:00:00Z" w16du:dateUtc="2025-10-05T04:00:00Z">
                      <m:rPr>
                        <m:sty m:val="bi"/>
                      </m:rPr>
                      <w:rPr>
                        <w:rFonts w:ascii="Cambria Math" w:hAnsi="Cambria Math"/>
                        <w:color w:val="000000" w:themeColor="text1"/>
                        <w:sz w:val="28"/>
                        <w:szCs w:val="28"/>
                      </w:rPr>
                      <m:t>w</m:t>
                    </w:ins>
                  </m:r>
                </m:sub>
              </m:sSub>
              <m:r>
                <w:ins w:id="1898" w:author="mikle" w:date="2025-10-04T21:00:00Z" w16du:dateUtc="2025-10-05T04:00:00Z">
                  <m:rPr>
                    <m:sty m:val="bi"/>
                  </m:rPr>
                  <w:rPr>
                    <w:rFonts w:ascii="Cambria Math" w:hAnsi="Cambria Math"/>
                    <w:color w:val="000000" w:themeColor="text1"/>
                    <w:sz w:val="28"/>
                    <w:szCs w:val="28"/>
                  </w:rPr>
                  <m:t>p</m:t>
                </w:ins>
              </m:r>
              <m:r>
                <w:ins w:id="1899" w:author="mikle" w:date="2025-10-04T21:00:00Z" w16du:dateUtc="2025-10-05T04:00:00Z">
                  <m:rPr>
                    <m:sty m:val="bi"/>
                  </m:rPr>
                  <w:rPr>
                    <w:rFonts w:ascii="Cambria Math" w:hAnsi="Cambria Math"/>
                    <w:color w:val="000000" w:themeColor="text1"/>
                    <w:sz w:val="28"/>
                    <w:szCs w:val="28"/>
                    <w:lang w:val="en-US"/>
                  </w:rPr>
                  <m:t>+1)</m:t>
                </w:ins>
              </m:r>
            </m:den>
          </m:f>
          <m:r>
            <w:ins w:id="1900" w:author="mikle" w:date="2025-10-04T22:50:00Z" w16du:dateUtc="2025-10-05T05:50:00Z">
              <m:rPr>
                <m:sty m:val="bi"/>
              </m:rPr>
              <w:rPr>
                <w:rFonts w:ascii="Cambria Math" w:hAnsi="Cambria Math"/>
                <w:color w:val="000000" w:themeColor="text1"/>
                <w:sz w:val="28"/>
                <w:szCs w:val="28"/>
              </w:rPr>
              <m:t xml:space="preserve"> (1.2</m:t>
            </w:ins>
          </m:r>
          <m:r>
            <w:ins w:id="1901" w:author="mikle" w:date="2025-10-04T22:51:00Z" w16du:dateUtc="2025-10-05T05:51:00Z">
              <m:rPr>
                <m:sty m:val="bi"/>
              </m:rPr>
              <w:rPr>
                <w:rFonts w:ascii="Cambria Math" w:hAnsi="Cambria Math"/>
                <w:color w:val="000000" w:themeColor="text1"/>
                <w:sz w:val="28"/>
                <w:szCs w:val="28"/>
              </w:rPr>
              <m:t>1</m:t>
            </w:ins>
          </m:r>
          <m:r>
            <w:ins w:id="1902" w:author="mikle" w:date="2025-10-04T22:50:00Z" w16du:dateUtc="2025-10-05T05:50:00Z">
              <m:rPr>
                <m:sty m:val="bi"/>
              </m:rPr>
              <w:rPr>
                <w:rFonts w:ascii="Cambria Math" w:hAnsi="Cambria Math"/>
                <w:color w:val="000000" w:themeColor="text1"/>
                <w:sz w:val="28"/>
                <w:szCs w:val="28"/>
              </w:rPr>
              <m:t>)</m:t>
            </w:ins>
          </m:r>
        </m:oMath>
      </m:oMathPara>
    </w:p>
    <w:p w14:paraId="50109742" w14:textId="2230BDC9" w:rsidR="001D660A" w:rsidRPr="005D13B9" w:rsidRDefault="001D660A" w:rsidP="005D13B9">
      <w:pPr>
        <w:spacing w:before="100" w:beforeAutospacing="1" w:after="24" w:line="360" w:lineRule="auto"/>
        <w:ind w:firstLine="709"/>
        <w:jc w:val="both"/>
        <w:rPr>
          <w:ins w:id="1903" w:author="mikle" w:date="2025-10-04T21:00:00Z" w16du:dateUtc="2025-10-05T04:00:00Z"/>
          <w:b/>
          <w:bCs/>
          <w:i/>
          <w:iCs/>
          <w:color w:val="000000" w:themeColor="text1"/>
          <w:sz w:val="28"/>
          <w:szCs w:val="28"/>
          <w:rPrChange w:id="1904" w:author="mikle" w:date="2025-10-09T20:00:00Z" w16du:dateUtc="2025-10-10T03:00:00Z">
            <w:rPr>
              <w:ins w:id="1905" w:author="mikle" w:date="2025-10-04T21:00:00Z" w16du:dateUtc="2025-10-05T04:00:00Z"/>
              <w:b/>
              <w:bCs/>
              <w:i/>
              <w:iCs/>
              <w:color w:val="000000" w:themeColor="text1"/>
              <w:sz w:val="28"/>
              <w:szCs w:val="28"/>
              <w:lang w:val="en-US"/>
            </w:rPr>
          </w:rPrChange>
        </w:rPr>
      </w:pPr>
      <w:ins w:id="1906" w:author="mikle" w:date="2025-10-04T20:49:00Z" w16du:dateUtc="2025-10-05T03:49:00Z">
        <w:r w:rsidRPr="005D13B9">
          <w:rPr>
            <w:b/>
            <w:bCs/>
            <w:i/>
            <w:iCs/>
            <w:color w:val="000000" w:themeColor="text1"/>
            <w:sz w:val="28"/>
            <w:szCs w:val="28"/>
          </w:rPr>
          <w:t xml:space="preserve">Согласно исходному перерегулированию равному 5-7 процентов, опираясь на работу Бесекерсокго, </w:t>
        </w:r>
      </w:ins>
      <w:ins w:id="1907" w:author="mikle" w:date="2025-10-04T20:50:00Z" w16du:dateUtc="2025-10-05T03:50:00Z">
        <w:r w:rsidRPr="005D13B9">
          <w:rPr>
            <w:b/>
            <w:bCs/>
            <w:i/>
            <w:iCs/>
            <w:color w:val="000000" w:themeColor="text1"/>
            <w:sz w:val="28"/>
            <w:szCs w:val="28"/>
          </w:rPr>
          <w:t>мы примем коэффициент М = 1.03</w:t>
        </w:r>
        <w:r w:rsidRPr="005D13B9">
          <w:rPr>
            <w:b/>
            <w:bCs/>
            <w:i/>
            <w:iCs/>
            <w:color w:val="000000" w:themeColor="text1"/>
            <w:sz w:val="28"/>
            <w:szCs w:val="28"/>
            <w:rPrChange w:id="1908" w:author="mikle" w:date="2025-10-09T20:00:00Z" w16du:dateUtc="2025-10-10T03:00:00Z">
              <w:rPr>
                <w:b/>
                <w:bCs/>
                <w:i/>
                <w:iCs/>
                <w:color w:val="000000" w:themeColor="text1"/>
                <w:sz w:val="28"/>
                <w:szCs w:val="28"/>
                <w:lang w:val="en-US"/>
              </w:rPr>
            </w:rPrChange>
          </w:rPr>
          <w:t>[2]</w:t>
        </w:r>
        <w:r w:rsidRPr="005D13B9">
          <w:rPr>
            <w:b/>
            <w:bCs/>
            <w:i/>
            <w:iCs/>
            <w:color w:val="000000" w:themeColor="text1"/>
            <w:sz w:val="28"/>
            <w:szCs w:val="28"/>
          </w:rPr>
          <w:t>.</w:t>
        </w:r>
      </w:ins>
      <w:ins w:id="1909" w:author="mikle" w:date="2025-10-04T22:50:00Z" w16du:dateUtc="2025-10-05T05:50:00Z">
        <w:r w:rsidR="002757D4" w:rsidRPr="005D13B9">
          <w:rPr>
            <w:b/>
            <w:bCs/>
            <w:i/>
            <w:iCs/>
            <w:color w:val="000000" w:themeColor="text1"/>
            <w:sz w:val="28"/>
            <w:szCs w:val="28"/>
          </w:rPr>
          <w:t xml:space="preserve"> Исходя из данного выбора, найдем д</w:t>
        </w:r>
      </w:ins>
      <w:ins w:id="1910" w:author="mikle" w:date="2025-10-04T22:51:00Z" w16du:dateUtc="2025-10-05T05:51:00Z">
        <w:r w:rsidR="002757D4" w:rsidRPr="005D13B9">
          <w:rPr>
            <w:b/>
            <w:bCs/>
            <w:i/>
            <w:iCs/>
            <w:color w:val="000000" w:themeColor="text1"/>
            <w:sz w:val="28"/>
            <w:szCs w:val="28"/>
          </w:rPr>
          <w:t>обротность нашей системы при заданных параметрах по функции (1.21).</w:t>
        </w:r>
      </w:ins>
    </w:p>
    <w:p w14:paraId="6B15AE6C" w14:textId="3D638EE8" w:rsidR="00ED0AC9" w:rsidRPr="005D13B9" w:rsidRDefault="00000000" w:rsidP="005D13B9">
      <w:pPr>
        <w:spacing w:before="100" w:beforeAutospacing="1" w:after="24" w:line="360" w:lineRule="auto"/>
        <w:ind w:firstLine="709"/>
        <w:jc w:val="both"/>
        <w:rPr>
          <w:ins w:id="1911" w:author="mikle" w:date="2025-10-04T21:02:00Z" w16du:dateUtc="2025-10-05T04:02:00Z"/>
          <w:b/>
          <w:bCs/>
          <w:i/>
          <w:iCs/>
          <w:color w:val="000000" w:themeColor="text1"/>
          <w:sz w:val="28"/>
          <w:szCs w:val="28"/>
          <w:lang w:val="en-US"/>
        </w:rPr>
      </w:pPr>
      <m:oMathPara>
        <m:oMath>
          <m:sSub>
            <m:sSubPr>
              <m:ctrlPr>
                <w:ins w:id="1912" w:author="mikle" w:date="2025-10-04T21:01:00Z" w16du:dateUtc="2025-10-05T04:01:00Z">
                  <w:rPr>
                    <w:rFonts w:ascii="Cambria Math" w:hAnsi="Cambria Math"/>
                    <w:b/>
                    <w:bCs/>
                    <w:i/>
                    <w:iCs/>
                    <w:color w:val="000000" w:themeColor="text1"/>
                    <w:sz w:val="28"/>
                    <w:szCs w:val="28"/>
                  </w:rPr>
                </w:ins>
              </m:ctrlPr>
            </m:sSubPr>
            <m:e>
              <m:r>
                <w:ins w:id="1913" w:author="mikle" w:date="2025-10-04T21:01:00Z" w16du:dateUtc="2025-10-05T04:01:00Z">
                  <m:rPr>
                    <m:sty m:val="bi"/>
                  </m:rPr>
                  <w:rPr>
                    <w:rFonts w:ascii="Cambria Math" w:hAnsi="Cambria Math"/>
                    <w:color w:val="000000" w:themeColor="text1"/>
                    <w:sz w:val="28"/>
                    <w:szCs w:val="28"/>
                    <w:lang w:val="en-US"/>
                  </w:rPr>
                  <m:t>K</m:t>
                </w:ins>
              </m:r>
            </m:e>
            <m:sub>
              <m:r>
                <w:ins w:id="1914" w:author="mikle" w:date="2025-10-04T21:01:00Z" w16du:dateUtc="2025-10-05T04:01:00Z">
                  <m:rPr>
                    <m:sty m:val="bi"/>
                  </m:rPr>
                  <w:rPr>
                    <w:rFonts w:ascii="Cambria Math" w:hAnsi="Cambria Math"/>
                    <w:color w:val="000000" w:themeColor="text1"/>
                    <w:sz w:val="28"/>
                    <w:szCs w:val="28"/>
                  </w:rPr>
                  <m:t>λ</m:t>
                </w:ins>
              </m:r>
            </m:sub>
          </m:sSub>
          <m:r>
            <w:ins w:id="1915" w:author="mikle" w:date="2025-10-04T21:01:00Z" w16du:dateUtc="2025-10-05T04:01:00Z">
              <m:rPr>
                <m:sty m:val="bi"/>
              </m:rPr>
              <w:rPr>
                <w:rFonts w:ascii="Cambria Math" w:hAnsi="Cambria Math"/>
                <w:color w:val="000000" w:themeColor="text1"/>
                <w:sz w:val="28"/>
                <w:szCs w:val="28"/>
              </w:rPr>
              <m:t>≤</m:t>
            </w:ins>
          </m:r>
          <m:f>
            <m:fPr>
              <m:ctrlPr>
                <w:ins w:id="1916" w:author="mikle" w:date="2025-10-04T21:01:00Z" w16du:dateUtc="2025-10-05T04:01:00Z">
                  <w:rPr>
                    <w:rFonts w:ascii="Cambria Math" w:hAnsi="Cambria Math"/>
                    <w:b/>
                    <w:bCs/>
                    <w:i/>
                    <w:iCs/>
                    <w:color w:val="000000" w:themeColor="text1"/>
                    <w:sz w:val="28"/>
                    <w:szCs w:val="28"/>
                    <w:lang w:val="en-US"/>
                  </w:rPr>
                </w:ins>
              </m:ctrlPr>
            </m:fPr>
            <m:num>
              <m:sSup>
                <m:sSupPr>
                  <m:ctrlPr>
                    <w:ins w:id="1917" w:author="mikle" w:date="2025-10-04T21:01:00Z" w16du:dateUtc="2025-10-05T04:01:00Z">
                      <w:rPr>
                        <w:rFonts w:ascii="Cambria Math" w:hAnsi="Cambria Math"/>
                        <w:b/>
                        <w:bCs/>
                        <w:i/>
                        <w:iCs/>
                        <w:color w:val="000000" w:themeColor="text1"/>
                        <w:sz w:val="28"/>
                        <w:szCs w:val="28"/>
                        <w:lang w:val="en-US"/>
                      </w:rPr>
                    </w:ins>
                  </m:ctrlPr>
                </m:sSupPr>
                <m:e>
                  <m:r>
                    <w:ins w:id="1918" w:author="mikle" w:date="2025-10-04T21:01:00Z" w16du:dateUtc="2025-10-05T04:01:00Z">
                      <m:rPr>
                        <m:sty m:val="bi"/>
                      </m:rPr>
                      <w:rPr>
                        <w:rFonts w:ascii="Cambria Math" w:hAnsi="Cambria Math"/>
                        <w:color w:val="000000" w:themeColor="text1"/>
                        <w:sz w:val="28"/>
                        <w:szCs w:val="28"/>
                        <w:lang w:val="en-US"/>
                      </w:rPr>
                      <m:t>M</m:t>
                    </w:ins>
                  </m:r>
                </m:e>
                <m:sup>
                  <m:r>
                    <w:ins w:id="1919" w:author="mikle" w:date="2025-10-04T21:01:00Z" w16du:dateUtc="2025-10-05T04:01:00Z">
                      <m:rPr>
                        <m:sty m:val="bi"/>
                      </m:rPr>
                      <w:rPr>
                        <w:rFonts w:ascii="Cambria Math" w:hAnsi="Cambria Math"/>
                        <w:color w:val="000000" w:themeColor="text1"/>
                        <w:sz w:val="28"/>
                        <w:szCs w:val="28"/>
                        <w:lang w:val="en-US"/>
                      </w:rPr>
                      <m:t>2</m:t>
                    </w:ins>
                  </m:r>
                </m:sup>
              </m:sSup>
              <m:r>
                <w:ins w:id="1920" w:author="mikle" w:date="2025-10-04T21:01:00Z" w16du:dateUtc="2025-10-05T04:01:00Z">
                  <m:rPr>
                    <m:sty m:val="bi"/>
                  </m:rPr>
                  <w:rPr>
                    <w:rFonts w:ascii="Cambria Math" w:hAnsi="Cambria Math"/>
                    <w:color w:val="000000" w:themeColor="text1"/>
                    <w:sz w:val="28"/>
                    <w:szCs w:val="28"/>
                    <w:lang w:val="en-US"/>
                  </w:rPr>
                  <m:t>+M*</m:t>
                </w:ins>
              </m:r>
              <m:rad>
                <m:radPr>
                  <m:degHide m:val="1"/>
                  <m:ctrlPr>
                    <w:ins w:id="1921" w:author="mikle" w:date="2025-10-04T21:01:00Z" w16du:dateUtc="2025-10-05T04:01:00Z">
                      <w:rPr>
                        <w:rFonts w:ascii="Cambria Math" w:hAnsi="Cambria Math"/>
                        <w:b/>
                        <w:bCs/>
                        <w:i/>
                        <w:iCs/>
                        <w:color w:val="000000" w:themeColor="text1"/>
                        <w:sz w:val="28"/>
                        <w:szCs w:val="28"/>
                        <w:lang w:val="en-US"/>
                      </w:rPr>
                    </w:ins>
                  </m:ctrlPr>
                </m:radPr>
                <m:deg/>
                <m:e>
                  <m:sSup>
                    <m:sSupPr>
                      <m:ctrlPr>
                        <w:ins w:id="1922" w:author="mikle" w:date="2025-10-04T21:01:00Z" w16du:dateUtc="2025-10-05T04:01:00Z">
                          <w:rPr>
                            <w:rFonts w:ascii="Cambria Math" w:hAnsi="Cambria Math"/>
                            <w:b/>
                            <w:bCs/>
                            <w:i/>
                            <w:iCs/>
                            <w:color w:val="000000" w:themeColor="text1"/>
                            <w:sz w:val="28"/>
                            <w:szCs w:val="28"/>
                            <w:lang w:val="en-US"/>
                          </w:rPr>
                        </w:ins>
                      </m:ctrlPr>
                    </m:sSupPr>
                    <m:e>
                      <m:r>
                        <w:ins w:id="1923" w:author="mikle" w:date="2025-10-04T21:01:00Z" w16du:dateUtc="2025-10-05T04:01:00Z">
                          <m:rPr>
                            <m:sty m:val="bi"/>
                          </m:rPr>
                          <w:rPr>
                            <w:rFonts w:ascii="Cambria Math" w:hAnsi="Cambria Math"/>
                            <w:color w:val="000000" w:themeColor="text1"/>
                            <w:sz w:val="28"/>
                            <w:szCs w:val="28"/>
                            <w:lang w:val="en-US"/>
                          </w:rPr>
                          <m:t>M</m:t>
                        </w:ins>
                      </m:r>
                    </m:e>
                    <m:sup>
                      <m:r>
                        <w:ins w:id="1924" w:author="mikle" w:date="2025-10-04T21:01:00Z" w16du:dateUtc="2025-10-05T04:01:00Z">
                          <m:rPr>
                            <m:sty m:val="bi"/>
                          </m:rPr>
                          <w:rPr>
                            <w:rFonts w:ascii="Cambria Math" w:hAnsi="Cambria Math"/>
                            <w:color w:val="000000" w:themeColor="text1"/>
                            <w:sz w:val="28"/>
                            <w:szCs w:val="28"/>
                            <w:lang w:val="en-US"/>
                          </w:rPr>
                          <m:t>2</m:t>
                        </w:ins>
                      </m:r>
                    </m:sup>
                  </m:sSup>
                  <m:r>
                    <w:ins w:id="1925" w:author="mikle" w:date="2025-10-04T21:01:00Z" w16du:dateUtc="2025-10-05T04:01:00Z">
                      <m:rPr>
                        <m:sty m:val="bi"/>
                      </m:rPr>
                      <w:rPr>
                        <w:rFonts w:ascii="Cambria Math" w:hAnsi="Cambria Math"/>
                        <w:color w:val="000000" w:themeColor="text1"/>
                        <w:sz w:val="28"/>
                        <w:szCs w:val="28"/>
                        <w:lang w:val="en-US"/>
                      </w:rPr>
                      <m:t>-1</m:t>
                    </w:ins>
                  </m:r>
                </m:e>
              </m:rad>
            </m:num>
            <m:den>
              <m:r>
                <w:ins w:id="1926" w:author="mikle" w:date="2025-10-04T21:01:00Z" w16du:dateUtc="2025-10-05T04:01:00Z">
                  <m:rPr>
                    <m:sty m:val="bi"/>
                  </m:rPr>
                  <w:rPr>
                    <w:rFonts w:ascii="Cambria Math" w:hAnsi="Cambria Math"/>
                    <w:color w:val="000000" w:themeColor="text1"/>
                    <w:sz w:val="28"/>
                    <w:szCs w:val="28"/>
                    <w:lang w:val="en-US"/>
                  </w:rPr>
                  <m:t>4*</m:t>
                </w:ins>
              </m:r>
              <m:sSub>
                <m:sSubPr>
                  <m:ctrlPr>
                    <w:ins w:id="1927" w:author="mikle" w:date="2025-10-04T21:02:00Z" w16du:dateUtc="2025-10-05T04:02:00Z">
                      <w:rPr>
                        <w:rFonts w:ascii="Cambria Math" w:hAnsi="Cambria Math"/>
                        <w:b/>
                        <w:bCs/>
                        <w:i/>
                        <w:iCs/>
                        <w:color w:val="000000" w:themeColor="text1"/>
                        <w:sz w:val="28"/>
                        <w:szCs w:val="28"/>
                      </w:rPr>
                    </w:ins>
                  </m:ctrlPr>
                </m:sSubPr>
                <m:e>
                  <m:r>
                    <w:ins w:id="1928" w:author="mikle" w:date="2025-10-04T21:02:00Z" w16du:dateUtc="2025-10-05T04:02:00Z">
                      <m:rPr>
                        <m:sty m:val="bi"/>
                      </m:rPr>
                      <w:rPr>
                        <w:rFonts w:ascii="Cambria Math" w:hAnsi="Cambria Math"/>
                        <w:color w:val="000000" w:themeColor="text1"/>
                        <w:sz w:val="28"/>
                        <w:szCs w:val="28"/>
                      </w:rPr>
                      <m:t>T</m:t>
                    </w:ins>
                  </m:r>
                </m:e>
                <m:sub>
                  <m:r>
                    <w:ins w:id="1929" w:author="mikle" w:date="2025-10-04T21:02:00Z" w16du:dateUtc="2025-10-05T04:02:00Z">
                      <m:rPr>
                        <m:sty m:val="bi"/>
                      </m:rPr>
                      <w:rPr>
                        <w:rFonts w:ascii="Cambria Math" w:hAnsi="Cambria Math"/>
                        <w:color w:val="000000" w:themeColor="text1"/>
                        <w:sz w:val="28"/>
                        <w:szCs w:val="28"/>
                      </w:rPr>
                      <m:t>w</m:t>
                    </w:ins>
                  </m:r>
                </m:sub>
              </m:sSub>
            </m:den>
          </m:f>
          <m:r>
            <w:ins w:id="1930" w:author="mikle" w:date="2025-10-04T21:02:00Z" w16du:dateUtc="2025-10-05T04:02:00Z">
              <m:rPr>
                <m:sty m:val="bi"/>
              </m:rPr>
              <w:rPr>
                <w:rFonts w:ascii="Cambria Math" w:hAnsi="Cambria Math"/>
                <w:color w:val="000000" w:themeColor="text1"/>
                <w:sz w:val="28"/>
                <w:szCs w:val="28"/>
                <w:lang w:val="en-US"/>
              </w:rPr>
              <m:t>=1.57</m:t>
            </w:ins>
          </m:r>
        </m:oMath>
      </m:oMathPara>
    </w:p>
    <w:p w14:paraId="41C7A4D5" w14:textId="13AEDCD7" w:rsidR="00ED0AC9" w:rsidRPr="005D13B9" w:rsidRDefault="00420666" w:rsidP="005D13B9">
      <w:pPr>
        <w:spacing w:before="100" w:beforeAutospacing="1" w:after="24" w:line="360" w:lineRule="auto"/>
        <w:ind w:firstLine="709"/>
        <w:jc w:val="both"/>
        <w:rPr>
          <w:ins w:id="1931" w:author="mikle" w:date="2025-10-04T21:03:00Z" w16du:dateUtc="2025-10-05T04:03:00Z"/>
          <w:b/>
          <w:bCs/>
          <w:i/>
          <w:iCs/>
          <w:color w:val="000000" w:themeColor="text1"/>
          <w:sz w:val="28"/>
          <w:szCs w:val="28"/>
        </w:rPr>
      </w:pPr>
      <w:ins w:id="1932" w:author="mikle" w:date="2025-10-05T09:58:00Z" w16du:dateUtc="2025-10-05T16:58:00Z">
        <w:r w:rsidRPr="005D13B9">
          <w:rPr>
            <w:b/>
            <w:bCs/>
            <w:i/>
            <w:iCs/>
            <w:color w:val="000000" w:themeColor="text1"/>
            <w:sz w:val="28"/>
            <w:szCs w:val="28"/>
          </w:rPr>
          <w:t>Подставляем</w:t>
        </w:r>
      </w:ins>
      <w:ins w:id="1933" w:author="mikle" w:date="2025-10-04T21:02:00Z" w16du:dateUtc="2025-10-05T04:02:00Z">
        <w:r w:rsidR="00ED0AC9" w:rsidRPr="005D13B9">
          <w:rPr>
            <w:b/>
            <w:bCs/>
            <w:i/>
            <w:iCs/>
            <w:color w:val="000000" w:themeColor="text1"/>
            <w:sz w:val="28"/>
            <w:szCs w:val="28"/>
          </w:rPr>
          <w:t xml:space="preserve"> полученное значение в формулу </w:t>
        </w:r>
      </w:ins>
      <w:ins w:id="1934" w:author="mikle" w:date="2025-10-04T21:03:00Z" w16du:dateUtc="2025-10-05T04:03:00Z">
        <w:r w:rsidR="00ED0AC9" w:rsidRPr="005D13B9">
          <w:rPr>
            <w:b/>
            <w:bCs/>
            <w:i/>
            <w:iCs/>
            <w:color w:val="000000" w:themeColor="text1"/>
            <w:sz w:val="28"/>
            <w:szCs w:val="28"/>
          </w:rPr>
          <w:t>(1.20) и получаем:</w:t>
        </w:r>
      </w:ins>
    </w:p>
    <w:p w14:paraId="21972440" w14:textId="72426EBD" w:rsidR="00ED0AC9" w:rsidRPr="005D13B9" w:rsidRDefault="00000000" w:rsidP="005D13B9">
      <w:pPr>
        <w:spacing w:before="100" w:beforeAutospacing="1" w:after="24" w:line="360" w:lineRule="auto"/>
        <w:ind w:firstLine="709"/>
        <w:jc w:val="both"/>
        <w:rPr>
          <w:ins w:id="1935" w:author="mikle" w:date="2025-10-04T21:03:00Z" w16du:dateUtc="2025-10-05T04:03:00Z"/>
          <w:b/>
          <w:bCs/>
          <w:i/>
          <w:iCs/>
          <w:color w:val="000000" w:themeColor="text1"/>
          <w:sz w:val="28"/>
          <w:szCs w:val="28"/>
        </w:rPr>
      </w:pPr>
      <m:oMathPara>
        <m:oMath>
          <m:sSub>
            <m:sSubPr>
              <m:ctrlPr>
                <w:ins w:id="1936" w:author="mikle" w:date="2025-10-04T21:03:00Z" w16du:dateUtc="2025-10-05T04:03:00Z">
                  <w:rPr>
                    <w:rFonts w:ascii="Cambria Math" w:hAnsi="Cambria Math"/>
                    <w:b/>
                    <w:bCs/>
                    <w:i/>
                    <w:iCs/>
                    <w:color w:val="000000" w:themeColor="text1"/>
                    <w:sz w:val="28"/>
                    <w:szCs w:val="28"/>
                  </w:rPr>
                </w:ins>
              </m:ctrlPr>
            </m:sSubPr>
            <m:e>
              <m:r>
                <w:ins w:id="1937" w:author="mikle" w:date="2025-10-04T21:03:00Z" w16du:dateUtc="2025-10-05T04:03:00Z">
                  <m:rPr>
                    <m:sty m:val="bi"/>
                  </m:rPr>
                  <w:rPr>
                    <w:rFonts w:ascii="Cambria Math" w:hAnsi="Cambria Math"/>
                    <w:color w:val="000000" w:themeColor="text1"/>
                    <w:sz w:val="28"/>
                    <w:szCs w:val="28"/>
                    <w:lang w:val="en-US"/>
                  </w:rPr>
                  <m:t>K</m:t>
                </w:ins>
              </m:r>
            </m:e>
            <m:sub>
              <m:r>
                <w:ins w:id="1938" w:author="mikle" w:date="2025-10-04T21:03:00Z" w16du:dateUtc="2025-10-05T04:03:00Z">
                  <m:rPr>
                    <m:sty m:val="bi"/>
                  </m:rPr>
                  <w:rPr>
                    <w:rFonts w:ascii="Cambria Math" w:hAnsi="Cambria Math"/>
                    <w:color w:val="000000" w:themeColor="text1"/>
                    <w:sz w:val="28"/>
                    <w:szCs w:val="28"/>
                  </w:rPr>
                  <m:t>1</m:t>
                </w:ins>
              </m:r>
            </m:sub>
          </m:sSub>
          <m:r>
            <w:ins w:id="1939" w:author="mikle" w:date="2025-10-04T21:03:00Z" w16du:dateUtc="2025-10-05T04:03:00Z">
              <m:rPr>
                <m:sty m:val="bi"/>
              </m:rPr>
              <w:rPr>
                <w:rFonts w:ascii="Cambria Math" w:hAnsi="Cambria Math"/>
                <w:color w:val="000000" w:themeColor="text1"/>
                <w:sz w:val="28"/>
                <w:szCs w:val="28"/>
              </w:rPr>
              <m:t>=0.677</m:t>
            </w:ins>
          </m:r>
        </m:oMath>
      </m:oMathPara>
    </w:p>
    <w:p w14:paraId="3338B250" w14:textId="79468EF8" w:rsidR="00ED0AC9" w:rsidRPr="005D13B9" w:rsidRDefault="00ED0AC9" w:rsidP="005D13B9">
      <w:pPr>
        <w:spacing w:before="100" w:beforeAutospacing="1" w:after="24" w:line="360" w:lineRule="auto"/>
        <w:ind w:firstLine="709"/>
        <w:jc w:val="both"/>
        <w:rPr>
          <w:b/>
          <w:bCs/>
          <w:i/>
          <w:iCs/>
          <w:color w:val="000000" w:themeColor="text1"/>
          <w:sz w:val="28"/>
          <w:szCs w:val="28"/>
          <w:rPrChange w:id="1940" w:author="mikle" w:date="2025-10-09T20:00:00Z" w16du:dateUtc="2025-10-10T03:00:00Z">
            <w:rPr>
              <w:b/>
              <w:bCs/>
              <w:iCs/>
              <w:color w:val="000000" w:themeColor="text1"/>
              <w:sz w:val="28"/>
              <w:szCs w:val="28"/>
            </w:rPr>
          </w:rPrChange>
        </w:rPr>
      </w:pPr>
      <w:ins w:id="1941" w:author="mikle" w:date="2025-10-04T21:03:00Z" w16du:dateUtc="2025-10-05T04:03:00Z">
        <w:r w:rsidRPr="005D13B9">
          <w:rPr>
            <w:b/>
            <w:bCs/>
            <w:i/>
            <w:iCs/>
            <w:color w:val="000000" w:themeColor="text1"/>
            <w:sz w:val="28"/>
            <w:szCs w:val="28"/>
          </w:rPr>
          <w:t xml:space="preserve">Коэффициенты для модуля управления, представляющего собой </w:t>
        </w:r>
        <w:r w:rsidRPr="005D13B9">
          <w:rPr>
            <w:b/>
            <w:bCs/>
            <w:i/>
            <w:iCs/>
            <w:color w:val="000000" w:themeColor="text1"/>
            <w:sz w:val="28"/>
            <w:szCs w:val="28"/>
            <w:lang w:val="en-US"/>
          </w:rPr>
          <w:t>PD</w:t>
        </w:r>
        <w:r w:rsidRPr="005D13B9">
          <w:rPr>
            <w:b/>
            <w:bCs/>
            <w:i/>
            <w:iCs/>
            <w:color w:val="000000" w:themeColor="text1"/>
            <w:sz w:val="28"/>
            <w:szCs w:val="28"/>
            <w:rPrChange w:id="1942" w:author="mikle" w:date="2025-10-09T20:00:00Z" w16du:dateUtc="2025-10-10T03:00:00Z">
              <w:rPr>
                <w:b/>
                <w:bCs/>
                <w:i/>
                <w:iCs/>
                <w:color w:val="000000" w:themeColor="text1"/>
                <w:sz w:val="28"/>
                <w:szCs w:val="28"/>
                <w:lang w:val="en-US"/>
              </w:rPr>
            </w:rPrChange>
          </w:rPr>
          <w:t xml:space="preserve"> </w:t>
        </w:r>
        <w:r w:rsidRPr="005D13B9">
          <w:rPr>
            <w:b/>
            <w:bCs/>
            <w:i/>
            <w:iCs/>
            <w:color w:val="000000" w:themeColor="text1"/>
            <w:sz w:val="28"/>
            <w:szCs w:val="28"/>
          </w:rPr>
          <w:t>регулятор, были на</w:t>
        </w:r>
      </w:ins>
      <w:ins w:id="1943" w:author="mikle" w:date="2025-10-04T21:04:00Z" w16du:dateUtc="2025-10-05T04:04:00Z">
        <w:r w:rsidRPr="005D13B9">
          <w:rPr>
            <w:b/>
            <w:bCs/>
            <w:i/>
            <w:iCs/>
            <w:color w:val="000000" w:themeColor="text1"/>
            <w:sz w:val="28"/>
            <w:szCs w:val="28"/>
          </w:rPr>
          <w:t>йдены.</w:t>
        </w:r>
      </w:ins>
    </w:p>
    <w:p w14:paraId="56D96ACF" w14:textId="498DBE90" w:rsidR="00C733EE" w:rsidRPr="005D13B9" w:rsidDel="00AA0750" w:rsidRDefault="00C733EE" w:rsidP="005D13B9">
      <w:pPr>
        <w:pStyle w:val="a8"/>
        <w:spacing w:line="360" w:lineRule="auto"/>
        <w:ind w:firstLine="709"/>
        <w:jc w:val="both"/>
        <w:rPr>
          <w:del w:id="1944" w:author="mikle" w:date="2025-10-04T12:06:00Z" w16du:dateUtc="2025-10-04T19:06:00Z"/>
          <w:color w:val="000000" w:themeColor="text1"/>
          <w:sz w:val="28"/>
          <w:szCs w:val="28"/>
        </w:rPr>
        <w:pPrChange w:id="1945" w:author="mikle" w:date="2025-10-09T20:00:00Z" w16du:dateUtc="2025-10-10T03:00:00Z">
          <w:pPr>
            <w:pStyle w:val="a8"/>
            <w:spacing w:line="360" w:lineRule="auto"/>
            <w:ind w:firstLine="709"/>
            <w:jc w:val="both"/>
          </w:pPr>
        </w:pPrChange>
      </w:pPr>
      <w:del w:id="1946" w:author="mikle" w:date="2025-10-04T12:06:00Z" w16du:dateUtc="2025-10-04T19:06:00Z">
        <w:r w:rsidRPr="005D13B9" w:rsidDel="00AA0750">
          <w:rPr>
            <w:color w:val="000000" w:themeColor="text1"/>
            <w:sz w:val="28"/>
            <w:szCs w:val="28"/>
          </w:rPr>
          <w:delText>Объект (линеаризовано по</w:delText>
        </w:r>
        <w:r w:rsidRPr="005D13B9" w:rsidDel="00AA0750">
          <w:rPr>
            <w:rStyle w:val="apple-converted-space"/>
            <w:color w:val="000000" w:themeColor="text1"/>
            <w:sz w:val="28"/>
            <w:szCs w:val="28"/>
          </w:rPr>
          <w:delText> </w:delText>
        </w:r>
      </w:del>
      <m:oMath>
        <m:r>
          <w:del w:id="1947" w:author="mikle" w:date="2025-10-04T12:06:00Z" w16du:dateUtc="2025-10-04T19:06:00Z">
            <w:rPr>
              <w:rFonts w:ascii="Cambria Math" w:hAnsi="Cambria Math"/>
              <w:color w:val="000000" w:themeColor="text1"/>
              <w:sz w:val="28"/>
              <w:szCs w:val="28"/>
            </w:rPr>
            <m:t>r=</m:t>
          </w:del>
        </m:r>
        <m:acc>
          <m:accPr>
            <m:chr m:val="̇"/>
            <m:ctrlPr>
              <w:del w:id="1948" w:author="mikle" w:date="2025-10-04T12:06:00Z" w16du:dateUtc="2025-10-04T19:06:00Z">
                <w:rPr>
                  <w:rFonts w:ascii="Cambria Math" w:hAnsi="Cambria Math"/>
                  <w:color w:val="000000" w:themeColor="text1"/>
                  <w:sz w:val="28"/>
                  <w:szCs w:val="28"/>
                </w:rPr>
              </w:del>
            </m:ctrlPr>
          </m:accPr>
          <m:e>
            <m:r>
              <w:del w:id="1949" w:author="mikle" w:date="2025-10-04T12:06:00Z" w16du:dateUtc="2025-10-04T19:06:00Z">
                <w:rPr>
                  <w:rFonts w:ascii="Cambria Math" w:hAnsi="Cambria Math"/>
                  <w:color w:val="000000" w:themeColor="text1"/>
                  <w:sz w:val="28"/>
                  <w:szCs w:val="28"/>
                </w:rPr>
                <m:t>ψ</m:t>
              </w:del>
            </m:r>
          </m:e>
        </m:acc>
        <m:r>
          <w:del w:id="1950" w:author="mikle" w:date="2025-10-04T12:06:00Z" w16du:dateUtc="2025-10-04T19:06:00Z">
            <w:rPr>
              <w:rFonts w:ascii="Cambria Math" w:hAnsi="Cambria Math"/>
              <w:color w:val="000000" w:themeColor="text1"/>
              <w:sz w:val="28"/>
              <w:szCs w:val="28"/>
            </w:rPr>
            <m:t>≈0</m:t>
          </w:del>
        </m:r>
      </m:oMath>
      <w:del w:id="1951" w:author="mikle" w:date="2025-10-04T12:06:00Z" w16du:dateUtc="2025-10-04T19:06:00Z">
        <w:r w:rsidRPr="005D13B9" w:rsidDel="00AA0750">
          <w:rPr>
            <w:color w:val="000000" w:themeColor="text1"/>
            <w:sz w:val="28"/>
            <w:szCs w:val="28"/>
          </w:rPr>
          <w:delText>) и привод:</w:delText>
        </w:r>
      </w:del>
    </w:p>
    <w:p w14:paraId="6DE3768A" w14:textId="46EFB07F" w:rsidR="00C733EE" w:rsidRPr="005D13B9" w:rsidDel="00AA0750" w:rsidRDefault="00000000" w:rsidP="005D13B9">
      <w:pPr>
        <w:spacing w:line="360" w:lineRule="auto"/>
        <w:ind w:firstLine="709"/>
        <w:jc w:val="both"/>
        <w:rPr>
          <w:del w:id="1952" w:author="mikle" w:date="2025-10-04T12:06:00Z" w16du:dateUtc="2025-10-04T19:06:00Z"/>
          <w:color w:val="000000" w:themeColor="text1"/>
          <w:sz w:val="28"/>
          <w:szCs w:val="28"/>
        </w:rPr>
        <w:pPrChange w:id="1953" w:author="mikle" w:date="2025-10-09T20:00:00Z" w16du:dateUtc="2025-10-10T03:00:00Z">
          <w:pPr>
            <w:spacing w:line="360" w:lineRule="auto"/>
            <w:ind w:firstLine="709"/>
            <w:jc w:val="both"/>
          </w:pPr>
        </w:pPrChange>
      </w:pPr>
      <m:oMathPara>
        <m:oMath>
          <m:m>
            <m:mPr>
              <m:plcHide m:val="1"/>
              <m:mcs>
                <m:mc>
                  <m:mcPr>
                    <m:count m:val="2"/>
                    <m:mcJc m:val="center"/>
                  </m:mcPr>
                </m:mc>
              </m:mcs>
              <m:ctrlPr>
                <w:del w:id="1954" w:author="mikle" w:date="2025-10-04T12:06:00Z" w16du:dateUtc="2025-10-04T19:06:00Z">
                  <w:rPr>
                    <w:rFonts w:ascii="Cambria Math" w:hAnsi="Cambria Math"/>
                    <w:color w:val="000000" w:themeColor="text1"/>
                    <w:sz w:val="28"/>
                    <w:szCs w:val="28"/>
                  </w:rPr>
                </w:del>
              </m:ctrlPr>
            </m:mPr>
            <m:mr>
              <m:e>
                <m:acc>
                  <m:accPr>
                    <m:chr m:val="̇"/>
                    <m:ctrlPr>
                      <w:del w:id="1955" w:author="mikle" w:date="2025-10-04T12:06:00Z" w16du:dateUtc="2025-10-04T19:06:00Z">
                        <w:rPr>
                          <w:rFonts w:ascii="Cambria Math" w:hAnsi="Cambria Math"/>
                          <w:color w:val="000000" w:themeColor="text1"/>
                          <w:sz w:val="28"/>
                          <w:szCs w:val="28"/>
                        </w:rPr>
                      </w:del>
                    </m:ctrlPr>
                  </m:accPr>
                  <m:e>
                    <m:r>
                      <w:del w:id="1956" w:author="mikle" w:date="2025-10-04T12:06:00Z" w16du:dateUtc="2025-10-04T19:06:00Z">
                        <w:rPr>
                          <w:rFonts w:ascii="Cambria Math" w:hAnsi="Cambria Math"/>
                          <w:color w:val="000000" w:themeColor="text1"/>
                          <w:sz w:val="28"/>
                          <w:szCs w:val="28"/>
                        </w:rPr>
                        <m:t>ψ</m:t>
                      </w:del>
                    </m:r>
                  </m:e>
                </m:acc>
              </m:e>
              <m:e>
                <m:r>
                  <w:del w:id="1957" w:author="mikle" w:date="2025-10-04T12:06:00Z" w16du:dateUtc="2025-10-04T19:06:00Z">
                    <w:rPr>
                      <w:rFonts w:ascii="Cambria Math" w:hAnsi="Cambria Math"/>
                      <w:color w:val="000000" w:themeColor="text1"/>
                      <w:sz w:val="28"/>
                      <w:szCs w:val="28"/>
                    </w:rPr>
                    <m:t>=r,</m:t>
                  </w:del>
                </m:r>
              </m:e>
            </m:mr>
            <m:mr>
              <m:e>
                <m:acc>
                  <m:accPr>
                    <m:chr m:val="̇"/>
                    <m:ctrlPr>
                      <w:del w:id="1958" w:author="mikle" w:date="2025-10-04T12:06:00Z" w16du:dateUtc="2025-10-04T19:06:00Z">
                        <w:rPr>
                          <w:rFonts w:ascii="Cambria Math" w:hAnsi="Cambria Math"/>
                          <w:color w:val="000000" w:themeColor="text1"/>
                          <w:sz w:val="28"/>
                          <w:szCs w:val="28"/>
                        </w:rPr>
                      </w:del>
                    </m:ctrlPr>
                  </m:accPr>
                  <m:e>
                    <m:r>
                      <w:del w:id="1959" w:author="mikle" w:date="2025-10-04T12:06:00Z" w16du:dateUtc="2025-10-04T19:06:00Z">
                        <w:rPr>
                          <w:rFonts w:ascii="Cambria Math" w:hAnsi="Cambria Math"/>
                          <w:color w:val="000000" w:themeColor="text1"/>
                          <w:sz w:val="28"/>
                          <w:szCs w:val="28"/>
                        </w:rPr>
                        <m:t>ω</m:t>
                      </w:del>
                    </m:r>
                  </m:e>
                </m:acc>
              </m:e>
              <m:e>
                <m:r>
                  <w:del w:id="1960" w:author="mikle" w:date="2025-10-04T12:06:00Z" w16du:dateUtc="2025-10-04T19:06:00Z">
                    <w:rPr>
                      <w:rFonts w:ascii="Cambria Math" w:hAnsi="Cambria Math"/>
                      <w:color w:val="000000" w:themeColor="text1"/>
                      <w:sz w:val="28"/>
                      <w:szCs w:val="28"/>
                    </w:rPr>
                    <m:t>=-</m:t>
                  </w:del>
                </m:r>
                <m:f>
                  <m:fPr>
                    <m:ctrlPr>
                      <w:del w:id="1961" w:author="mikle" w:date="2025-10-04T12:06:00Z" w16du:dateUtc="2025-10-04T19:06:00Z">
                        <w:rPr>
                          <w:rFonts w:ascii="Cambria Math" w:hAnsi="Cambria Math"/>
                          <w:color w:val="000000" w:themeColor="text1"/>
                          <w:sz w:val="28"/>
                          <w:szCs w:val="28"/>
                        </w:rPr>
                      </w:del>
                    </m:ctrlPr>
                  </m:fPr>
                  <m:num>
                    <m:sSub>
                      <m:sSubPr>
                        <m:ctrlPr>
                          <w:del w:id="1962" w:author="mikle" w:date="2025-10-04T12:06:00Z" w16du:dateUtc="2025-10-04T19:06:00Z">
                            <w:rPr>
                              <w:rFonts w:ascii="Cambria Math" w:hAnsi="Cambria Math"/>
                              <w:color w:val="000000" w:themeColor="text1"/>
                              <w:sz w:val="28"/>
                              <w:szCs w:val="28"/>
                            </w:rPr>
                          </w:del>
                        </m:ctrlPr>
                      </m:sSubPr>
                      <m:e>
                        <m:r>
                          <w:del w:id="1963" w:author="mikle" w:date="2025-10-04T12:06:00Z" w16du:dateUtc="2025-10-04T19:06:00Z">
                            <w:rPr>
                              <w:rFonts w:ascii="Cambria Math" w:hAnsi="Cambria Math"/>
                              <w:color w:val="000000" w:themeColor="text1"/>
                              <w:sz w:val="28"/>
                              <w:szCs w:val="28"/>
                            </w:rPr>
                            <m:t>C</m:t>
                          </w:del>
                        </m:r>
                      </m:e>
                      <m:sub>
                        <m:r>
                          <w:del w:id="1964" w:author="mikle" w:date="2025-10-04T12:06:00Z" w16du:dateUtc="2025-10-04T19:06:00Z">
                            <w:rPr>
                              <w:rFonts w:ascii="Cambria Math" w:hAnsi="Cambria Math"/>
                              <w:color w:val="000000" w:themeColor="text1"/>
                              <w:sz w:val="28"/>
                              <w:szCs w:val="28"/>
                            </w:rPr>
                            <m:t>ωy2</m:t>
                          </w:del>
                        </m:r>
                      </m:sub>
                    </m:sSub>
                  </m:num>
                  <m:den>
                    <m:sSub>
                      <m:sSubPr>
                        <m:ctrlPr>
                          <w:del w:id="1965" w:author="mikle" w:date="2025-10-04T12:06:00Z" w16du:dateUtc="2025-10-04T19:06:00Z">
                            <w:rPr>
                              <w:rFonts w:ascii="Cambria Math" w:hAnsi="Cambria Math"/>
                              <w:color w:val="000000" w:themeColor="text1"/>
                              <w:sz w:val="28"/>
                              <w:szCs w:val="28"/>
                            </w:rPr>
                          </w:del>
                        </m:ctrlPr>
                      </m:sSubPr>
                      <m:e>
                        <m:r>
                          <w:del w:id="1966" w:author="mikle" w:date="2025-10-04T12:06:00Z" w16du:dateUtc="2025-10-04T19:06:00Z">
                            <w:rPr>
                              <w:rFonts w:ascii="Cambria Math" w:hAnsi="Cambria Math"/>
                              <w:color w:val="000000" w:themeColor="text1"/>
                              <w:sz w:val="28"/>
                              <w:szCs w:val="28"/>
                            </w:rPr>
                            <m:t>J</m:t>
                          </w:del>
                        </m:r>
                      </m:e>
                      <m:sub>
                        <m:r>
                          <w:del w:id="1967" w:author="mikle" w:date="2025-10-04T12:06:00Z" w16du:dateUtc="2025-10-04T19:06:00Z">
                            <m:rPr>
                              <m:nor/>
                            </m:rPr>
                            <w:rPr>
                              <w:color w:val="000000" w:themeColor="text1"/>
                              <w:sz w:val="28"/>
                              <w:szCs w:val="28"/>
                            </w:rPr>
                            <m:t>tot</m:t>
                          </w:del>
                        </m:r>
                      </m:sub>
                    </m:sSub>
                  </m:den>
                </m:f>
                <m:r>
                  <w:del w:id="1968" w:author="mikle" w:date="2025-10-04T12:06:00Z" w16du:dateUtc="2025-10-04T19:06:00Z">
                    <m:rPr>
                      <m:nor/>
                    </m:rPr>
                    <w:rPr>
                      <w:color w:val="000000" w:themeColor="text1"/>
                      <w:sz w:val="28"/>
                      <w:szCs w:val="28"/>
                    </w:rPr>
                    <m:t> </m:t>
                  </w:del>
                </m:r>
                <m:r>
                  <w:del w:id="1969" w:author="mikle" w:date="2025-10-04T12:06:00Z" w16du:dateUtc="2025-10-04T19:06:00Z">
                    <w:rPr>
                      <w:rFonts w:ascii="Cambria Math" w:hAnsi="Cambria Math"/>
                      <w:color w:val="000000" w:themeColor="text1"/>
                      <w:sz w:val="28"/>
                      <w:szCs w:val="28"/>
                    </w:rPr>
                    <m:t>ω+</m:t>
                  </w:del>
                </m:r>
                <m:f>
                  <m:fPr>
                    <m:ctrlPr>
                      <w:del w:id="1970" w:author="mikle" w:date="2025-10-04T12:06:00Z" w16du:dateUtc="2025-10-04T19:06:00Z">
                        <w:rPr>
                          <w:rFonts w:ascii="Cambria Math" w:hAnsi="Cambria Math"/>
                          <w:color w:val="000000" w:themeColor="text1"/>
                          <w:sz w:val="28"/>
                          <w:szCs w:val="28"/>
                        </w:rPr>
                      </w:del>
                    </m:ctrlPr>
                  </m:fPr>
                  <m:num>
                    <m:r>
                      <w:del w:id="1971" w:author="mikle" w:date="2025-10-04T12:06:00Z" w16du:dateUtc="2025-10-04T19:06:00Z">
                        <w:rPr>
                          <w:rFonts w:ascii="Cambria Math" w:hAnsi="Cambria Math"/>
                          <w:color w:val="000000" w:themeColor="text1"/>
                          <w:sz w:val="28"/>
                          <w:szCs w:val="28"/>
                        </w:rPr>
                        <m:t>1</m:t>
                      </w:del>
                    </m:r>
                  </m:num>
                  <m:den>
                    <m:sSub>
                      <m:sSubPr>
                        <m:ctrlPr>
                          <w:del w:id="1972" w:author="mikle" w:date="2025-10-04T12:06:00Z" w16du:dateUtc="2025-10-04T19:06:00Z">
                            <w:rPr>
                              <w:rFonts w:ascii="Cambria Math" w:hAnsi="Cambria Math"/>
                              <w:color w:val="000000" w:themeColor="text1"/>
                              <w:sz w:val="28"/>
                              <w:szCs w:val="28"/>
                            </w:rPr>
                          </w:del>
                        </m:ctrlPr>
                      </m:sSubPr>
                      <m:e>
                        <m:r>
                          <w:del w:id="1973" w:author="mikle" w:date="2025-10-04T12:06:00Z" w16du:dateUtc="2025-10-04T19:06:00Z">
                            <w:rPr>
                              <w:rFonts w:ascii="Cambria Math" w:hAnsi="Cambria Math"/>
                              <w:color w:val="000000" w:themeColor="text1"/>
                              <w:sz w:val="28"/>
                              <w:szCs w:val="28"/>
                            </w:rPr>
                            <m:t>J</m:t>
                          </w:del>
                        </m:r>
                      </m:e>
                      <m:sub>
                        <m:r>
                          <w:del w:id="1974" w:author="mikle" w:date="2025-10-04T12:06:00Z" w16du:dateUtc="2025-10-04T19:06:00Z">
                            <m:rPr>
                              <m:nor/>
                            </m:rPr>
                            <w:rPr>
                              <w:color w:val="000000" w:themeColor="text1"/>
                              <w:sz w:val="28"/>
                              <w:szCs w:val="28"/>
                            </w:rPr>
                            <m:t>tot</m:t>
                          </w:del>
                        </m:r>
                      </m:sub>
                    </m:sSub>
                  </m:den>
                </m:f>
                <m:r>
                  <w:del w:id="1975" w:author="mikle" w:date="2025-10-04T12:06:00Z" w16du:dateUtc="2025-10-04T19:06:00Z">
                    <m:rPr>
                      <m:nor/>
                    </m:rPr>
                    <w:rPr>
                      <w:color w:val="000000" w:themeColor="text1"/>
                      <w:sz w:val="28"/>
                      <w:szCs w:val="28"/>
                    </w:rPr>
                    <m:t> </m:t>
                  </w:del>
                </m:r>
                <m:sSub>
                  <m:sSubPr>
                    <m:ctrlPr>
                      <w:del w:id="1976" w:author="mikle" w:date="2025-10-04T12:06:00Z" w16du:dateUtc="2025-10-04T19:06:00Z">
                        <w:rPr>
                          <w:rFonts w:ascii="Cambria Math" w:hAnsi="Cambria Math"/>
                          <w:color w:val="000000" w:themeColor="text1"/>
                          <w:sz w:val="28"/>
                          <w:szCs w:val="28"/>
                        </w:rPr>
                      </w:del>
                    </m:ctrlPr>
                  </m:sSubPr>
                  <m:e>
                    <m:r>
                      <w:del w:id="1977" w:author="mikle" w:date="2025-10-04T12:06:00Z" w16du:dateUtc="2025-10-04T19:06:00Z">
                        <w:rPr>
                          <w:rFonts w:ascii="Cambria Math" w:hAnsi="Cambria Math"/>
                          <w:color w:val="000000" w:themeColor="text1"/>
                          <w:sz w:val="28"/>
                          <w:szCs w:val="28"/>
                        </w:rPr>
                        <m:t>M</m:t>
                      </w:del>
                    </m:r>
                  </m:e>
                  <m:sub>
                    <m:r>
                      <w:del w:id="1978" w:author="mikle" w:date="2025-10-04T12:06:00Z" w16du:dateUtc="2025-10-04T19:06:00Z">
                        <w:rPr>
                          <w:rFonts w:ascii="Cambria Math" w:hAnsi="Cambria Math"/>
                          <w:color w:val="000000" w:themeColor="text1"/>
                          <w:sz w:val="28"/>
                          <w:szCs w:val="28"/>
                        </w:rPr>
                        <m:t>d</m:t>
                      </w:del>
                    </m:r>
                  </m:sub>
                </m:sSub>
                <m:r>
                  <w:del w:id="1979" w:author="mikle" w:date="2025-10-04T12:06:00Z" w16du:dateUtc="2025-10-04T19:06:00Z">
                    <w:rPr>
                      <w:rFonts w:ascii="Cambria Math" w:hAnsi="Cambria Math"/>
                      <w:color w:val="000000" w:themeColor="text1"/>
                      <w:sz w:val="28"/>
                      <w:szCs w:val="28"/>
                    </w:rPr>
                    <m:t>,</m:t>
                  </w:del>
                </m:r>
              </m:e>
            </m:mr>
            <m:mr>
              <m:e>
                <m:sSub>
                  <m:sSubPr>
                    <m:ctrlPr>
                      <w:del w:id="1980" w:author="mikle" w:date="2025-10-04T12:06:00Z" w16du:dateUtc="2025-10-04T19:06:00Z">
                        <w:rPr>
                          <w:rFonts w:ascii="Cambria Math" w:hAnsi="Cambria Math"/>
                          <w:color w:val="000000" w:themeColor="text1"/>
                          <w:sz w:val="28"/>
                          <w:szCs w:val="28"/>
                        </w:rPr>
                      </w:del>
                    </m:ctrlPr>
                  </m:sSubPr>
                  <m:e>
                    <m:acc>
                      <m:accPr>
                        <m:chr m:val="̇"/>
                        <m:ctrlPr>
                          <w:del w:id="1981" w:author="mikle" w:date="2025-10-04T12:06:00Z" w16du:dateUtc="2025-10-04T19:06:00Z">
                            <w:rPr>
                              <w:rFonts w:ascii="Cambria Math" w:hAnsi="Cambria Math"/>
                              <w:color w:val="000000" w:themeColor="text1"/>
                              <w:sz w:val="28"/>
                              <w:szCs w:val="28"/>
                            </w:rPr>
                          </w:del>
                        </m:ctrlPr>
                      </m:accPr>
                      <m:e>
                        <m:r>
                          <w:del w:id="1982" w:author="mikle" w:date="2025-10-04T12:06:00Z" w16du:dateUtc="2025-10-04T19:06:00Z">
                            <w:rPr>
                              <w:rFonts w:ascii="Cambria Math" w:hAnsi="Cambria Math"/>
                              <w:color w:val="000000" w:themeColor="text1"/>
                              <w:sz w:val="28"/>
                              <w:szCs w:val="28"/>
                            </w:rPr>
                            <m:t>M</m:t>
                          </w:del>
                        </m:r>
                      </m:e>
                    </m:acc>
                  </m:e>
                  <m:sub>
                    <m:r>
                      <w:del w:id="1983" w:author="mikle" w:date="2025-10-04T12:06:00Z" w16du:dateUtc="2025-10-04T19:06:00Z">
                        <w:rPr>
                          <w:rFonts w:ascii="Cambria Math" w:hAnsi="Cambria Math"/>
                          <w:color w:val="000000" w:themeColor="text1"/>
                          <w:sz w:val="28"/>
                          <w:szCs w:val="28"/>
                        </w:rPr>
                        <m:t>d</m:t>
                      </w:del>
                    </m:r>
                  </m:sub>
                </m:sSub>
              </m:e>
              <m:e>
                <m:r>
                  <w:del w:id="1984" w:author="mikle" w:date="2025-10-04T12:06:00Z" w16du:dateUtc="2025-10-04T19:06:00Z">
                    <w:rPr>
                      <w:rFonts w:ascii="Cambria Math" w:hAnsi="Cambria Math"/>
                      <w:color w:val="000000" w:themeColor="text1"/>
                      <w:sz w:val="28"/>
                      <w:szCs w:val="28"/>
                    </w:rPr>
                    <m:t>=-</m:t>
                  </w:del>
                </m:r>
                <m:f>
                  <m:fPr>
                    <m:ctrlPr>
                      <w:del w:id="1985" w:author="mikle" w:date="2025-10-04T12:06:00Z" w16du:dateUtc="2025-10-04T19:06:00Z">
                        <w:rPr>
                          <w:rFonts w:ascii="Cambria Math" w:hAnsi="Cambria Math"/>
                          <w:color w:val="000000" w:themeColor="text1"/>
                          <w:sz w:val="28"/>
                          <w:szCs w:val="28"/>
                        </w:rPr>
                      </w:del>
                    </m:ctrlPr>
                  </m:fPr>
                  <m:num>
                    <m:r>
                      <w:del w:id="1986" w:author="mikle" w:date="2025-10-04T12:06:00Z" w16du:dateUtc="2025-10-04T19:06:00Z">
                        <w:rPr>
                          <w:rFonts w:ascii="Cambria Math" w:hAnsi="Cambria Math"/>
                          <w:color w:val="000000" w:themeColor="text1"/>
                          <w:sz w:val="28"/>
                          <w:szCs w:val="28"/>
                        </w:rPr>
                        <m:t>1</m:t>
                      </w:del>
                    </m:r>
                  </m:num>
                  <m:den>
                    <m:sSub>
                      <m:sSubPr>
                        <m:ctrlPr>
                          <w:del w:id="1987" w:author="mikle" w:date="2025-10-04T12:06:00Z" w16du:dateUtc="2025-10-04T19:06:00Z">
                            <w:rPr>
                              <w:rFonts w:ascii="Cambria Math" w:hAnsi="Cambria Math"/>
                              <w:color w:val="000000" w:themeColor="text1"/>
                              <w:sz w:val="28"/>
                              <w:szCs w:val="28"/>
                            </w:rPr>
                          </w:del>
                        </m:ctrlPr>
                      </m:sSubPr>
                      <m:e>
                        <m:r>
                          <w:del w:id="1988" w:author="mikle" w:date="2025-10-04T12:06:00Z" w16du:dateUtc="2025-10-04T19:06:00Z">
                            <w:rPr>
                              <w:rFonts w:ascii="Cambria Math" w:hAnsi="Cambria Math"/>
                              <w:color w:val="000000" w:themeColor="text1"/>
                              <w:sz w:val="28"/>
                              <w:szCs w:val="28"/>
                            </w:rPr>
                            <m:t>T</m:t>
                          </w:del>
                        </m:r>
                      </m:e>
                      <m:sub>
                        <m:r>
                          <w:del w:id="1989" w:author="mikle" w:date="2025-10-04T12:06:00Z" w16du:dateUtc="2025-10-04T19:06:00Z">
                            <w:rPr>
                              <w:rFonts w:ascii="Cambria Math" w:hAnsi="Cambria Math"/>
                              <w:color w:val="000000" w:themeColor="text1"/>
                              <w:sz w:val="28"/>
                              <w:szCs w:val="28"/>
                            </w:rPr>
                            <m:t>dv</m:t>
                          </w:del>
                        </m:r>
                      </m:sub>
                    </m:sSub>
                  </m:den>
                </m:f>
                <m:r>
                  <w:del w:id="1990" w:author="mikle" w:date="2025-10-04T12:06:00Z" w16du:dateUtc="2025-10-04T19:06:00Z">
                    <m:rPr>
                      <m:nor/>
                    </m:rPr>
                    <w:rPr>
                      <w:color w:val="000000" w:themeColor="text1"/>
                      <w:sz w:val="28"/>
                      <w:szCs w:val="28"/>
                    </w:rPr>
                    <m:t> </m:t>
                  </w:del>
                </m:r>
                <m:sSub>
                  <m:sSubPr>
                    <m:ctrlPr>
                      <w:del w:id="1991" w:author="mikle" w:date="2025-10-04T12:06:00Z" w16du:dateUtc="2025-10-04T19:06:00Z">
                        <w:rPr>
                          <w:rFonts w:ascii="Cambria Math" w:hAnsi="Cambria Math"/>
                          <w:color w:val="000000" w:themeColor="text1"/>
                          <w:sz w:val="28"/>
                          <w:szCs w:val="28"/>
                        </w:rPr>
                      </w:del>
                    </m:ctrlPr>
                  </m:sSubPr>
                  <m:e>
                    <m:r>
                      <w:del w:id="1992" w:author="mikle" w:date="2025-10-04T12:06:00Z" w16du:dateUtc="2025-10-04T19:06:00Z">
                        <w:rPr>
                          <w:rFonts w:ascii="Cambria Math" w:hAnsi="Cambria Math"/>
                          <w:color w:val="000000" w:themeColor="text1"/>
                          <w:sz w:val="28"/>
                          <w:szCs w:val="28"/>
                        </w:rPr>
                        <m:t>M</m:t>
                      </w:del>
                    </m:r>
                  </m:e>
                  <m:sub>
                    <m:r>
                      <w:del w:id="1993" w:author="mikle" w:date="2025-10-04T12:06:00Z" w16du:dateUtc="2025-10-04T19:06:00Z">
                        <w:rPr>
                          <w:rFonts w:ascii="Cambria Math" w:hAnsi="Cambria Math"/>
                          <w:color w:val="000000" w:themeColor="text1"/>
                          <w:sz w:val="28"/>
                          <w:szCs w:val="28"/>
                        </w:rPr>
                        <m:t>d</m:t>
                      </w:del>
                    </m:r>
                  </m:sub>
                </m:sSub>
                <m:r>
                  <w:del w:id="1994" w:author="mikle" w:date="2025-10-04T12:06:00Z" w16du:dateUtc="2025-10-04T19:06:00Z">
                    <w:rPr>
                      <w:rFonts w:ascii="Cambria Math" w:hAnsi="Cambria Math"/>
                      <w:color w:val="000000" w:themeColor="text1"/>
                      <w:sz w:val="28"/>
                      <w:szCs w:val="28"/>
                    </w:rPr>
                    <m:t>+</m:t>
                  </w:del>
                </m:r>
                <m:f>
                  <m:fPr>
                    <m:ctrlPr>
                      <w:del w:id="1995" w:author="mikle" w:date="2025-10-04T12:06:00Z" w16du:dateUtc="2025-10-04T19:06:00Z">
                        <w:rPr>
                          <w:rFonts w:ascii="Cambria Math" w:hAnsi="Cambria Math"/>
                          <w:color w:val="000000" w:themeColor="text1"/>
                          <w:sz w:val="28"/>
                          <w:szCs w:val="28"/>
                        </w:rPr>
                      </w:del>
                    </m:ctrlPr>
                  </m:fPr>
                  <m:num>
                    <m:sSub>
                      <m:sSubPr>
                        <m:ctrlPr>
                          <w:del w:id="1996" w:author="mikle" w:date="2025-10-04T12:06:00Z" w16du:dateUtc="2025-10-04T19:06:00Z">
                            <w:rPr>
                              <w:rFonts w:ascii="Cambria Math" w:hAnsi="Cambria Math"/>
                              <w:color w:val="000000" w:themeColor="text1"/>
                              <w:sz w:val="28"/>
                              <w:szCs w:val="28"/>
                            </w:rPr>
                          </w:del>
                        </m:ctrlPr>
                      </m:sSubPr>
                      <m:e>
                        <m:r>
                          <w:del w:id="1997" w:author="mikle" w:date="2025-10-04T12:06:00Z" w16du:dateUtc="2025-10-04T19:06:00Z">
                            <w:rPr>
                              <w:rFonts w:ascii="Cambria Math" w:hAnsi="Cambria Math"/>
                              <w:color w:val="000000" w:themeColor="text1"/>
                              <w:sz w:val="28"/>
                              <w:szCs w:val="28"/>
                            </w:rPr>
                            <m:t>K</m:t>
                          </w:del>
                        </m:r>
                      </m:e>
                      <m:sub>
                        <m:r>
                          <w:del w:id="1998" w:author="mikle" w:date="2025-10-04T12:06:00Z" w16du:dateUtc="2025-10-04T19:06:00Z">
                            <w:rPr>
                              <w:rFonts w:ascii="Cambria Math" w:hAnsi="Cambria Math"/>
                              <w:color w:val="000000" w:themeColor="text1"/>
                              <w:sz w:val="28"/>
                              <w:szCs w:val="28"/>
                            </w:rPr>
                            <m:t>m</m:t>
                          </w:del>
                        </m:r>
                      </m:sub>
                    </m:sSub>
                  </m:num>
                  <m:den>
                    <m:sSub>
                      <m:sSubPr>
                        <m:ctrlPr>
                          <w:del w:id="1999" w:author="mikle" w:date="2025-10-04T12:06:00Z" w16du:dateUtc="2025-10-04T19:06:00Z">
                            <w:rPr>
                              <w:rFonts w:ascii="Cambria Math" w:hAnsi="Cambria Math"/>
                              <w:color w:val="000000" w:themeColor="text1"/>
                              <w:sz w:val="28"/>
                              <w:szCs w:val="28"/>
                            </w:rPr>
                          </w:del>
                        </m:ctrlPr>
                      </m:sSubPr>
                      <m:e>
                        <m:r>
                          <w:del w:id="2000" w:author="mikle" w:date="2025-10-04T12:06:00Z" w16du:dateUtc="2025-10-04T19:06:00Z">
                            <w:rPr>
                              <w:rFonts w:ascii="Cambria Math" w:hAnsi="Cambria Math"/>
                              <w:color w:val="000000" w:themeColor="text1"/>
                              <w:sz w:val="28"/>
                              <w:szCs w:val="28"/>
                            </w:rPr>
                            <m:t>T</m:t>
                          </w:del>
                        </m:r>
                      </m:e>
                      <m:sub>
                        <m:r>
                          <w:del w:id="2001" w:author="mikle" w:date="2025-10-04T12:06:00Z" w16du:dateUtc="2025-10-04T19:06:00Z">
                            <w:rPr>
                              <w:rFonts w:ascii="Cambria Math" w:hAnsi="Cambria Math"/>
                              <w:color w:val="000000" w:themeColor="text1"/>
                              <w:sz w:val="28"/>
                              <w:szCs w:val="28"/>
                            </w:rPr>
                            <m:t>dv</m:t>
                          </w:del>
                        </m:r>
                      </m:sub>
                    </m:sSub>
                  </m:den>
                </m:f>
                <m:r>
                  <w:del w:id="2002" w:author="mikle" w:date="2025-10-04T12:06:00Z" w16du:dateUtc="2025-10-04T19:06:00Z">
                    <m:rPr>
                      <m:nor/>
                    </m:rPr>
                    <w:rPr>
                      <w:color w:val="000000" w:themeColor="text1"/>
                      <w:sz w:val="28"/>
                      <w:szCs w:val="28"/>
                    </w:rPr>
                    <m:t> </m:t>
                  </w:del>
                </m:r>
                <m:r>
                  <w:del w:id="2003" w:author="mikle" w:date="2025-10-04T12:06:00Z" w16du:dateUtc="2025-10-04T19:06:00Z">
                    <w:rPr>
                      <w:rFonts w:ascii="Cambria Math" w:hAnsi="Cambria Math"/>
                      <w:color w:val="000000" w:themeColor="text1"/>
                      <w:sz w:val="28"/>
                      <w:szCs w:val="28"/>
                    </w:rPr>
                    <m:t>U,</m:t>
                  </w:del>
                </m:r>
              </m:e>
            </m:mr>
            <m:mr>
              <m:e>
                <m:r>
                  <w:del w:id="2004" w:author="mikle" w:date="2025-10-04T12:06:00Z" w16du:dateUtc="2025-10-04T19:06:00Z">
                    <w:rPr>
                      <w:rFonts w:ascii="Cambria Math" w:hAnsi="Cambria Math"/>
                      <w:color w:val="000000" w:themeColor="text1"/>
                      <w:sz w:val="28"/>
                      <w:szCs w:val="28"/>
                    </w:rPr>
                    <m:t>U</m:t>
                  </w:del>
                </m:r>
              </m:e>
              <m:e>
                <m:r>
                  <w:del w:id="2005" w:author="mikle" w:date="2025-10-04T12:06:00Z" w16du:dateUtc="2025-10-04T19:06:00Z">
                    <w:rPr>
                      <w:rFonts w:ascii="Cambria Math" w:hAnsi="Cambria Math"/>
                      <w:color w:val="000000" w:themeColor="text1"/>
                      <w:sz w:val="28"/>
                      <w:szCs w:val="28"/>
                    </w:rPr>
                    <m:t>=</m:t>
                  </w:del>
                </m:r>
                <m:sSub>
                  <m:sSubPr>
                    <m:ctrlPr>
                      <w:del w:id="2006" w:author="mikle" w:date="2025-10-04T12:06:00Z" w16du:dateUtc="2025-10-04T19:06:00Z">
                        <w:rPr>
                          <w:rFonts w:ascii="Cambria Math" w:hAnsi="Cambria Math"/>
                          <w:color w:val="000000" w:themeColor="text1"/>
                          <w:sz w:val="28"/>
                          <w:szCs w:val="28"/>
                        </w:rPr>
                      </w:del>
                    </m:ctrlPr>
                  </m:sSubPr>
                  <m:e>
                    <m:r>
                      <w:del w:id="2007" w:author="mikle" w:date="2025-10-04T12:06:00Z" w16du:dateUtc="2025-10-04T19:06:00Z">
                        <w:rPr>
                          <w:rFonts w:ascii="Cambria Math" w:hAnsi="Cambria Math"/>
                          <w:color w:val="000000" w:themeColor="text1"/>
                          <w:sz w:val="28"/>
                          <w:szCs w:val="28"/>
                        </w:rPr>
                        <m:t>K</m:t>
                      </w:del>
                    </m:r>
                  </m:e>
                  <m:sub>
                    <m:r>
                      <w:del w:id="2008" w:author="mikle" w:date="2025-10-04T12:06:00Z" w16du:dateUtc="2025-10-04T19:06:00Z">
                        <w:rPr>
                          <w:rFonts w:ascii="Cambria Math" w:hAnsi="Cambria Math"/>
                          <w:color w:val="000000" w:themeColor="text1"/>
                          <w:sz w:val="28"/>
                          <w:szCs w:val="28"/>
                        </w:rPr>
                        <m:t>1</m:t>
                      </w:del>
                    </m:r>
                  </m:sub>
                </m:sSub>
                <m:r>
                  <w:del w:id="2009" w:author="mikle" w:date="2025-10-04T12:06:00Z" w16du:dateUtc="2025-10-04T19:06:00Z">
                    <m:rPr>
                      <m:nor/>
                    </m:rPr>
                    <w:rPr>
                      <w:color w:val="000000" w:themeColor="text1"/>
                      <w:sz w:val="28"/>
                      <w:szCs w:val="28"/>
                    </w:rPr>
                    <m:t> </m:t>
                  </w:del>
                </m:r>
                <m:sSub>
                  <m:sSubPr>
                    <m:ctrlPr>
                      <w:del w:id="2010" w:author="mikle" w:date="2025-10-04T12:06:00Z" w16du:dateUtc="2025-10-04T19:06:00Z">
                        <w:rPr>
                          <w:rFonts w:ascii="Cambria Math" w:hAnsi="Cambria Math"/>
                          <w:color w:val="000000" w:themeColor="text1"/>
                          <w:sz w:val="28"/>
                          <w:szCs w:val="28"/>
                        </w:rPr>
                      </w:del>
                    </m:ctrlPr>
                  </m:sSubPr>
                  <m:e>
                    <m:r>
                      <w:del w:id="2011" w:author="mikle" w:date="2025-10-04T12:06:00Z" w16du:dateUtc="2025-10-04T19:06:00Z">
                        <w:rPr>
                          <w:rFonts w:ascii="Cambria Math" w:hAnsi="Cambria Math"/>
                          <w:color w:val="000000" w:themeColor="text1"/>
                          <w:sz w:val="28"/>
                          <w:szCs w:val="28"/>
                        </w:rPr>
                        <m:t>ψ</m:t>
                      </w:del>
                    </m:r>
                  </m:e>
                  <m:sub>
                    <m:r>
                      <w:del w:id="2012" w:author="mikle" w:date="2025-10-04T12:06:00Z" w16du:dateUtc="2025-10-04T19:06:00Z">
                        <w:rPr>
                          <w:rFonts w:ascii="Cambria Math" w:hAnsi="Cambria Math"/>
                          <w:color w:val="000000" w:themeColor="text1"/>
                          <w:sz w:val="28"/>
                          <w:szCs w:val="28"/>
                        </w:rPr>
                        <m:t>e</m:t>
                      </w:del>
                    </m:r>
                  </m:sub>
                </m:sSub>
                <m:r>
                  <w:del w:id="2013" w:author="mikle" w:date="2025-10-04T12:06:00Z" w16du:dateUtc="2025-10-04T19:06:00Z">
                    <w:rPr>
                      <w:rFonts w:ascii="Cambria Math" w:hAnsi="Cambria Math"/>
                      <w:color w:val="000000" w:themeColor="text1"/>
                      <w:sz w:val="28"/>
                      <w:szCs w:val="28"/>
                    </w:rPr>
                    <m:t>-</m:t>
                  </w:del>
                </m:r>
                <m:sSub>
                  <m:sSubPr>
                    <m:ctrlPr>
                      <w:del w:id="2014" w:author="mikle" w:date="2025-10-04T12:06:00Z" w16du:dateUtc="2025-10-04T19:06:00Z">
                        <w:rPr>
                          <w:rFonts w:ascii="Cambria Math" w:hAnsi="Cambria Math"/>
                          <w:color w:val="000000" w:themeColor="text1"/>
                          <w:sz w:val="28"/>
                          <w:szCs w:val="28"/>
                        </w:rPr>
                      </w:del>
                    </m:ctrlPr>
                  </m:sSubPr>
                  <m:e>
                    <m:r>
                      <w:del w:id="2015" w:author="mikle" w:date="2025-10-04T12:06:00Z" w16du:dateUtc="2025-10-04T19:06:00Z">
                        <w:rPr>
                          <w:rFonts w:ascii="Cambria Math" w:hAnsi="Cambria Math"/>
                          <w:color w:val="000000" w:themeColor="text1"/>
                          <w:sz w:val="28"/>
                          <w:szCs w:val="28"/>
                        </w:rPr>
                        <m:t>K</m:t>
                      </w:del>
                    </m:r>
                  </m:e>
                  <m:sub>
                    <m:r>
                      <w:del w:id="2016" w:author="mikle" w:date="2025-10-04T12:06:00Z" w16du:dateUtc="2025-10-04T19:06:00Z">
                        <w:rPr>
                          <w:rFonts w:ascii="Cambria Math" w:hAnsi="Cambria Math"/>
                          <w:color w:val="000000" w:themeColor="text1"/>
                          <w:sz w:val="28"/>
                          <w:szCs w:val="28"/>
                        </w:rPr>
                        <m:t>2</m:t>
                      </w:del>
                    </m:r>
                  </m:sub>
                </m:sSub>
                <m:r>
                  <w:del w:id="2017" w:author="mikle" w:date="2025-10-04T12:06:00Z" w16du:dateUtc="2025-10-04T19:06:00Z">
                    <m:rPr>
                      <m:nor/>
                    </m:rPr>
                    <w:rPr>
                      <w:color w:val="000000" w:themeColor="text1"/>
                      <w:sz w:val="28"/>
                      <w:szCs w:val="28"/>
                    </w:rPr>
                    <m:t> </m:t>
                  </w:del>
                </m:r>
                <m:r>
                  <w:del w:id="2018" w:author="mikle" w:date="2025-10-04T12:06:00Z" w16du:dateUtc="2025-10-04T19:06:00Z">
                    <w:rPr>
                      <w:rFonts w:ascii="Cambria Math" w:hAnsi="Cambria Math"/>
                      <w:color w:val="000000" w:themeColor="text1"/>
                      <w:sz w:val="28"/>
                      <w:szCs w:val="28"/>
                    </w:rPr>
                    <m:t>r(</m:t>
                  </w:del>
                </m:r>
                <m:r>
                  <w:del w:id="2019" w:author="mikle" w:date="2025-10-04T12:06:00Z" w16du:dateUtc="2025-10-04T19:06:00Z">
                    <m:rPr>
                      <m:nor/>
                    </m:rPr>
                    <w:rPr>
                      <w:color w:val="000000" w:themeColor="text1"/>
                      <w:sz w:val="28"/>
                      <w:szCs w:val="28"/>
                    </w:rPr>
                    <m:t>в радианах</m:t>
                  </w:del>
                </m:r>
                <m:r>
                  <w:del w:id="2020" w:author="mikle" w:date="2025-10-04T12:06:00Z" w16du:dateUtc="2025-10-04T19:06:00Z">
                    <w:rPr>
                      <w:rFonts w:ascii="Cambria Math" w:hAnsi="Cambria Math"/>
                      <w:color w:val="000000" w:themeColor="text1"/>
                      <w:sz w:val="28"/>
                      <w:szCs w:val="28"/>
                    </w:rPr>
                    <m:t>)</m:t>
                  </w:del>
                </m:r>
                <m:r>
                  <w:del w:id="2021" w:author="mikle" w:date="2025-10-04T12:06:00Z" w16du:dateUtc="2025-10-04T19:06:00Z">
                    <m:rPr>
                      <m:sty m:val="p"/>
                    </m:rPr>
                    <w:rPr>
                      <w:rFonts w:ascii="Cambria Math" w:hAnsi="Cambria Math"/>
                      <w:color w:val="000000" w:themeColor="text1"/>
                      <w:sz w:val="28"/>
                      <w:szCs w:val="28"/>
                    </w:rPr>
                    <m:t>.</m:t>
                  </w:del>
                </m:r>
              </m:e>
            </m:mr>
          </m:m>
          <m:r>
            <w:del w:id="2022" w:author="mikle" w:date="2025-10-04T12:06:00Z" w16du:dateUtc="2025-10-04T19:06:00Z">
              <m:rPr>
                <m:sty m:val="p"/>
              </m:rPr>
              <w:rPr>
                <w:rFonts w:ascii="Cambria Math" w:hAnsi="Cambria Math"/>
                <w:color w:val="000000" w:themeColor="text1"/>
                <w:sz w:val="28"/>
                <w:szCs w:val="28"/>
              </w:rPr>
              <w:br/>
            </w:del>
          </m:r>
        </m:oMath>
      </m:oMathPara>
    </w:p>
    <w:p w14:paraId="4A478930" w14:textId="24293ABF" w:rsidR="00C733EE" w:rsidRPr="005D13B9" w:rsidDel="00AA0750" w:rsidRDefault="00C733EE" w:rsidP="005D13B9">
      <w:pPr>
        <w:pStyle w:val="a8"/>
        <w:spacing w:line="360" w:lineRule="auto"/>
        <w:ind w:firstLine="709"/>
        <w:jc w:val="both"/>
        <w:rPr>
          <w:del w:id="2023" w:author="mikle" w:date="2025-10-04T12:06:00Z" w16du:dateUtc="2025-10-04T19:06:00Z"/>
          <w:color w:val="000000" w:themeColor="text1"/>
          <w:sz w:val="28"/>
          <w:szCs w:val="28"/>
        </w:rPr>
        <w:pPrChange w:id="2024" w:author="mikle" w:date="2025-10-09T20:00:00Z" w16du:dateUtc="2025-10-10T03:00:00Z">
          <w:pPr>
            <w:pStyle w:val="a8"/>
            <w:spacing w:line="360" w:lineRule="auto"/>
            <w:ind w:firstLine="709"/>
            <w:jc w:val="both"/>
          </w:pPr>
        </w:pPrChange>
      </w:pPr>
      <w:del w:id="2025" w:author="mikle" w:date="2025-10-04T12:06:00Z" w16du:dateUtc="2025-10-04T19:06:00Z">
        <w:r w:rsidRPr="005D13B9" w:rsidDel="00AA0750">
          <w:rPr>
            <w:color w:val="000000" w:themeColor="text1"/>
            <w:sz w:val="28"/>
            <w:szCs w:val="28"/>
          </w:rPr>
          <w:delText>Здесь</w:delText>
        </w:r>
        <w:r w:rsidRPr="005D13B9" w:rsidDel="00AA0750">
          <w:rPr>
            <w:rStyle w:val="apple-converted-space"/>
            <w:color w:val="000000" w:themeColor="text1"/>
            <w:sz w:val="28"/>
            <w:szCs w:val="28"/>
          </w:rPr>
          <w:delText> </w:delText>
        </w:r>
      </w:del>
      <m:oMath>
        <m:sSub>
          <m:sSubPr>
            <m:ctrlPr>
              <w:del w:id="2026" w:author="mikle" w:date="2025-10-04T12:06:00Z" w16du:dateUtc="2025-10-04T19:06:00Z">
                <w:rPr>
                  <w:rFonts w:ascii="Cambria Math" w:hAnsi="Cambria Math"/>
                  <w:color w:val="000000" w:themeColor="text1"/>
                  <w:sz w:val="28"/>
                  <w:szCs w:val="28"/>
                </w:rPr>
              </w:del>
            </m:ctrlPr>
          </m:sSubPr>
          <m:e>
            <m:r>
              <w:del w:id="2027" w:author="mikle" w:date="2025-10-04T12:06:00Z" w16du:dateUtc="2025-10-04T19:06:00Z">
                <w:rPr>
                  <w:rFonts w:ascii="Cambria Math" w:hAnsi="Cambria Math"/>
                  <w:color w:val="000000" w:themeColor="text1"/>
                  <w:sz w:val="28"/>
                  <w:szCs w:val="28"/>
                </w:rPr>
                <m:t>J</m:t>
              </w:del>
            </m:r>
          </m:e>
          <m:sub>
            <m:r>
              <w:del w:id="2028" w:author="mikle" w:date="2025-10-04T12:06:00Z" w16du:dateUtc="2025-10-04T19:06:00Z">
                <m:rPr>
                  <m:nor/>
                </m:rPr>
                <w:rPr>
                  <w:color w:val="000000" w:themeColor="text1"/>
                  <w:sz w:val="28"/>
                  <w:szCs w:val="28"/>
                </w:rPr>
                <m:t>tot</m:t>
              </w:del>
            </m:r>
          </m:sub>
        </m:sSub>
        <m:r>
          <w:del w:id="2029" w:author="mikle" w:date="2025-10-04T12:06:00Z" w16du:dateUtc="2025-10-04T19:06:00Z">
            <w:rPr>
              <w:rFonts w:ascii="Cambria Math" w:hAnsi="Cambria Math"/>
              <w:color w:val="000000" w:themeColor="text1"/>
              <w:sz w:val="28"/>
              <w:szCs w:val="28"/>
            </w:rPr>
            <m:t>=</m:t>
          </w:del>
        </m:r>
        <m:sSub>
          <m:sSubPr>
            <m:ctrlPr>
              <w:del w:id="2030" w:author="mikle" w:date="2025-10-04T12:06:00Z" w16du:dateUtc="2025-10-04T19:06:00Z">
                <w:rPr>
                  <w:rFonts w:ascii="Cambria Math" w:hAnsi="Cambria Math"/>
                  <w:color w:val="000000" w:themeColor="text1"/>
                  <w:sz w:val="28"/>
                  <w:szCs w:val="28"/>
                </w:rPr>
              </w:del>
            </m:ctrlPr>
          </m:sSubPr>
          <m:e>
            <m:r>
              <w:del w:id="2031" w:author="mikle" w:date="2025-10-04T12:06:00Z" w16du:dateUtc="2025-10-04T19:06:00Z">
                <w:rPr>
                  <w:rFonts w:ascii="Cambria Math" w:hAnsi="Cambria Math"/>
                  <w:color w:val="000000" w:themeColor="text1"/>
                  <w:sz w:val="28"/>
                  <w:szCs w:val="28"/>
                </w:rPr>
                <m:t>J</m:t>
              </w:del>
            </m:r>
          </m:e>
          <m:sub>
            <m:r>
              <w:del w:id="2032" w:author="mikle" w:date="2025-10-04T12:06:00Z" w16du:dateUtc="2025-10-04T19:06:00Z">
                <w:rPr>
                  <w:rFonts w:ascii="Cambria Math" w:hAnsi="Cambria Math"/>
                  <w:color w:val="000000" w:themeColor="text1"/>
                  <w:sz w:val="28"/>
                  <w:szCs w:val="28"/>
                </w:rPr>
                <m:t>y</m:t>
              </w:del>
            </m:r>
          </m:sub>
        </m:sSub>
        <m:r>
          <w:del w:id="2033" w:author="mikle" w:date="2025-10-04T12:06:00Z" w16du:dateUtc="2025-10-04T19:06:00Z">
            <w:rPr>
              <w:rFonts w:ascii="Cambria Math" w:hAnsi="Cambria Math"/>
              <w:color w:val="000000" w:themeColor="text1"/>
              <w:sz w:val="28"/>
              <w:szCs w:val="28"/>
            </w:rPr>
            <m:t>+</m:t>
          </w:del>
        </m:r>
        <m:sSub>
          <m:sSubPr>
            <m:ctrlPr>
              <w:del w:id="2034" w:author="mikle" w:date="2025-10-04T12:06:00Z" w16du:dateUtc="2025-10-04T19:06:00Z">
                <w:rPr>
                  <w:rFonts w:ascii="Cambria Math" w:hAnsi="Cambria Math"/>
                  <w:color w:val="000000" w:themeColor="text1"/>
                  <w:sz w:val="28"/>
                  <w:szCs w:val="28"/>
                </w:rPr>
              </w:del>
            </m:ctrlPr>
          </m:sSubPr>
          <m:e>
            <m:r>
              <w:del w:id="2035" w:author="mikle" w:date="2025-10-04T12:06:00Z" w16du:dateUtc="2025-10-04T19:06:00Z">
                <w:rPr>
                  <w:rFonts w:ascii="Cambria Math" w:hAnsi="Cambria Math"/>
                  <w:color w:val="000000" w:themeColor="text1"/>
                  <w:sz w:val="28"/>
                  <w:szCs w:val="28"/>
                </w:rPr>
                <m:t>λ</m:t>
              </w:del>
            </m:r>
          </m:e>
          <m:sub>
            <m:r>
              <w:del w:id="2036" w:author="mikle" w:date="2025-10-04T12:06:00Z" w16du:dateUtc="2025-10-04T19:06:00Z">
                <w:rPr>
                  <w:rFonts w:ascii="Cambria Math" w:hAnsi="Cambria Math"/>
                  <w:color w:val="000000" w:themeColor="text1"/>
                  <w:sz w:val="28"/>
                  <w:szCs w:val="28"/>
                </w:rPr>
                <m:t>55</m:t>
              </w:del>
            </m:r>
          </m:sub>
        </m:sSub>
      </m:oMath>
      <w:del w:id="2037" w:author="mikle" w:date="2025-10-04T12:06:00Z" w16du:dateUtc="2025-10-04T19:06:00Z">
        <w:r w:rsidRPr="005D13B9" w:rsidDel="00AA0750">
          <w:rPr>
            <w:color w:val="000000" w:themeColor="text1"/>
            <w:sz w:val="28"/>
            <w:szCs w:val="28"/>
          </w:rPr>
          <w:delText>,</w:delText>
        </w:r>
        <w:r w:rsidRPr="005D13B9" w:rsidDel="00AA0750">
          <w:rPr>
            <w:rStyle w:val="apple-converted-space"/>
            <w:color w:val="000000" w:themeColor="text1"/>
            <w:sz w:val="28"/>
            <w:szCs w:val="28"/>
          </w:rPr>
          <w:delText> </w:delText>
        </w:r>
      </w:del>
      <m:oMath>
        <m:sSub>
          <m:sSubPr>
            <m:ctrlPr>
              <w:del w:id="2038" w:author="mikle" w:date="2025-10-04T12:06:00Z" w16du:dateUtc="2025-10-04T19:06:00Z">
                <w:rPr>
                  <w:rFonts w:ascii="Cambria Math" w:hAnsi="Cambria Math"/>
                  <w:color w:val="000000" w:themeColor="text1"/>
                  <w:sz w:val="28"/>
                  <w:szCs w:val="28"/>
                </w:rPr>
              </w:del>
            </m:ctrlPr>
          </m:sSubPr>
          <m:e>
            <m:r>
              <w:del w:id="2039" w:author="mikle" w:date="2025-10-04T12:06:00Z" w16du:dateUtc="2025-10-04T19:06:00Z">
                <w:rPr>
                  <w:rFonts w:ascii="Cambria Math" w:hAnsi="Cambria Math"/>
                  <w:color w:val="000000" w:themeColor="text1"/>
                  <w:sz w:val="28"/>
                  <w:szCs w:val="28"/>
                </w:rPr>
                <m:t>K</m:t>
              </w:del>
            </m:r>
          </m:e>
          <m:sub>
            <m:r>
              <w:del w:id="2040" w:author="mikle" w:date="2025-10-04T12:06:00Z" w16du:dateUtc="2025-10-04T19:06:00Z">
                <w:rPr>
                  <w:rFonts w:ascii="Cambria Math" w:hAnsi="Cambria Math"/>
                  <w:color w:val="000000" w:themeColor="text1"/>
                  <w:sz w:val="28"/>
                  <w:szCs w:val="28"/>
                </w:rPr>
                <m:t>m</m:t>
              </w:del>
            </m:r>
          </m:sub>
        </m:sSub>
        <m:r>
          <w:del w:id="2041" w:author="mikle" w:date="2025-10-04T12:06:00Z" w16du:dateUtc="2025-10-04T19:06:00Z">
            <w:rPr>
              <w:rFonts w:ascii="Cambria Math" w:hAnsi="Cambria Math"/>
              <w:color w:val="000000" w:themeColor="text1"/>
              <w:sz w:val="28"/>
              <w:szCs w:val="28"/>
            </w:rPr>
            <m:t>=2</m:t>
          </w:del>
        </m:r>
        <m:r>
          <w:del w:id="2042" w:author="mikle" w:date="2025-10-04T12:06:00Z" w16du:dateUtc="2025-10-04T19:06:00Z">
            <m:rPr>
              <m:nor/>
            </m:rPr>
            <w:rPr>
              <w:color w:val="000000" w:themeColor="text1"/>
              <w:sz w:val="28"/>
              <w:szCs w:val="28"/>
            </w:rPr>
            <m:t> </m:t>
          </w:del>
        </m:r>
        <m:r>
          <w:del w:id="2043" w:author="mikle" w:date="2025-10-04T12:06:00Z" w16du:dateUtc="2025-10-04T19:06:00Z">
            <w:rPr>
              <w:rFonts w:ascii="Cambria Math" w:hAnsi="Cambria Math"/>
              <w:color w:val="000000" w:themeColor="text1"/>
              <w:sz w:val="28"/>
              <w:szCs w:val="28"/>
            </w:rPr>
            <m:t>b</m:t>
          </w:del>
        </m:r>
        <m:r>
          <w:del w:id="2044" w:author="mikle" w:date="2025-10-04T12:06:00Z" w16du:dateUtc="2025-10-04T19:06:00Z">
            <m:rPr>
              <m:nor/>
            </m:rPr>
            <w:rPr>
              <w:color w:val="000000" w:themeColor="text1"/>
              <w:sz w:val="28"/>
              <w:szCs w:val="28"/>
            </w:rPr>
            <m:t> </m:t>
          </w:del>
        </m:r>
        <m:sSub>
          <m:sSubPr>
            <m:ctrlPr>
              <w:del w:id="2045" w:author="mikle" w:date="2025-10-04T12:06:00Z" w16du:dateUtc="2025-10-04T19:06:00Z">
                <w:rPr>
                  <w:rFonts w:ascii="Cambria Math" w:hAnsi="Cambria Math"/>
                  <w:b/>
                  <w:bCs/>
                  <w:i/>
                  <w:color w:val="000000" w:themeColor="text1"/>
                  <w:sz w:val="28"/>
                  <w:szCs w:val="28"/>
                  <w:vertAlign w:val="subscript"/>
                  <w:lang w:val="en-US"/>
                </w:rPr>
              </w:del>
            </m:ctrlPr>
          </m:sSubPr>
          <m:e>
            <m:r>
              <w:del w:id="2046" w:author="mikle" w:date="2025-10-04T12:06:00Z" w16du:dateUtc="2025-10-04T19:06:00Z">
                <m:rPr>
                  <m:sty m:val="bi"/>
                </m:rPr>
                <w:rPr>
                  <w:rFonts w:ascii="Cambria Math" w:hAnsi="Cambria Math"/>
                  <w:color w:val="000000" w:themeColor="text1"/>
                  <w:sz w:val="28"/>
                  <w:szCs w:val="28"/>
                  <w:vertAlign w:val="subscript"/>
                  <w:lang w:val="en-US"/>
                </w:rPr>
                <m:t>K</m:t>
              </w:del>
            </m:r>
          </m:e>
          <m:sub>
            <m:r>
              <w:del w:id="2047" w:author="mikle" w:date="2025-10-04T12:06:00Z" w16du:dateUtc="2025-10-04T19:06:00Z">
                <m:rPr>
                  <m:sty m:val="bi"/>
                </m:rPr>
                <w:rPr>
                  <w:rFonts w:ascii="Cambria Math" w:hAnsi="Cambria Math"/>
                  <w:color w:val="000000" w:themeColor="text1"/>
                  <w:sz w:val="28"/>
                  <w:szCs w:val="28"/>
                  <w:vertAlign w:val="subscript"/>
                  <w:lang w:val="en-US"/>
                </w:rPr>
                <m:t>ωy</m:t>
              </w:del>
            </m:r>
          </m:sub>
        </m:sSub>
        <m:r>
          <w:del w:id="2048" w:author="mikle" w:date="2025-10-04T12:06:00Z" w16du:dateUtc="2025-10-04T19:06:00Z">
            <m:rPr>
              <m:sty m:val="bi"/>
            </m:rPr>
            <w:rPr>
              <w:rFonts w:ascii="Cambria Math" w:hAnsi="Cambria Math"/>
              <w:color w:val="000000" w:themeColor="text1"/>
              <w:sz w:val="28"/>
              <w:szCs w:val="28"/>
              <w:vertAlign w:val="subscript"/>
            </w:rPr>
            <m:t>.</m:t>
          </w:del>
        </m:r>
      </m:oMath>
    </w:p>
    <w:p w14:paraId="3566D66C" w14:textId="38AF3FE0" w:rsidR="00C733EE" w:rsidRPr="005D13B9" w:rsidDel="00AA0750" w:rsidRDefault="00C733EE" w:rsidP="005D13B9">
      <w:pPr>
        <w:pStyle w:val="a8"/>
        <w:spacing w:line="360" w:lineRule="auto"/>
        <w:ind w:firstLine="709"/>
        <w:jc w:val="both"/>
        <w:rPr>
          <w:del w:id="2049" w:author="mikle" w:date="2025-10-04T12:06:00Z" w16du:dateUtc="2025-10-04T19:06:00Z"/>
          <w:color w:val="000000" w:themeColor="text1"/>
          <w:sz w:val="28"/>
          <w:szCs w:val="28"/>
        </w:rPr>
        <w:pPrChange w:id="2050" w:author="mikle" w:date="2025-10-09T20:00:00Z" w16du:dateUtc="2025-10-10T03:00:00Z">
          <w:pPr>
            <w:pStyle w:val="a8"/>
            <w:spacing w:line="360" w:lineRule="auto"/>
            <w:ind w:firstLine="709"/>
            <w:jc w:val="both"/>
          </w:pPr>
        </w:pPrChange>
      </w:pPr>
      <w:del w:id="2051" w:author="mikle" w:date="2025-10-04T12:06:00Z" w16du:dateUtc="2025-10-04T19:06:00Z">
        <w:r w:rsidRPr="005D13B9" w:rsidDel="00AA0750">
          <w:rPr>
            <w:color w:val="000000" w:themeColor="text1"/>
            <w:sz w:val="28"/>
            <w:szCs w:val="28"/>
          </w:rPr>
          <w:delText>Удобные константы:</w:delText>
        </w:r>
      </w:del>
    </w:p>
    <w:p w14:paraId="453CBADC" w14:textId="4DD15C37" w:rsidR="00C733EE" w:rsidRPr="005D13B9" w:rsidDel="00AA0750" w:rsidRDefault="00C733EE" w:rsidP="005D13B9">
      <w:pPr>
        <w:spacing w:line="360" w:lineRule="auto"/>
        <w:ind w:firstLine="709"/>
        <w:jc w:val="both"/>
        <w:rPr>
          <w:del w:id="2052" w:author="mikle" w:date="2025-10-04T12:06:00Z" w16du:dateUtc="2025-10-04T19:06:00Z"/>
          <w:color w:val="000000" w:themeColor="text1"/>
          <w:sz w:val="28"/>
          <w:szCs w:val="28"/>
        </w:rPr>
        <w:pPrChange w:id="2053" w:author="mikle" w:date="2025-10-09T20:00:00Z" w16du:dateUtc="2025-10-10T03:00:00Z">
          <w:pPr>
            <w:spacing w:line="360" w:lineRule="auto"/>
            <w:ind w:firstLine="709"/>
            <w:jc w:val="both"/>
          </w:pPr>
        </w:pPrChange>
      </w:pPr>
      <m:oMathPara>
        <m:oMath>
          <m:r>
            <w:del w:id="2054" w:author="mikle" w:date="2025-10-04T12:06:00Z" w16du:dateUtc="2025-10-04T19:06:00Z">
              <w:rPr>
                <w:rFonts w:ascii="Cambria Math" w:hAnsi="Cambria Math"/>
                <w:color w:val="000000" w:themeColor="text1"/>
                <w:sz w:val="28"/>
                <w:szCs w:val="28"/>
              </w:rPr>
              <m:t>c=</m:t>
            </w:del>
          </m:r>
          <m:f>
            <m:fPr>
              <m:ctrlPr>
                <w:del w:id="2055" w:author="mikle" w:date="2025-10-04T12:06:00Z" w16du:dateUtc="2025-10-04T19:06:00Z">
                  <w:rPr>
                    <w:rFonts w:ascii="Cambria Math" w:hAnsi="Cambria Math"/>
                    <w:color w:val="000000" w:themeColor="text1"/>
                    <w:sz w:val="28"/>
                    <w:szCs w:val="28"/>
                  </w:rPr>
                </w:del>
              </m:ctrlPr>
            </m:fPr>
            <m:num>
              <m:sSub>
                <m:sSubPr>
                  <m:ctrlPr>
                    <w:del w:id="2056" w:author="mikle" w:date="2025-10-04T12:06:00Z" w16du:dateUtc="2025-10-04T19:06:00Z">
                      <w:rPr>
                        <w:rFonts w:ascii="Cambria Math" w:hAnsi="Cambria Math"/>
                        <w:color w:val="000000" w:themeColor="text1"/>
                        <w:sz w:val="28"/>
                        <w:szCs w:val="28"/>
                      </w:rPr>
                    </w:del>
                  </m:ctrlPr>
                </m:sSubPr>
                <m:e>
                  <m:r>
                    <w:del w:id="2057" w:author="mikle" w:date="2025-10-04T12:06:00Z" w16du:dateUtc="2025-10-04T19:06:00Z">
                      <w:rPr>
                        <w:rFonts w:ascii="Cambria Math" w:hAnsi="Cambria Math"/>
                        <w:color w:val="000000" w:themeColor="text1"/>
                        <w:sz w:val="28"/>
                        <w:szCs w:val="28"/>
                      </w:rPr>
                      <m:t>C</m:t>
                    </w:del>
                  </m:r>
                </m:e>
                <m:sub>
                  <m:r>
                    <w:del w:id="2058" w:author="mikle" w:date="2025-10-04T12:06:00Z" w16du:dateUtc="2025-10-04T19:06:00Z">
                      <w:rPr>
                        <w:rFonts w:ascii="Cambria Math" w:hAnsi="Cambria Math"/>
                        <w:color w:val="000000" w:themeColor="text1"/>
                        <w:sz w:val="28"/>
                        <w:szCs w:val="28"/>
                      </w:rPr>
                      <m:t>ωy2</m:t>
                    </w:del>
                  </m:r>
                </m:sub>
              </m:sSub>
            </m:num>
            <m:den>
              <m:sSub>
                <m:sSubPr>
                  <m:ctrlPr>
                    <w:del w:id="2059" w:author="mikle" w:date="2025-10-04T12:06:00Z" w16du:dateUtc="2025-10-04T19:06:00Z">
                      <w:rPr>
                        <w:rFonts w:ascii="Cambria Math" w:hAnsi="Cambria Math"/>
                        <w:color w:val="000000" w:themeColor="text1"/>
                        <w:sz w:val="28"/>
                        <w:szCs w:val="28"/>
                      </w:rPr>
                    </w:del>
                  </m:ctrlPr>
                </m:sSubPr>
                <m:e>
                  <m:r>
                    <w:del w:id="2060" w:author="mikle" w:date="2025-10-04T12:06:00Z" w16du:dateUtc="2025-10-04T19:06:00Z">
                      <w:rPr>
                        <w:rFonts w:ascii="Cambria Math" w:hAnsi="Cambria Math"/>
                        <w:color w:val="000000" w:themeColor="text1"/>
                        <w:sz w:val="28"/>
                        <w:szCs w:val="28"/>
                      </w:rPr>
                      <m:t>J</m:t>
                    </w:del>
                  </m:r>
                </m:e>
                <m:sub>
                  <m:r>
                    <w:del w:id="2061" w:author="mikle" w:date="2025-10-04T12:06:00Z" w16du:dateUtc="2025-10-04T19:06:00Z">
                      <m:rPr>
                        <m:nor/>
                      </m:rPr>
                      <w:rPr>
                        <w:color w:val="000000" w:themeColor="text1"/>
                        <w:sz w:val="28"/>
                        <w:szCs w:val="28"/>
                      </w:rPr>
                      <m:t>tot</m:t>
                    </w:del>
                  </m:r>
                </m:sub>
              </m:sSub>
            </m:den>
          </m:f>
          <m:r>
            <w:del w:id="2062" w:author="mikle" w:date="2025-10-04T12:06:00Z" w16du:dateUtc="2025-10-04T19:06:00Z">
              <w:rPr>
                <w:rFonts w:ascii="Cambria Math" w:hAnsi="Cambria Math"/>
                <w:color w:val="000000" w:themeColor="text1"/>
                <w:sz w:val="28"/>
                <w:szCs w:val="28"/>
              </w:rPr>
              <m:t>,d=</m:t>
            </w:del>
          </m:r>
          <m:f>
            <m:fPr>
              <m:ctrlPr>
                <w:del w:id="2063" w:author="mikle" w:date="2025-10-04T12:06:00Z" w16du:dateUtc="2025-10-04T19:06:00Z">
                  <w:rPr>
                    <w:rFonts w:ascii="Cambria Math" w:hAnsi="Cambria Math"/>
                    <w:color w:val="000000" w:themeColor="text1"/>
                    <w:sz w:val="28"/>
                    <w:szCs w:val="28"/>
                  </w:rPr>
                </w:del>
              </m:ctrlPr>
            </m:fPr>
            <m:num>
              <m:r>
                <w:del w:id="2064" w:author="mikle" w:date="2025-10-04T12:06:00Z" w16du:dateUtc="2025-10-04T19:06:00Z">
                  <w:rPr>
                    <w:rFonts w:ascii="Cambria Math" w:hAnsi="Cambria Math"/>
                    <w:color w:val="000000" w:themeColor="text1"/>
                    <w:sz w:val="28"/>
                    <w:szCs w:val="28"/>
                  </w:rPr>
                  <m:t>1</m:t>
                </w:del>
              </m:r>
            </m:num>
            <m:den>
              <m:sSub>
                <m:sSubPr>
                  <m:ctrlPr>
                    <w:del w:id="2065" w:author="mikle" w:date="2025-10-04T12:06:00Z" w16du:dateUtc="2025-10-04T19:06:00Z">
                      <w:rPr>
                        <w:rFonts w:ascii="Cambria Math" w:hAnsi="Cambria Math"/>
                        <w:color w:val="000000" w:themeColor="text1"/>
                        <w:sz w:val="28"/>
                        <w:szCs w:val="28"/>
                      </w:rPr>
                    </w:del>
                  </m:ctrlPr>
                </m:sSubPr>
                <m:e>
                  <m:r>
                    <w:del w:id="2066" w:author="mikle" w:date="2025-10-04T12:06:00Z" w16du:dateUtc="2025-10-04T19:06:00Z">
                      <w:rPr>
                        <w:rFonts w:ascii="Cambria Math" w:hAnsi="Cambria Math"/>
                        <w:color w:val="000000" w:themeColor="text1"/>
                        <w:sz w:val="28"/>
                        <w:szCs w:val="28"/>
                      </w:rPr>
                      <m:t>J</m:t>
                    </w:del>
                  </m:r>
                </m:e>
                <m:sub>
                  <m:r>
                    <w:del w:id="2067" w:author="mikle" w:date="2025-10-04T12:06:00Z" w16du:dateUtc="2025-10-04T19:06:00Z">
                      <m:rPr>
                        <m:nor/>
                      </m:rPr>
                      <w:rPr>
                        <w:color w:val="000000" w:themeColor="text1"/>
                        <w:sz w:val="28"/>
                        <w:szCs w:val="28"/>
                      </w:rPr>
                      <m:t>tot</m:t>
                    </w:del>
                  </m:r>
                </m:sub>
              </m:sSub>
            </m:den>
          </m:f>
          <m:r>
            <w:del w:id="2068" w:author="mikle" w:date="2025-10-04T12:06:00Z" w16du:dateUtc="2025-10-04T19:06:00Z">
              <w:rPr>
                <w:rFonts w:ascii="Cambria Math" w:hAnsi="Cambria Math"/>
                <w:color w:val="000000" w:themeColor="text1"/>
                <w:sz w:val="28"/>
                <w:szCs w:val="28"/>
              </w:rPr>
              <m:t>,β=</m:t>
            </w:del>
          </m:r>
          <m:f>
            <m:fPr>
              <m:ctrlPr>
                <w:del w:id="2069" w:author="mikle" w:date="2025-10-04T12:06:00Z" w16du:dateUtc="2025-10-04T19:06:00Z">
                  <w:rPr>
                    <w:rFonts w:ascii="Cambria Math" w:hAnsi="Cambria Math"/>
                    <w:color w:val="000000" w:themeColor="text1"/>
                    <w:sz w:val="28"/>
                    <w:szCs w:val="28"/>
                  </w:rPr>
                </w:del>
              </m:ctrlPr>
            </m:fPr>
            <m:num>
              <m:r>
                <w:del w:id="2070" w:author="mikle" w:date="2025-10-04T12:06:00Z" w16du:dateUtc="2025-10-04T19:06:00Z">
                  <w:rPr>
                    <w:rFonts w:ascii="Cambria Math" w:hAnsi="Cambria Math"/>
                    <w:color w:val="000000" w:themeColor="text1"/>
                    <w:sz w:val="28"/>
                    <w:szCs w:val="28"/>
                  </w:rPr>
                  <m:t>1</m:t>
                </w:del>
              </m:r>
            </m:num>
            <m:den>
              <m:sSub>
                <m:sSubPr>
                  <m:ctrlPr>
                    <w:del w:id="2071" w:author="mikle" w:date="2025-10-04T12:06:00Z" w16du:dateUtc="2025-10-04T19:06:00Z">
                      <w:rPr>
                        <w:rFonts w:ascii="Cambria Math" w:hAnsi="Cambria Math"/>
                        <w:color w:val="000000" w:themeColor="text1"/>
                        <w:sz w:val="28"/>
                        <w:szCs w:val="28"/>
                      </w:rPr>
                    </w:del>
                  </m:ctrlPr>
                </m:sSubPr>
                <m:e>
                  <m:r>
                    <w:del w:id="2072" w:author="mikle" w:date="2025-10-04T12:06:00Z" w16du:dateUtc="2025-10-04T19:06:00Z">
                      <w:rPr>
                        <w:rFonts w:ascii="Cambria Math" w:hAnsi="Cambria Math"/>
                        <w:color w:val="000000" w:themeColor="text1"/>
                        <w:sz w:val="28"/>
                        <w:szCs w:val="28"/>
                      </w:rPr>
                      <m:t>T</m:t>
                    </w:del>
                  </m:r>
                </m:e>
                <m:sub>
                  <m:r>
                    <w:del w:id="2073" w:author="mikle" w:date="2025-10-04T12:06:00Z" w16du:dateUtc="2025-10-04T19:06:00Z">
                      <w:rPr>
                        <w:rFonts w:ascii="Cambria Math" w:hAnsi="Cambria Math"/>
                        <w:color w:val="000000" w:themeColor="text1"/>
                        <w:sz w:val="28"/>
                        <w:szCs w:val="28"/>
                      </w:rPr>
                      <m:t>dv</m:t>
                    </w:del>
                  </m:r>
                </m:sub>
              </m:sSub>
            </m:den>
          </m:f>
          <m:r>
            <w:del w:id="2074" w:author="mikle" w:date="2025-10-04T12:06:00Z" w16du:dateUtc="2025-10-04T19:06:00Z">
              <w:rPr>
                <w:rFonts w:ascii="Cambria Math" w:hAnsi="Cambria Math"/>
                <w:color w:val="000000" w:themeColor="text1"/>
                <w:sz w:val="28"/>
                <w:szCs w:val="28"/>
              </w:rPr>
              <m:t>,γ=</m:t>
            </w:del>
          </m:r>
          <m:f>
            <m:fPr>
              <m:ctrlPr>
                <w:del w:id="2075" w:author="mikle" w:date="2025-10-04T12:06:00Z" w16du:dateUtc="2025-10-04T19:06:00Z">
                  <w:rPr>
                    <w:rFonts w:ascii="Cambria Math" w:hAnsi="Cambria Math"/>
                    <w:color w:val="000000" w:themeColor="text1"/>
                    <w:sz w:val="28"/>
                    <w:szCs w:val="28"/>
                  </w:rPr>
                </w:del>
              </m:ctrlPr>
            </m:fPr>
            <m:num>
              <m:sSub>
                <m:sSubPr>
                  <m:ctrlPr>
                    <w:del w:id="2076" w:author="mikle" w:date="2025-10-04T12:06:00Z" w16du:dateUtc="2025-10-04T19:06:00Z">
                      <w:rPr>
                        <w:rFonts w:ascii="Cambria Math" w:hAnsi="Cambria Math"/>
                        <w:color w:val="000000" w:themeColor="text1"/>
                        <w:sz w:val="28"/>
                        <w:szCs w:val="28"/>
                      </w:rPr>
                    </w:del>
                  </m:ctrlPr>
                </m:sSubPr>
                <m:e>
                  <m:r>
                    <w:del w:id="2077" w:author="mikle" w:date="2025-10-04T12:06:00Z" w16du:dateUtc="2025-10-04T19:06:00Z">
                      <w:rPr>
                        <w:rFonts w:ascii="Cambria Math" w:hAnsi="Cambria Math"/>
                        <w:color w:val="000000" w:themeColor="text1"/>
                        <w:sz w:val="28"/>
                        <w:szCs w:val="28"/>
                      </w:rPr>
                      <m:t>K</m:t>
                    </w:del>
                  </m:r>
                </m:e>
                <m:sub>
                  <m:r>
                    <w:del w:id="2078" w:author="mikle" w:date="2025-10-04T12:06:00Z" w16du:dateUtc="2025-10-04T19:06:00Z">
                      <w:rPr>
                        <w:rFonts w:ascii="Cambria Math" w:hAnsi="Cambria Math"/>
                        <w:color w:val="000000" w:themeColor="text1"/>
                        <w:sz w:val="28"/>
                        <w:szCs w:val="28"/>
                      </w:rPr>
                      <m:t>m</m:t>
                    </w:del>
                  </m:r>
                </m:sub>
              </m:sSub>
            </m:num>
            <m:den>
              <m:sSub>
                <m:sSubPr>
                  <m:ctrlPr>
                    <w:del w:id="2079" w:author="mikle" w:date="2025-10-04T12:06:00Z" w16du:dateUtc="2025-10-04T19:06:00Z">
                      <w:rPr>
                        <w:rFonts w:ascii="Cambria Math" w:hAnsi="Cambria Math"/>
                        <w:color w:val="000000" w:themeColor="text1"/>
                        <w:sz w:val="28"/>
                        <w:szCs w:val="28"/>
                      </w:rPr>
                    </w:del>
                  </m:ctrlPr>
                </m:sSubPr>
                <m:e>
                  <m:r>
                    <w:del w:id="2080" w:author="mikle" w:date="2025-10-04T12:06:00Z" w16du:dateUtc="2025-10-04T19:06:00Z">
                      <w:rPr>
                        <w:rFonts w:ascii="Cambria Math" w:hAnsi="Cambria Math"/>
                        <w:color w:val="000000" w:themeColor="text1"/>
                        <w:sz w:val="28"/>
                        <w:szCs w:val="28"/>
                      </w:rPr>
                      <m:t>T</m:t>
                    </w:del>
                  </m:r>
                </m:e>
                <m:sub>
                  <m:r>
                    <w:del w:id="2081" w:author="mikle" w:date="2025-10-04T12:06:00Z" w16du:dateUtc="2025-10-04T19:06:00Z">
                      <w:rPr>
                        <w:rFonts w:ascii="Cambria Math" w:hAnsi="Cambria Math"/>
                        <w:color w:val="000000" w:themeColor="text1"/>
                        <w:sz w:val="28"/>
                        <w:szCs w:val="28"/>
                      </w:rPr>
                      <m:t>dv</m:t>
                    </w:del>
                  </m:r>
                </m:sub>
              </m:sSub>
            </m:den>
          </m:f>
          <m:r>
            <w:del w:id="2082" w:author="mikle" w:date="2025-10-04T12:06:00Z" w16du:dateUtc="2025-10-04T19:06:00Z">
              <m:rPr>
                <m:sty m:val="p"/>
              </m:rPr>
              <w:rPr>
                <w:rFonts w:ascii="Cambria Math" w:hAnsi="Cambria Math"/>
                <w:color w:val="000000" w:themeColor="text1"/>
                <w:sz w:val="28"/>
                <w:szCs w:val="28"/>
              </w:rPr>
              <m:t>.</m:t>
            </w:del>
          </m:r>
          <m:r>
            <w:del w:id="2083" w:author="mikle" w:date="2025-10-04T12:06:00Z" w16du:dateUtc="2025-10-04T19:06:00Z">
              <m:rPr>
                <m:sty m:val="p"/>
              </m:rPr>
              <w:rPr>
                <w:rFonts w:ascii="Cambria Math" w:hAnsi="Cambria Math"/>
                <w:color w:val="000000" w:themeColor="text1"/>
                <w:sz w:val="28"/>
                <w:szCs w:val="28"/>
              </w:rPr>
              <w:br/>
            </w:del>
          </m:r>
        </m:oMath>
      </m:oMathPara>
    </w:p>
    <w:p w14:paraId="45D96AA7" w14:textId="6464203D" w:rsidR="00C733EE" w:rsidRPr="005D13B9" w:rsidDel="00AA0750" w:rsidRDefault="00C733EE" w:rsidP="005D13B9">
      <w:pPr>
        <w:pStyle w:val="a8"/>
        <w:spacing w:line="360" w:lineRule="auto"/>
        <w:ind w:firstLine="709"/>
        <w:jc w:val="both"/>
        <w:rPr>
          <w:del w:id="2084" w:author="mikle" w:date="2025-10-04T12:06:00Z" w16du:dateUtc="2025-10-04T19:06:00Z"/>
          <w:color w:val="000000" w:themeColor="text1"/>
          <w:sz w:val="28"/>
          <w:szCs w:val="28"/>
        </w:rPr>
        <w:pPrChange w:id="2085" w:author="mikle" w:date="2025-10-09T20:00:00Z" w16du:dateUtc="2025-10-10T03:00:00Z">
          <w:pPr>
            <w:pStyle w:val="a8"/>
            <w:spacing w:line="360" w:lineRule="auto"/>
            <w:ind w:firstLine="709"/>
            <w:jc w:val="both"/>
          </w:pPr>
        </w:pPrChange>
      </w:pPr>
      <w:del w:id="2086" w:author="mikle" w:date="2025-10-04T12:06:00Z" w16du:dateUtc="2025-10-04T19:06:00Z">
        <w:r w:rsidRPr="005D13B9" w:rsidDel="00AA0750">
          <w:rPr>
            <w:color w:val="000000" w:themeColor="text1"/>
            <w:sz w:val="28"/>
            <w:szCs w:val="28"/>
          </w:rPr>
          <w:delText>Характеристический полином замкнутой системы (3-й порядок):</w:delText>
        </w:r>
      </w:del>
    </w:p>
    <w:p w14:paraId="40DD759D" w14:textId="25397830" w:rsidR="00C733EE" w:rsidRPr="005D13B9" w:rsidDel="00AA0750" w:rsidRDefault="00000000" w:rsidP="005D13B9">
      <w:pPr>
        <w:spacing w:line="360" w:lineRule="auto"/>
        <w:ind w:firstLine="709"/>
        <w:jc w:val="both"/>
        <w:rPr>
          <w:del w:id="2087" w:author="mikle" w:date="2025-10-04T12:06:00Z" w16du:dateUtc="2025-10-04T19:06:00Z"/>
          <w:color w:val="000000" w:themeColor="text1"/>
          <w:sz w:val="28"/>
          <w:szCs w:val="28"/>
          <w:lang w:val="en-US"/>
        </w:rPr>
        <w:pPrChange w:id="2088" w:author="mikle" w:date="2025-10-09T20:00:00Z" w16du:dateUtc="2025-10-10T03:00:00Z">
          <w:pPr>
            <w:spacing w:line="360" w:lineRule="auto"/>
            <w:ind w:firstLine="709"/>
            <w:jc w:val="both"/>
          </w:pPr>
        </w:pPrChange>
      </w:pPr>
      <m:oMathPara>
        <m:oMath>
          <m:sSub>
            <m:sSubPr>
              <m:ctrlPr>
                <w:del w:id="2089" w:author="mikle" w:date="2025-10-04T12:06:00Z" w16du:dateUtc="2025-10-04T19:06:00Z">
                  <w:rPr>
                    <w:rFonts w:ascii="Cambria Math" w:hAnsi="Cambria Math"/>
                    <w:color w:val="000000" w:themeColor="text1"/>
                    <w:sz w:val="28"/>
                    <w:szCs w:val="28"/>
                  </w:rPr>
                </w:del>
              </m:ctrlPr>
            </m:sSubPr>
            <m:e>
              <m:r>
                <w:del w:id="2090" w:author="mikle" w:date="2025-10-04T12:06:00Z" w16du:dateUtc="2025-10-04T19:06:00Z">
                  <w:rPr>
                    <w:rFonts w:ascii="Cambria Math" w:hAnsi="Cambria Math"/>
                    <w:color w:val="000000" w:themeColor="text1"/>
                    <w:sz w:val="28"/>
                    <w:szCs w:val="28"/>
                  </w:rPr>
                  <m:t>χ</m:t>
                </w:del>
              </m:r>
            </m:e>
            <m:sub>
              <m:r>
                <w:del w:id="2091" w:author="mikle" w:date="2025-10-04T12:06:00Z" w16du:dateUtc="2025-10-04T19:06:00Z">
                  <m:rPr>
                    <m:nor/>
                  </m:rPr>
                  <w:rPr>
                    <w:color w:val="000000" w:themeColor="text1"/>
                    <w:sz w:val="28"/>
                    <w:szCs w:val="28"/>
                    <w:lang w:val="en-US"/>
                  </w:rPr>
                  <m:t>real</m:t>
                </w:del>
              </m:r>
            </m:sub>
          </m:sSub>
          <m:r>
            <w:del w:id="2092" w:author="mikle" w:date="2025-10-04T12:06:00Z" w16du:dateUtc="2025-10-04T19:06:00Z">
              <w:rPr>
                <w:rFonts w:ascii="Cambria Math" w:hAnsi="Cambria Math"/>
                <w:color w:val="000000" w:themeColor="text1"/>
                <w:sz w:val="28"/>
                <w:szCs w:val="28"/>
                <w:lang w:val="en-US"/>
              </w:rPr>
              <m:t>(</m:t>
            </w:del>
          </m:r>
          <m:r>
            <w:del w:id="2093" w:author="mikle" w:date="2025-10-04T12:06:00Z" w16du:dateUtc="2025-10-04T19:06:00Z">
              <w:rPr>
                <w:rFonts w:ascii="Cambria Math" w:hAnsi="Cambria Math"/>
                <w:color w:val="000000" w:themeColor="text1"/>
                <w:sz w:val="28"/>
                <w:szCs w:val="28"/>
              </w:rPr>
              <m:t>s</m:t>
            </w:del>
          </m:r>
          <m:r>
            <w:del w:id="2094" w:author="mikle" w:date="2025-10-04T12:06:00Z" w16du:dateUtc="2025-10-04T19:06:00Z">
              <w:rPr>
                <w:rFonts w:ascii="Cambria Math" w:hAnsi="Cambria Math"/>
                <w:color w:val="000000" w:themeColor="text1"/>
                <w:sz w:val="28"/>
                <w:szCs w:val="28"/>
                <w:lang w:val="en-US"/>
              </w:rPr>
              <m:t>)=</m:t>
            </w:del>
          </m:r>
          <m:sSup>
            <m:sSupPr>
              <m:ctrlPr>
                <w:del w:id="2095" w:author="mikle" w:date="2025-10-04T12:06:00Z" w16du:dateUtc="2025-10-04T19:06:00Z">
                  <w:rPr>
                    <w:rFonts w:ascii="Cambria Math" w:hAnsi="Cambria Math"/>
                    <w:color w:val="000000" w:themeColor="text1"/>
                    <w:sz w:val="28"/>
                    <w:szCs w:val="28"/>
                  </w:rPr>
                </w:del>
              </m:ctrlPr>
            </m:sSupPr>
            <m:e>
              <m:r>
                <w:del w:id="2096" w:author="mikle" w:date="2025-10-04T12:06:00Z" w16du:dateUtc="2025-10-04T19:06:00Z">
                  <w:rPr>
                    <w:rFonts w:ascii="Cambria Math" w:hAnsi="Cambria Math"/>
                    <w:color w:val="000000" w:themeColor="text1"/>
                    <w:sz w:val="28"/>
                    <w:szCs w:val="28"/>
                  </w:rPr>
                  <m:t>s</m:t>
                </w:del>
              </m:r>
            </m:e>
            <m:sup>
              <m:r>
                <w:del w:id="2097" w:author="mikle" w:date="2025-10-04T12:06:00Z" w16du:dateUtc="2025-10-04T19:06:00Z">
                  <w:rPr>
                    <w:rFonts w:ascii="Cambria Math" w:hAnsi="Cambria Math"/>
                    <w:color w:val="000000" w:themeColor="text1"/>
                    <w:sz w:val="28"/>
                    <w:szCs w:val="28"/>
                    <w:lang w:val="en-US"/>
                  </w:rPr>
                  <m:t>3</m:t>
                </w:del>
              </m:r>
            </m:sup>
          </m:sSup>
          <m:r>
            <w:del w:id="2098" w:author="mikle" w:date="2025-10-04T12:06:00Z" w16du:dateUtc="2025-10-04T19:06:00Z">
              <w:rPr>
                <w:rFonts w:ascii="Cambria Math" w:hAnsi="Cambria Math"/>
                <w:color w:val="000000" w:themeColor="text1"/>
                <w:sz w:val="28"/>
                <w:szCs w:val="28"/>
                <w:lang w:val="en-US"/>
              </w:rPr>
              <m:t>+(</m:t>
            </w:del>
          </m:r>
          <m:r>
            <w:del w:id="2099" w:author="mikle" w:date="2025-10-04T12:06:00Z" w16du:dateUtc="2025-10-04T19:06:00Z">
              <w:rPr>
                <w:rFonts w:ascii="Cambria Math" w:hAnsi="Cambria Math"/>
                <w:color w:val="000000" w:themeColor="text1"/>
                <w:sz w:val="28"/>
                <w:szCs w:val="28"/>
              </w:rPr>
              <m:t>c</m:t>
            </w:del>
          </m:r>
          <m:r>
            <w:del w:id="2100" w:author="mikle" w:date="2025-10-04T12:06:00Z" w16du:dateUtc="2025-10-04T19:06:00Z">
              <w:rPr>
                <w:rFonts w:ascii="Cambria Math" w:hAnsi="Cambria Math"/>
                <w:color w:val="000000" w:themeColor="text1"/>
                <w:sz w:val="28"/>
                <w:szCs w:val="28"/>
                <w:lang w:val="en-US"/>
              </w:rPr>
              <m:t>+</m:t>
            </w:del>
          </m:r>
          <m:r>
            <w:del w:id="2101" w:author="mikle" w:date="2025-10-04T12:06:00Z" w16du:dateUtc="2025-10-04T19:06:00Z">
              <w:rPr>
                <w:rFonts w:ascii="Cambria Math" w:hAnsi="Cambria Math"/>
                <w:color w:val="000000" w:themeColor="text1"/>
                <w:sz w:val="28"/>
                <w:szCs w:val="28"/>
              </w:rPr>
              <m:t>β</m:t>
            </w:del>
          </m:r>
          <m:r>
            <w:del w:id="2102" w:author="mikle" w:date="2025-10-04T12:06:00Z" w16du:dateUtc="2025-10-04T19:06:00Z">
              <w:rPr>
                <w:rFonts w:ascii="Cambria Math" w:hAnsi="Cambria Math"/>
                <w:color w:val="000000" w:themeColor="text1"/>
                <w:sz w:val="28"/>
                <w:szCs w:val="28"/>
                <w:lang w:val="en-US"/>
              </w:rPr>
              <m:t>)</m:t>
            </w:del>
          </m:r>
          <m:sSup>
            <m:sSupPr>
              <m:ctrlPr>
                <w:del w:id="2103" w:author="mikle" w:date="2025-10-04T12:06:00Z" w16du:dateUtc="2025-10-04T19:06:00Z">
                  <w:rPr>
                    <w:rFonts w:ascii="Cambria Math" w:hAnsi="Cambria Math"/>
                    <w:color w:val="000000" w:themeColor="text1"/>
                    <w:sz w:val="28"/>
                    <w:szCs w:val="28"/>
                  </w:rPr>
                </w:del>
              </m:ctrlPr>
            </m:sSupPr>
            <m:e>
              <m:r>
                <w:del w:id="2104" w:author="mikle" w:date="2025-10-04T12:06:00Z" w16du:dateUtc="2025-10-04T19:06:00Z">
                  <w:rPr>
                    <w:rFonts w:ascii="Cambria Math" w:hAnsi="Cambria Math"/>
                    <w:color w:val="000000" w:themeColor="text1"/>
                    <w:sz w:val="28"/>
                    <w:szCs w:val="28"/>
                  </w:rPr>
                  <m:t>s</m:t>
                </w:del>
              </m:r>
            </m:e>
            <m:sup>
              <m:r>
                <w:del w:id="2105" w:author="mikle" w:date="2025-10-04T12:06:00Z" w16du:dateUtc="2025-10-04T19:06:00Z">
                  <w:rPr>
                    <w:rFonts w:ascii="Cambria Math" w:hAnsi="Cambria Math"/>
                    <w:color w:val="000000" w:themeColor="text1"/>
                    <w:sz w:val="28"/>
                    <w:szCs w:val="28"/>
                    <w:lang w:val="en-US"/>
                  </w:rPr>
                  <m:t>2</m:t>
                </w:del>
              </m:r>
            </m:sup>
          </m:sSup>
          <m:r>
            <w:del w:id="2106" w:author="mikle" w:date="2025-10-04T12:06:00Z" w16du:dateUtc="2025-10-04T19:06:00Z">
              <w:rPr>
                <w:rFonts w:ascii="Cambria Math" w:hAnsi="Cambria Math"/>
                <w:color w:val="000000" w:themeColor="text1"/>
                <w:sz w:val="28"/>
                <w:szCs w:val="28"/>
                <w:lang w:val="en-US"/>
              </w:rPr>
              <m:t>+(</m:t>
            </w:del>
          </m:r>
          <m:r>
            <w:del w:id="2107" w:author="mikle" w:date="2025-10-04T12:06:00Z" w16du:dateUtc="2025-10-04T19:06:00Z">
              <w:rPr>
                <w:rFonts w:ascii="Cambria Math" w:hAnsi="Cambria Math"/>
                <w:color w:val="000000" w:themeColor="text1"/>
                <w:sz w:val="28"/>
                <w:szCs w:val="28"/>
              </w:rPr>
              <m:t>cβ</m:t>
            </w:del>
          </m:r>
          <m:r>
            <w:del w:id="2108" w:author="mikle" w:date="2025-10-04T12:06:00Z" w16du:dateUtc="2025-10-04T19:06:00Z">
              <w:rPr>
                <w:rFonts w:ascii="Cambria Math" w:hAnsi="Cambria Math"/>
                <w:color w:val="000000" w:themeColor="text1"/>
                <w:sz w:val="28"/>
                <w:szCs w:val="28"/>
                <w:lang w:val="en-US"/>
              </w:rPr>
              <m:t>+</m:t>
            </w:del>
          </m:r>
          <m:r>
            <w:del w:id="2109" w:author="mikle" w:date="2025-10-04T12:06:00Z" w16du:dateUtc="2025-10-04T19:06:00Z">
              <w:rPr>
                <w:rFonts w:ascii="Cambria Math" w:hAnsi="Cambria Math"/>
                <w:color w:val="000000" w:themeColor="text1"/>
                <w:sz w:val="28"/>
                <w:szCs w:val="28"/>
              </w:rPr>
              <m:t>dγ</m:t>
            </w:del>
          </m:r>
          <m:sSub>
            <m:sSubPr>
              <m:ctrlPr>
                <w:del w:id="2110" w:author="mikle" w:date="2025-10-04T12:06:00Z" w16du:dateUtc="2025-10-04T19:06:00Z">
                  <w:rPr>
                    <w:rFonts w:ascii="Cambria Math" w:hAnsi="Cambria Math"/>
                    <w:color w:val="000000" w:themeColor="text1"/>
                    <w:sz w:val="28"/>
                    <w:szCs w:val="28"/>
                  </w:rPr>
                </w:del>
              </m:ctrlPr>
            </m:sSubPr>
            <m:e>
              <m:r>
                <w:del w:id="2111" w:author="mikle" w:date="2025-10-04T12:06:00Z" w16du:dateUtc="2025-10-04T19:06:00Z">
                  <w:rPr>
                    <w:rFonts w:ascii="Cambria Math" w:hAnsi="Cambria Math"/>
                    <w:color w:val="000000" w:themeColor="text1"/>
                    <w:sz w:val="28"/>
                    <w:szCs w:val="28"/>
                  </w:rPr>
                  <m:t>K</m:t>
                </w:del>
              </m:r>
            </m:e>
            <m:sub>
              <m:r>
                <w:del w:id="2112" w:author="mikle" w:date="2025-10-04T12:06:00Z" w16du:dateUtc="2025-10-04T19:06:00Z">
                  <w:rPr>
                    <w:rFonts w:ascii="Cambria Math" w:hAnsi="Cambria Math"/>
                    <w:color w:val="000000" w:themeColor="text1"/>
                    <w:sz w:val="28"/>
                    <w:szCs w:val="28"/>
                    <w:lang w:val="en-US"/>
                  </w:rPr>
                  <m:t>2</m:t>
                </w:del>
              </m:r>
            </m:sub>
          </m:sSub>
          <m:r>
            <w:del w:id="2113" w:author="mikle" w:date="2025-10-04T12:06:00Z" w16du:dateUtc="2025-10-04T19:06:00Z">
              <w:rPr>
                <w:rFonts w:ascii="Cambria Math" w:hAnsi="Cambria Math"/>
                <w:color w:val="000000" w:themeColor="text1"/>
                <w:sz w:val="28"/>
                <w:szCs w:val="28"/>
                <w:lang w:val="en-US"/>
              </w:rPr>
              <m:t>)</m:t>
            </w:del>
          </m:r>
          <m:r>
            <w:del w:id="2114" w:author="mikle" w:date="2025-10-04T12:06:00Z" w16du:dateUtc="2025-10-04T19:06:00Z">
              <w:rPr>
                <w:rFonts w:ascii="Cambria Math" w:hAnsi="Cambria Math"/>
                <w:color w:val="000000" w:themeColor="text1"/>
                <w:sz w:val="28"/>
                <w:szCs w:val="28"/>
              </w:rPr>
              <m:t>s</m:t>
            </w:del>
          </m:r>
          <m:r>
            <w:del w:id="2115" w:author="mikle" w:date="2025-10-04T12:06:00Z" w16du:dateUtc="2025-10-04T19:06:00Z">
              <w:rPr>
                <w:rFonts w:ascii="Cambria Math" w:hAnsi="Cambria Math"/>
                <w:color w:val="000000" w:themeColor="text1"/>
                <w:sz w:val="28"/>
                <w:szCs w:val="28"/>
                <w:lang w:val="en-US"/>
              </w:rPr>
              <m:t>+</m:t>
            </w:del>
          </m:r>
          <m:r>
            <w:del w:id="2116" w:author="mikle" w:date="2025-10-04T12:06:00Z" w16du:dateUtc="2025-10-04T19:06:00Z">
              <w:rPr>
                <w:rFonts w:ascii="Cambria Math" w:hAnsi="Cambria Math"/>
                <w:color w:val="000000" w:themeColor="text1"/>
                <w:sz w:val="28"/>
                <w:szCs w:val="28"/>
              </w:rPr>
              <m:t>dγ</m:t>
            </w:del>
          </m:r>
          <m:sSub>
            <m:sSubPr>
              <m:ctrlPr>
                <w:del w:id="2117" w:author="mikle" w:date="2025-10-04T12:06:00Z" w16du:dateUtc="2025-10-04T19:06:00Z">
                  <w:rPr>
                    <w:rFonts w:ascii="Cambria Math" w:hAnsi="Cambria Math"/>
                    <w:color w:val="000000" w:themeColor="text1"/>
                    <w:sz w:val="28"/>
                    <w:szCs w:val="28"/>
                  </w:rPr>
                </w:del>
              </m:ctrlPr>
            </m:sSubPr>
            <m:e>
              <m:r>
                <w:del w:id="2118" w:author="mikle" w:date="2025-10-04T12:06:00Z" w16du:dateUtc="2025-10-04T19:06:00Z">
                  <w:rPr>
                    <w:rFonts w:ascii="Cambria Math" w:hAnsi="Cambria Math"/>
                    <w:color w:val="000000" w:themeColor="text1"/>
                    <w:sz w:val="28"/>
                    <w:szCs w:val="28"/>
                  </w:rPr>
                  <m:t>K</m:t>
                </w:del>
              </m:r>
            </m:e>
            <m:sub>
              <m:r>
                <w:del w:id="2119" w:author="mikle" w:date="2025-10-04T12:06:00Z" w16du:dateUtc="2025-10-04T19:06:00Z">
                  <w:rPr>
                    <w:rFonts w:ascii="Cambria Math" w:hAnsi="Cambria Math"/>
                    <w:color w:val="000000" w:themeColor="text1"/>
                    <w:sz w:val="28"/>
                    <w:szCs w:val="28"/>
                    <w:lang w:val="en-US"/>
                  </w:rPr>
                  <m:t>1</m:t>
                </w:del>
              </m:r>
            </m:sub>
          </m:sSub>
          <m:r>
            <w:del w:id="2120" w:author="mikle" w:date="2025-10-04T12:06:00Z" w16du:dateUtc="2025-10-04T19:06:00Z">
              <m:rPr>
                <m:sty m:val="p"/>
              </m:rPr>
              <w:rPr>
                <w:rFonts w:ascii="Cambria Math" w:hAnsi="Cambria Math"/>
                <w:color w:val="000000" w:themeColor="text1"/>
                <w:sz w:val="28"/>
                <w:szCs w:val="28"/>
                <w:lang w:val="en-US"/>
              </w:rPr>
              <m:t>.</m:t>
            </w:del>
          </m:r>
          <m:r>
            <w:del w:id="2121" w:author="mikle" w:date="2025-10-04T12:06:00Z" w16du:dateUtc="2025-10-04T19:06:00Z">
              <m:rPr>
                <m:sty m:val="p"/>
              </m:rPr>
              <w:rPr>
                <w:rFonts w:ascii="Cambria Math" w:hAnsi="Cambria Math"/>
                <w:color w:val="000000" w:themeColor="text1"/>
                <w:sz w:val="28"/>
                <w:szCs w:val="28"/>
                <w:lang w:val="en-US"/>
              </w:rPr>
              <w:br/>
            </w:del>
          </m:r>
        </m:oMath>
      </m:oMathPara>
    </w:p>
    <w:p w14:paraId="0AF5E5ED" w14:textId="2BC60AE0" w:rsidR="00C733EE" w:rsidRPr="005D13B9" w:rsidDel="00AA0750" w:rsidRDefault="00C733EE" w:rsidP="005D13B9">
      <w:pPr>
        <w:pStyle w:val="a8"/>
        <w:spacing w:line="360" w:lineRule="auto"/>
        <w:ind w:firstLine="709"/>
        <w:jc w:val="both"/>
        <w:rPr>
          <w:del w:id="2122" w:author="mikle" w:date="2025-10-04T12:06:00Z" w16du:dateUtc="2025-10-04T19:06:00Z"/>
          <w:color w:val="000000" w:themeColor="text1"/>
          <w:sz w:val="28"/>
          <w:szCs w:val="28"/>
        </w:rPr>
        <w:pPrChange w:id="2123" w:author="mikle" w:date="2025-10-09T20:00:00Z" w16du:dateUtc="2025-10-10T03:00:00Z">
          <w:pPr>
            <w:pStyle w:val="a8"/>
            <w:spacing w:line="360" w:lineRule="auto"/>
            <w:ind w:firstLine="709"/>
            <w:jc w:val="both"/>
          </w:pPr>
        </w:pPrChange>
      </w:pPr>
      <w:del w:id="2124" w:author="mikle" w:date="2025-10-04T12:06:00Z" w16du:dateUtc="2025-10-04T19:06:00Z">
        <w:r w:rsidRPr="005D13B9" w:rsidDel="00AA0750">
          <w:rPr>
            <w:color w:val="000000" w:themeColor="text1"/>
            <w:sz w:val="28"/>
            <w:szCs w:val="28"/>
          </w:rPr>
          <w:delText>Желаемая «целевая» динамика: «2-й порядок</w:delText>
        </w:r>
        <w:r w:rsidRPr="005D13B9" w:rsidDel="00AA0750">
          <w:rPr>
            <w:rStyle w:val="apple-converted-space"/>
            <w:color w:val="000000" w:themeColor="text1"/>
            <w:sz w:val="28"/>
            <w:szCs w:val="28"/>
          </w:rPr>
          <w:delText> </w:delText>
        </w:r>
      </w:del>
      <m:oMath>
        <m:r>
          <w:del w:id="2125" w:author="mikle" w:date="2025-10-04T12:06:00Z" w16du:dateUtc="2025-10-04T19:06:00Z">
            <w:rPr>
              <w:rFonts w:ascii="Cambria Math" w:hAnsi="Cambria Math"/>
              <w:color w:val="000000" w:themeColor="text1"/>
              <w:sz w:val="28"/>
              <w:szCs w:val="28"/>
            </w:rPr>
            <m:t>(ζ,</m:t>
          </w:del>
        </m:r>
        <m:sSub>
          <m:sSubPr>
            <m:ctrlPr>
              <w:del w:id="2126" w:author="mikle" w:date="2025-10-04T12:06:00Z" w16du:dateUtc="2025-10-04T19:06:00Z">
                <w:rPr>
                  <w:rFonts w:ascii="Cambria Math" w:hAnsi="Cambria Math"/>
                  <w:color w:val="000000" w:themeColor="text1"/>
                  <w:sz w:val="28"/>
                  <w:szCs w:val="28"/>
                </w:rPr>
              </w:del>
            </m:ctrlPr>
          </m:sSubPr>
          <m:e>
            <m:r>
              <w:del w:id="2127" w:author="mikle" w:date="2025-10-04T12:06:00Z" w16du:dateUtc="2025-10-04T19:06:00Z">
                <w:rPr>
                  <w:rFonts w:ascii="Cambria Math" w:hAnsi="Cambria Math"/>
                  <w:color w:val="000000" w:themeColor="text1"/>
                  <w:sz w:val="28"/>
                  <w:szCs w:val="28"/>
                </w:rPr>
                <m:t>ω</m:t>
              </w:del>
            </m:r>
          </m:e>
          <m:sub>
            <m:r>
              <w:del w:id="2128" w:author="mikle" w:date="2025-10-04T12:06:00Z" w16du:dateUtc="2025-10-04T19:06:00Z">
                <w:rPr>
                  <w:rFonts w:ascii="Cambria Math" w:hAnsi="Cambria Math"/>
                  <w:color w:val="000000" w:themeColor="text1"/>
                  <w:sz w:val="28"/>
                  <w:szCs w:val="28"/>
                </w:rPr>
                <m:t>n</m:t>
              </w:del>
            </m:r>
          </m:sub>
        </m:sSub>
        <m:r>
          <w:del w:id="2129" w:author="mikle" w:date="2025-10-04T12:06:00Z" w16du:dateUtc="2025-10-04T19:06:00Z">
            <w:rPr>
              <w:rFonts w:ascii="Cambria Math" w:hAnsi="Cambria Math"/>
              <w:color w:val="000000" w:themeColor="text1"/>
              <w:sz w:val="28"/>
              <w:szCs w:val="28"/>
            </w:rPr>
            <m:t>)</m:t>
          </w:del>
        </m:r>
      </m:oMath>
      <w:del w:id="2130" w:author="mikle" w:date="2025-10-04T12:06:00Z" w16du:dateUtc="2025-10-04T19:06:00Z">
        <w:r w:rsidRPr="005D13B9" w:rsidDel="00AA0750">
          <w:rPr>
            <w:rStyle w:val="apple-converted-space"/>
            <w:color w:val="000000" w:themeColor="text1"/>
            <w:sz w:val="28"/>
            <w:szCs w:val="28"/>
          </w:rPr>
          <w:delText> </w:delText>
        </w:r>
        <w:r w:rsidRPr="005D13B9" w:rsidDel="00AA0750">
          <w:rPr>
            <w:color w:val="000000" w:themeColor="text1"/>
            <w:sz w:val="28"/>
            <w:szCs w:val="28"/>
          </w:rPr>
          <w:delText>+ быстрый приводной полюс</w:delText>
        </w:r>
        <w:r w:rsidRPr="005D13B9" w:rsidDel="00AA0750">
          <w:rPr>
            <w:rStyle w:val="apple-converted-space"/>
            <w:color w:val="000000" w:themeColor="text1"/>
            <w:sz w:val="28"/>
            <w:szCs w:val="28"/>
          </w:rPr>
          <w:delText> </w:delText>
        </w:r>
      </w:del>
      <m:oMath>
        <m:sSub>
          <m:sSubPr>
            <m:ctrlPr>
              <w:del w:id="2131" w:author="mikle" w:date="2025-10-04T12:06:00Z" w16du:dateUtc="2025-10-04T19:06:00Z">
                <w:rPr>
                  <w:rFonts w:ascii="Cambria Math" w:hAnsi="Cambria Math"/>
                  <w:color w:val="000000" w:themeColor="text1"/>
                  <w:sz w:val="28"/>
                  <w:szCs w:val="28"/>
                </w:rPr>
              </w:del>
            </m:ctrlPr>
          </m:sSubPr>
          <m:e>
            <m:r>
              <w:del w:id="2132" w:author="mikle" w:date="2025-10-04T12:06:00Z" w16du:dateUtc="2025-10-04T19:06:00Z">
                <w:rPr>
                  <w:rFonts w:ascii="Cambria Math" w:hAnsi="Cambria Math"/>
                  <w:color w:val="000000" w:themeColor="text1"/>
                  <w:sz w:val="28"/>
                  <w:szCs w:val="28"/>
                </w:rPr>
                <m:t>p</m:t>
              </w:del>
            </m:r>
          </m:e>
          <m:sub>
            <m:r>
              <w:del w:id="2133" w:author="mikle" w:date="2025-10-04T12:06:00Z" w16du:dateUtc="2025-10-04T19:06:00Z">
                <w:rPr>
                  <w:rFonts w:ascii="Cambria Math" w:hAnsi="Cambria Math"/>
                  <w:color w:val="000000" w:themeColor="text1"/>
                  <w:sz w:val="28"/>
                  <w:szCs w:val="28"/>
                </w:rPr>
                <m:t>a</m:t>
              </w:del>
            </m:r>
          </m:sub>
        </m:sSub>
      </m:oMath>
      <w:del w:id="2134" w:author="mikle" w:date="2025-10-04T12:06:00Z" w16du:dateUtc="2025-10-04T19:06:00Z">
        <w:r w:rsidRPr="005D13B9" w:rsidDel="00AA0750">
          <w:rPr>
            <w:color w:val="000000" w:themeColor="text1"/>
            <w:sz w:val="28"/>
            <w:szCs w:val="28"/>
          </w:rPr>
          <w:delText>»:</w:delText>
        </w:r>
      </w:del>
    </w:p>
    <w:p w14:paraId="16825911" w14:textId="0101B3F3" w:rsidR="00C733EE" w:rsidRPr="005D13B9" w:rsidDel="00AA0750" w:rsidRDefault="00000000" w:rsidP="005D13B9">
      <w:pPr>
        <w:spacing w:line="360" w:lineRule="auto"/>
        <w:ind w:firstLine="709"/>
        <w:jc w:val="both"/>
        <w:rPr>
          <w:del w:id="2135" w:author="mikle" w:date="2025-10-04T12:06:00Z" w16du:dateUtc="2025-10-04T19:06:00Z"/>
          <w:color w:val="000000" w:themeColor="text1"/>
          <w:sz w:val="28"/>
          <w:szCs w:val="28"/>
          <w:lang w:val="en-US"/>
        </w:rPr>
        <w:pPrChange w:id="2136" w:author="mikle" w:date="2025-10-09T20:00:00Z" w16du:dateUtc="2025-10-10T03:00:00Z">
          <w:pPr>
            <w:spacing w:line="360" w:lineRule="auto"/>
            <w:ind w:firstLine="709"/>
            <w:jc w:val="both"/>
          </w:pPr>
        </w:pPrChange>
      </w:pPr>
      <m:oMathPara>
        <m:oMath>
          <m:sSub>
            <m:sSubPr>
              <m:ctrlPr>
                <w:del w:id="2137" w:author="mikle" w:date="2025-10-04T12:06:00Z" w16du:dateUtc="2025-10-04T19:06:00Z">
                  <w:rPr>
                    <w:rFonts w:ascii="Cambria Math" w:hAnsi="Cambria Math"/>
                    <w:color w:val="000000" w:themeColor="text1"/>
                    <w:sz w:val="28"/>
                    <w:szCs w:val="28"/>
                  </w:rPr>
                </w:del>
              </m:ctrlPr>
            </m:sSubPr>
            <m:e>
              <m:r>
                <w:del w:id="2138" w:author="mikle" w:date="2025-10-04T12:06:00Z" w16du:dateUtc="2025-10-04T19:06:00Z">
                  <w:rPr>
                    <w:rFonts w:ascii="Cambria Math" w:hAnsi="Cambria Math"/>
                    <w:color w:val="000000" w:themeColor="text1"/>
                    <w:sz w:val="28"/>
                    <w:szCs w:val="28"/>
                  </w:rPr>
                  <m:t>χ</m:t>
                </w:del>
              </m:r>
            </m:e>
            <m:sub>
              <m:r>
                <w:del w:id="2139" w:author="mikle" w:date="2025-10-04T12:06:00Z" w16du:dateUtc="2025-10-04T19:06:00Z">
                  <m:rPr>
                    <m:nor/>
                  </m:rPr>
                  <w:rPr>
                    <w:color w:val="000000" w:themeColor="text1"/>
                    <w:sz w:val="28"/>
                    <w:szCs w:val="28"/>
                    <w:lang w:val="en-US"/>
                  </w:rPr>
                  <m:t>des</m:t>
                </w:del>
              </m:r>
            </m:sub>
          </m:sSub>
          <m:r>
            <w:del w:id="2140" w:author="mikle" w:date="2025-10-04T12:06:00Z" w16du:dateUtc="2025-10-04T19:06:00Z">
              <w:rPr>
                <w:rFonts w:ascii="Cambria Math" w:hAnsi="Cambria Math"/>
                <w:color w:val="000000" w:themeColor="text1"/>
                <w:sz w:val="28"/>
                <w:szCs w:val="28"/>
                <w:lang w:val="en-US"/>
              </w:rPr>
              <m:t>(</m:t>
            </w:del>
          </m:r>
          <m:r>
            <w:del w:id="2141" w:author="mikle" w:date="2025-10-04T12:06:00Z" w16du:dateUtc="2025-10-04T19:06:00Z">
              <w:rPr>
                <w:rFonts w:ascii="Cambria Math" w:hAnsi="Cambria Math"/>
                <w:color w:val="000000" w:themeColor="text1"/>
                <w:sz w:val="28"/>
                <w:szCs w:val="28"/>
              </w:rPr>
              <m:t>s</m:t>
            </w:del>
          </m:r>
          <m:r>
            <w:del w:id="2142" w:author="mikle" w:date="2025-10-04T12:06:00Z" w16du:dateUtc="2025-10-04T19:06:00Z">
              <w:rPr>
                <w:rFonts w:ascii="Cambria Math" w:hAnsi="Cambria Math"/>
                <w:color w:val="000000" w:themeColor="text1"/>
                <w:sz w:val="28"/>
                <w:szCs w:val="28"/>
                <w:lang w:val="en-US"/>
              </w:rPr>
              <m:t>)=(</m:t>
            </w:del>
          </m:r>
          <m:sSup>
            <m:sSupPr>
              <m:ctrlPr>
                <w:del w:id="2143" w:author="mikle" w:date="2025-10-04T12:06:00Z" w16du:dateUtc="2025-10-04T19:06:00Z">
                  <w:rPr>
                    <w:rFonts w:ascii="Cambria Math" w:hAnsi="Cambria Math"/>
                    <w:color w:val="000000" w:themeColor="text1"/>
                    <w:sz w:val="28"/>
                    <w:szCs w:val="28"/>
                  </w:rPr>
                </w:del>
              </m:ctrlPr>
            </m:sSupPr>
            <m:e>
              <m:r>
                <w:del w:id="2144" w:author="mikle" w:date="2025-10-04T12:06:00Z" w16du:dateUtc="2025-10-04T19:06:00Z">
                  <w:rPr>
                    <w:rFonts w:ascii="Cambria Math" w:hAnsi="Cambria Math"/>
                    <w:color w:val="000000" w:themeColor="text1"/>
                    <w:sz w:val="28"/>
                    <w:szCs w:val="28"/>
                  </w:rPr>
                  <m:t>s</m:t>
                </w:del>
              </m:r>
            </m:e>
            <m:sup>
              <m:r>
                <w:del w:id="2145" w:author="mikle" w:date="2025-10-04T12:06:00Z" w16du:dateUtc="2025-10-04T19:06:00Z">
                  <w:rPr>
                    <w:rFonts w:ascii="Cambria Math" w:hAnsi="Cambria Math"/>
                    <w:color w:val="000000" w:themeColor="text1"/>
                    <w:sz w:val="28"/>
                    <w:szCs w:val="28"/>
                    <w:lang w:val="en-US"/>
                  </w:rPr>
                  <m:t>2</m:t>
                </w:del>
              </m:r>
            </m:sup>
          </m:sSup>
          <m:r>
            <w:del w:id="2146" w:author="mikle" w:date="2025-10-04T12:06:00Z" w16du:dateUtc="2025-10-04T19:06:00Z">
              <w:rPr>
                <w:rFonts w:ascii="Cambria Math" w:hAnsi="Cambria Math"/>
                <w:color w:val="000000" w:themeColor="text1"/>
                <w:sz w:val="28"/>
                <w:szCs w:val="28"/>
                <w:lang w:val="en-US"/>
              </w:rPr>
              <m:t>+2</m:t>
            </w:del>
          </m:r>
          <m:r>
            <w:del w:id="2147" w:author="mikle" w:date="2025-10-04T12:06:00Z" w16du:dateUtc="2025-10-04T19:06:00Z">
              <w:rPr>
                <w:rFonts w:ascii="Cambria Math" w:hAnsi="Cambria Math"/>
                <w:color w:val="000000" w:themeColor="text1"/>
                <w:sz w:val="28"/>
                <w:szCs w:val="28"/>
              </w:rPr>
              <m:t>ζ</m:t>
            </w:del>
          </m:r>
          <m:sSub>
            <m:sSubPr>
              <m:ctrlPr>
                <w:del w:id="2148" w:author="mikle" w:date="2025-10-04T12:06:00Z" w16du:dateUtc="2025-10-04T19:06:00Z">
                  <w:rPr>
                    <w:rFonts w:ascii="Cambria Math" w:hAnsi="Cambria Math"/>
                    <w:color w:val="000000" w:themeColor="text1"/>
                    <w:sz w:val="28"/>
                    <w:szCs w:val="28"/>
                  </w:rPr>
                </w:del>
              </m:ctrlPr>
            </m:sSubPr>
            <m:e>
              <m:r>
                <w:del w:id="2149" w:author="mikle" w:date="2025-10-04T12:06:00Z" w16du:dateUtc="2025-10-04T19:06:00Z">
                  <w:rPr>
                    <w:rFonts w:ascii="Cambria Math" w:hAnsi="Cambria Math"/>
                    <w:color w:val="000000" w:themeColor="text1"/>
                    <w:sz w:val="28"/>
                    <w:szCs w:val="28"/>
                  </w:rPr>
                  <m:t>ω</m:t>
                </w:del>
              </m:r>
            </m:e>
            <m:sub>
              <m:r>
                <w:del w:id="2150" w:author="mikle" w:date="2025-10-04T12:06:00Z" w16du:dateUtc="2025-10-04T19:06:00Z">
                  <w:rPr>
                    <w:rFonts w:ascii="Cambria Math" w:hAnsi="Cambria Math"/>
                    <w:color w:val="000000" w:themeColor="text1"/>
                    <w:sz w:val="28"/>
                    <w:szCs w:val="28"/>
                  </w:rPr>
                  <m:t>n</m:t>
                </w:del>
              </m:r>
            </m:sub>
          </m:sSub>
          <m:r>
            <w:del w:id="2151" w:author="mikle" w:date="2025-10-04T12:06:00Z" w16du:dateUtc="2025-10-04T19:06:00Z">
              <w:rPr>
                <w:rFonts w:ascii="Cambria Math" w:hAnsi="Cambria Math"/>
                <w:color w:val="000000" w:themeColor="text1"/>
                <w:sz w:val="28"/>
                <w:szCs w:val="28"/>
              </w:rPr>
              <m:t>s</m:t>
            </w:del>
          </m:r>
          <m:r>
            <w:del w:id="2152" w:author="mikle" w:date="2025-10-04T12:06:00Z" w16du:dateUtc="2025-10-04T19:06:00Z">
              <w:rPr>
                <w:rFonts w:ascii="Cambria Math" w:hAnsi="Cambria Math"/>
                <w:color w:val="000000" w:themeColor="text1"/>
                <w:sz w:val="28"/>
                <w:szCs w:val="28"/>
                <w:lang w:val="en-US"/>
              </w:rPr>
              <m:t>+</m:t>
            </w:del>
          </m:r>
          <m:sSubSup>
            <m:sSubSupPr>
              <m:ctrlPr>
                <w:del w:id="2153" w:author="mikle" w:date="2025-10-04T12:06:00Z" w16du:dateUtc="2025-10-04T19:06:00Z">
                  <w:rPr>
                    <w:rFonts w:ascii="Cambria Math" w:hAnsi="Cambria Math"/>
                    <w:color w:val="000000" w:themeColor="text1"/>
                    <w:sz w:val="28"/>
                    <w:szCs w:val="28"/>
                  </w:rPr>
                </w:del>
              </m:ctrlPr>
            </m:sSubSupPr>
            <m:e>
              <m:r>
                <w:del w:id="2154" w:author="mikle" w:date="2025-10-04T12:06:00Z" w16du:dateUtc="2025-10-04T19:06:00Z">
                  <w:rPr>
                    <w:rFonts w:ascii="Cambria Math" w:hAnsi="Cambria Math"/>
                    <w:color w:val="000000" w:themeColor="text1"/>
                    <w:sz w:val="28"/>
                    <w:szCs w:val="28"/>
                  </w:rPr>
                  <m:t>ω</m:t>
                </w:del>
              </m:r>
            </m:e>
            <m:sub>
              <m:r>
                <w:del w:id="2155" w:author="mikle" w:date="2025-10-04T12:06:00Z" w16du:dateUtc="2025-10-04T19:06:00Z">
                  <w:rPr>
                    <w:rFonts w:ascii="Cambria Math" w:hAnsi="Cambria Math"/>
                    <w:color w:val="000000" w:themeColor="text1"/>
                    <w:sz w:val="28"/>
                    <w:szCs w:val="28"/>
                  </w:rPr>
                  <m:t>n</m:t>
                </w:del>
              </m:r>
            </m:sub>
            <m:sup>
              <m:r>
                <w:del w:id="2156" w:author="mikle" w:date="2025-10-04T12:06:00Z" w16du:dateUtc="2025-10-04T19:06:00Z">
                  <w:rPr>
                    <w:rFonts w:ascii="Cambria Math" w:hAnsi="Cambria Math"/>
                    <w:color w:val="000000" w:themeColor="text1"/>
                    <w:sz w:val="28"/>
                    <w:szCs w:val="28"/>
                    <w:lang w:val="en-US"/>
                  </w:rPr>
                  <m:t>2</m:t>
                </w:del>
              </m:r>
            </m:sup>
          </m:sSubSup>
          <m:r>
            <w:del w:id="2157" w:author="mikle" w:date="2025-10-04T12:06:00Z" w16du:dateUtc="2025-10-04T19:06:00Z">
              <w:rPr>
                <w:rFonts w:ascii="Cambria Math" w:hAnsi="Cambria Math"/>
                <w:color w:val="000000" w:themeColor="text1"/>
                <w:sz w:val="28"/>
                <w:szCs w:val="28"/>
                <w:lang w:val="en-US"/>
              </w:rPr>
              <m:t>)</m:t>
            </w:del>
          </m:r>
          <m:r>
            <w:del w:id="2158" w:author="mikle" w:date="2025-10-04T12:06:00Z" w16du:dateUtc="2025-10-04T19:06:00Z">
              <m:rPr>
                <m:nor/>
              </m:rPr>
              <w:rPr>
                <w:color w:val="000000" w:themeColor="text1"/>
                <w:sz w:val="28"/>
                <w:szCs w:val="28"/>
                <w:lang w:val="en-US"/>
              </w:rPr>
              <m:t> </m:t>
            </w:del>
          </m:r>
          <m:r>
            <w:del w:id="2159" w:author="mikle" w:date="2025-10-04T12:06:00Z" w16du:dateUtc="2025-10-04T19:06:00Z">
              <w:rPr>
                <w:rFonts w:ascii="Cambria Math" w:hAnsi="Cambria Math"/>
                <w:color w:val="000000" w:themeColor="text1"/>
                <w:sz w:val="28"/>
                <w:szCs w:val="28"/>
                <w:lang w:val="en-US"/>
              </w:rPr>
              <m:t>(</m:t>
            </w:del>
          </m:r>
          <m:r>
            <w:del w:id="2160" w:author="mikle" w:date="2025-10-04T12:06:00Z" w16du:dateUtc="2025-10-04T19:06:00Z">
              <w:rPr>
                <w:rFonts w:ascii="Cambria Math" w:hAnsi="Cambria Math"/>
                <w:color w:val="000000" w:themeColor="text1"/>
                <w:sz w:val="28"/>
                <w:szCs w:val="28"/>
              </w:rPr>
              <m:t>s</m:t>
            </w:del>
          </m:r>
          <m:r>
            <w:del w:id="2161" w:author="mikle" w:date="2025-10-04T12:06:00Z" w16du:dateUtc="2025-10-04T19:06:00Z">
              <w:rPr>
                <w:rFonts w:ascii="Cambria Math" w:hAnsi="Cambria Math"/>
                <w:color w:val="000000" w:themeColor="text1"/>
                <w:sz w:val="28"/>
                <w:szCs w:val="28"/>
                <w:lang w:val="en-US"/>
              </w:rPr>
              <m:t>+</m:t>
            </w:del>
          </m:r>
          <m:sSub>
            <m:sSubPr>
              <m:ctrlPr>
                <w:del w:id="2162" w:author="mikle" w:date="2025-10-04T12:06:00Z" w16du:dateUtc="2025-10-04T19:06:00Z">
                  <w:rPr>
                    <w:rFonts w:ascii="Cambria Math" w:hAnsi="Cambria Math"/>
                    <w:color w:val="000000" w:themeColor="text1"/>
                    <w:sz w:val="28"/>
                    <w:szCs w:val="28"/>
                  </w:rPr>
                </w:del>
              </m:ctrlPr>
            </m:sSubPr>
            <m:e>
              <m:r>
                <w:del w:id="2163" w:author="mikle" w:date="2025-10-04T12:06:00Z" w16du:dateUtc="2025-10-04T19:06:00Z">
                  <w:rPr>
                    <w:rFonts w:ascii="Cambria Math" w:hAnsi="Cambria Math"/>
                    <w:color w:val="000000" w:themeColor="text1"/>
                    <w:sz w:val="28"/>
                    <w:szCs w:val="28"/>
                  </w:rPr>
                  <m:t>p</m:t>
                </w:del>
              </m:r>
            </m:e>
            <m:sub>
              <m:r>
                <w:del w:id="2164" w:author="mikle" w:date="2025-10-04T12:06:00Z" w16du:dateUtc="2025-10-04T19:06:00Z">
                  <w:rPr>
                    <w:rFonts w:ascii="Cambria Math" w:hAnsi="Cambria Math"/>
                    <w:color w:val="000000" w:themeColor="text1"/>
                    <w:sz w:val="28"/>
                    <w:szCs w:val="28"/>
                  </w:rPr>
                  <m:t>a</m:t>
                </w:del>
              </m:r>
            </m:sub>
          </m:sSub>
          <m:r>
            <w:del w:id="2165" w:author="mikle" w:date="2025-10-04T12:06:00Z" w16du:dateUtc="2025-10-04T19:06:00Z">
              <w:rPr>
                <w:rFonts w:ascii="Cambria Math" w:hAnsi="Cambria Math"/>
                <w:color w:val="000000" w:themeColor="text1"/>
                <w:sz w:val="28"/>
                <w:szCs w:val="28"/>
                <w:lang w:val="en-US"/>
              </w:rPr>
              <m:t>)=</m:t>
            </w:del>
          </m:r>
          <m:sSup>
            <m:sSupPr>
              <m:ctrlPr>
                <w:del w:id="2166" w:author="mikle" w:date="2025-10-04T12:06:00Z" w16du:dateUtc="2025-10-04T19:06:00Z">
                  <w:rPr>
                    <w:rFonts w:ascii="Cambria Math" w:hAnsi="Cambria Math"/>
                    <w:color w:val="000000" w:themeColor="text1"/>
                    <w:sz w:val="28"/>
                    <w:szCs w:val="28"/>
                  </w:rPr>
                </w:del>
              </m:ctrlPr>
            </m:sSupPr>
            <m:e>
              <m:r>
                <w:del w:id="2167" w:author="mikle" w:date="2025-10-04T12:06:00Z" w16du:dateUtc="2025-10-04T19:06:00Z">
                  <w:rPr>
                    <w:rFonts w:ascii="Cambria Math" w:hAnsi="Cambria Math"/>
                    <w:color w:val="000000" w:themeColor="text1"/>
                    <w:sz w:val="28"/>
                    <w:szCs w:val="28"/>
                  </w:rPr>
                  <m:t>s</m:t>
                </w:del>
              </m:r>
            </m:e>
            <m:sup>
              <m:r>
                <w:del w:id="2168" w:author="mikle" w:date="2025-10-04T12:06:00Z" w16du:dateUtc="2025-10-04T19:06:00Z">
                  <w:rPr>
                    <w:rFonts w:ascii="Cambria Math" w:hAnsi="Cambria Math"/>
                    <w:color w:val="000000" w:themeColor="text1"/>
                    <w:sz w:val="28"/>
                    <w:szCs w:val="28"/>
                    <w:lang w:val="en-US"/>
                  </w:rPr>
                  <m:t>3</m:t>
                </w:del>
              </m:r>
            </m:sup>
          </m:sSup>
          <m:r>
            <w:del w:id="2169" w:author="mikle" w:date="2025-10-04T12:06:00Z" w16du:dateUtc="2025-10-04T19:06:00Z">
              <w:rPr>
                <w:rFonts w:ascii="Cambria Math" w:hAnsi="Cambria Math"/>
                <w:color w:val="000000" w:themeColor="text1"/>
                <w:sz w:val="28"/>
                <w:szCs w:val="28"/>
                <w:lang w:val="en-US"/>
              </w:rPr>
              <m:t>+(2</m:t>
            </w:del>
          </m:r>
          <m:r>
            <w:del w:id="2170" w:author="mikle" w:date="2025-10-04T12:06:00Z" w16du:dateUtc="2025-10-04T19:06:00Z">
              <w:rPr>
                <w:rFonts w:ascii="Cambria Math" w:hAnsi="Cambria Math"/>
                <w:color w:val="000000" w:themeColor="text1"/>
                <w:sz w:val="28"/>
                <w:szCs w:val="28"/>
              </w:rPr>
              <m:t>ζ</m:t>
            </w:del>
          </m:r>
          <m:sSub>
            <m:sSubPr>
              <m:ctrlPr>
                <w:del w:id="2171" w:author="mikle" w:date="2025-10-04T12:06:00Z" w16du:dateUtc="2025-10-04T19:06:00Z">
                  <w:rPr>
                    <w:rFonts w:ascii="Cambria Math" w:hAnsi="Cambria Math"/>
                    <w:color w:val="000000" w:themeColor="text1"/>
                    <w:sz w:val="28"/>
                    <w:szCs w:val="28"/>
                  </w:rPr>
                </w:del>
              </m:ctrlPr>
            </m:sSubPr>
            <m:e>
              <m:r>
                <w:del w:id="2172" w:author="mikle" w:date="2025-10-04T12:06:00Z" w16du:dateUtc="2025-10-04T19:06:00Z">
                  <w:rPr>
                    <w:rFonts w:ascii="Cambria Math" w:hAnsi="Cambria Math"/>
                    <w:color w:val="000000" w:themeColor="text1"/>
                    <w:sz w:val="28"/>
                    <w:szCs w:val="28"/>
                  </w:rPr>
                  <m:t>ω</m:t>
                </w:del>
              </m:r>
            </m:e>
            <m:sub>
              <m:r>
                <w:del w:id="2173" w:author="mikle" w:date="2025-10-04T12:06:00Z" w16du:dateUtc="2025-10-04T19:06:00Z">
                  <w:rPr>
                    <w:rFonts w:ascii="Cambria Math" w:hAnsi="Cambria Math"/>
                    <w:color w:val="000000" w:themeColor="text1"/>
                    <w:sz w:val="28"/>
                    <w:szCs w:val="28"/>
                  </w:rPr>
                  <m:t>n</m:t>
                </w:del>
              </m:r>
            </m:sub>
          </m:sSub>
          <m:r>
            <w:del w:id="2174" w:author="mikle" w:date="2025-10-04T12:06:00Z" w16du:dateUtc="2025-10-04T19:06:00Z">
              <w:rPr>
                <w:rFonts w:ascii="Cambria Math" w:hAnsi="Cambria Math"/>
                <w:color w:val="000000" w:themeColor="text1"/>
                <w:sz w:val="28"/>
                <w:szCs w:val="28"/>
                <w:lang w:val="en-US"/>
              </w:rPr>
              <m:t>+</m:t>
            </w:del>
          </m:r>
          <m:sSub>
            <m:sSubPr>
              <m:ctrlPr>
                <w:del w:id="2175" w:author="mikle" w:date="2025-10-04T12:06:00Z" w16du:dateUtc="2025-10-04T19:06:00Z">
                  <w:rPr>
                    <w:rFonts w:ascii="Cambria Math" w:hAnsi="Cambria Math"/>
                    <w:color w:val="000000" w:themeColor="text1"/>
                    <w:sz w:val="28"/>
                    <w:szCs w:val="28"/>
                  </w:rPr>
                </w:del>
              </m:ctrlPr>
            </m:sSubPr>
            <m:e>
              <m:r>
                <w:del w:id="2176" w:author="mikle" w:date="2025-10-04T12:06:00Z" w16du:dateUtc="2025-10-04T19:06:00Z">
                  <w:rPr>
                    <w:rFonts w:ascii="Cambria Math" w:hAnsi="Cambria Math"/>
                    <w:color w:val="000000" w:themeColor="text1"/>
                    <w:sz w:val="28"/>
                    <w:szCs w:val="28"/>
                  </w:rPr>
                  <m:t>p</m:t>
                </w:del>
              </m:r>
            </m:e>
            <m:sub>
              <m:r>
                <w:del w:id="2177" w:author="mikle" w:date="2025-10-04T12:06:00Z" w16du:dateUtc="2025-10-04T19:06:00Z">
                  <w:rPr>
                    <w:rFonts w:ascii="Cambria Math" w:hAnsi="Cambria Math"/>
                    <w:color w:val="000000" w:themeColor="text1"/>
                    <w:sz w:val="28"/>
                    <w:szCs w:val="28"/>
                  </w:rPr>
                  <m:t>a</m:t>
                </w:del>
              </m:r>
            </m:sub>
          </m:sSub>
          <m:r>
            <w:del w:id="2178" w:author="mikle" w:date="2025-10-04T12:06:00Z" w16du:dateUtc="2025-10-04T19:06:00Z">
              <w:rPr>
                <w:rFonts w:ascii="Cambria Math" w:hAnsi="Cambria Math"/>
                <w:color w:val="000000" w:themeColor="text1"/>
                <w:sz w:val="28"/>
                <w:szCs w:val="28"/>
                <w:lang w:val="en-US"/>
              </w:rPr>
              <m:t>)</m:t>
            </w:del>
          </m:r>
          <m:sSup>
            <m:sSupPr>
              <m:ctrlPr>
                <w:del w:id="2179" w:author="mikle" w:date="2025-10-04T12:06:00Z" w16du:dateUtc="2025-10-04T19:06:00Z">
                  <w:rPr>
                    <w:rFonts w:ascii="Cambria Math" w:hAnsi="Cambria Math"/>
                    <w:color w:val="000000" w:themeColor="text1"/>
                    <w:sz w:val="28"/>
                    <w:szCs w:val="28"/>
                  </w:rPr>
                </w:del>
              </m:ctrlPr>
            </m:sSupPr>
            <m:e>
              <m:r>
                <w:del w:id="2180" w:author="mikle" w:date="2025-10-04T12:06:00Z" w16du:dateUtc="2025-10-04T19:06:00Z">
                  <w:rPr>
                    <w:rFonts w:ascii="Cambria Math" w:hAnsi="Cambria Math"/>
                    <w:color w:val="000000" w:themeColor="text1"/>
                    <w:sz w:val="28"/>
                    <w:szCs w:val="28"/>
                  </w:rPr>
                  <m:t>s</m:t>
                </w:del>
              </m:r>
            </m:e>
            <m:sup>
              <m:r>
                <w:del w:id="2181" w:author="mikle" w:date="2025-10-04T12:06:00Z" w16du:dateUtc="2025-10-04T19:06:00Z">
                  <w:rPr>
                    <w:rFonts w:ascii="Cambria Math" w:hAnsi="Cambria Math"/>
                    <w:color w:val="000000" w:themeColor="text1"/>
                    <w:sz w:val="28"/>
                    <w:szCs w:val="28"/>
                    <w:lang w:val="en-US"/>
                  </w:rPr>
                  <m:t>2</m:t>
                </w:del>
              </m:r>
            </m:sup>
          </m:sSup>
          <m:r>
            <w:del w:id="2182" w:author="mikle" w:date="2025-10-04T12:06:00Z" w16du:dateUtc="2025-10-04T19:06:00Z">
              <w:rPr>
                <w:rFonts w:ascii="Cambria Math" w:hAnsi="Cambria Math"/>
                <w:color w:val="000000" w:themeColor="text1"/>
                <w:sz w:val="28"/>
                <w:szCs w:val="28"/>
                <w:lang w:val="en-US"/>
              </w:rPr>
              <m:t>+(</m:t>
            </w:del>
          </m:r>
          <m:sSubSup>
            <m:sSubSupPr>
              <m:ctrlPr>
                <w:del w:id="2183" w:author="mikle" w:date="2025-10-04T12:06:00Z" w16du:dateUtc="2025-10-04T19:06:00Z">
                  <w:rPr>
                    <w:rFonts w:ascii="Cambria Math" w:hAnsi="Cambria Math"/>
                    <w:color w:val="000000" w:themeColor="text1"/>
                    <w:sz w:val="28"/>
                    <w:szCs w:val="28"/>
                  </w:rPr>
                </w:del>
              </m:ctrlPr>
            </m:sSubSupPr>
            <m:e>
              <m:r>
                <w:del w:id="2184" w:author="mikle" w:date="2025-10-04T12:06:00Z" w16du:dateUtc="2025-10-04T19:06:00Z">
                  <w:rPr>
                    <w:rFonts w:ascii="Cambria Math" w:hAnsi="Cambria Math"/>
                    <w:color w:val="000000" w:themeColor="text1"/>
                    <w:sz w:val="28"/>
                    <w:szCs w:val="28"/>
                  </w:rPr>
                  <m:t>ω</m:t>
                </w:del>
              </m:r>
            </m:e>
            <m:sub>
              <m:r>
                <w:del w:id="2185" w:author="mikle" w:date="2025-10-04T12:06:00Z" w16du:dateUtc="2025-10-04T19:06:00Z">
                  <w:rPr>
                    <w:rFonts w:ascii="Cambria Math" w:hAnsi="Cambria Math"/>
                    <w:color w:val="000000" w:themeColor="text1"/>
                    <w:sz w:val="28"/>
                    <w:szCs w:val="28"/>
                  </w:rPr>
                  <m:t>n</m:t>
                </w:del>
              </m:r>
            </m:sub>
            <m:sup>
              <m:r>
                <w:del w:id="2186" w:author="mikle" w:date="2025-10-04T12:06:00Z" w16du:dateUtc="2025-10-04T19:06:00Z">
                  <w:rPr>
                    <w:rFonts w:ascii="Cambria Math" w:hAnsi="Cambria Math"/>
                    <w:color w:val="000000" w:themeColor="text1"/>
                    <w:sz w:val="28"/>
                    <w:szCs w:val="28"/>
                    <w:lang w:val="en-US"/>
                  </w:rPr>
                  <m:t>2</m:t>
                </w:del>
              </m:r>
            </m:sup>
          </m:sSubSup>
          <m:r>
            <w:del w:id="2187" w:author="mikle" w:date="2025-10-04T12:06:00Z" w16du:dateUtc="2025-10-04T19:06:00Z">
              <w:rPr>
                <w:rFonts w:ascii="Cambria Math" w:hAnsi="Cambria Math"/>
                <w:color w:val="000000" w:themeColor="text1"/>
                <w:sz w:val="28"/>
                <w:szCs w:val="28"/>
                <w:lang w:val="en-US"/>
              </w:rPr>
              <m:t>+2</m:t>
            </w:del>
          </m:r>
          <m:r>
            <w:del w:id="2188" w:author="mikle" w:date="2025-10-04T12:06:00Z" w16du:dateUtc="2025-10-04T19:06:00Z">
              <w:rPr>
                <w:rFonts w:ascii="Cambria Math" w:hAnsi="Cambria Math"/>
                <w:color w:val="000000" w:themeColor="text1"/>
                <w:sz w:val="28"/>
                <w:szCs w:val="28"/>
              </w:rPr>
              <m:t>ζ</m:t>
            </w:del>
          </m:r>
          <m:sSub>
            <m:sSubPr>
              <m:ctrlPr>
                <w:del w:id="2189" w:author="mikle" w:date="2025-10-04T12:06:00Z" w16du:dateUtc="2025-10-04T19:06:00Z">
                  <w:rPr>
                    <w:rFonts w:ascii="Cambria Math" w:hAnsi="Cambria Math"/>
                    <w:color w:val="000000" w:themeColor="text1"/>
                    <w:sz w:val="28"/>
                    <w:szCs w:val="28"/>
                  </w:rPr>
                </w:del>
              </m:ctrlPr>
            </m:sSubPr>
            <m:e>
              <m:r>
                <w:del w:id="2190" w:author="mikle" w:date="2025-10-04T12:06:00Z" w16du:dateUtc="2025-10-04T19:06:00Z">
                  <w:rPr>
                    <w:rFonts w:ascii="Cambria Math" w:hAnsi="Cambria Math"/>
                    <w:color w:val="000000" w:themeColor="text1"/>
                    <w:sz w:val="28"/>
                    <w:szCs w:val="28"/>
                  </w:rPr>
                  <m:t>ω</m:t>
                </w:del>
              </m:r>
            </m:e>
            <m:sub>
              <m:r>
                <w:del w:id="2191" w:author="mikle" w:date="2025-10-04T12:06:00Z" w16du:dateUtc="2025-10-04T19:06:00Z">
                  <w:rPr>
                    <w:rFonts w:ascii="Cambria Math" w:hAnsi="Cambria Math"/>
                    <w:color w:val="000000" w:themeColor="text1"/>
                    <w:sz w:val="28"/>
                    <w:szCs w:val="28"/>
                  </w:rPr>
                  <m:t>n</m:t>
                </w:del>
              </m:r>
            </m:sub>
          </m:sSub>
          <m:sSub>
            <m:sSubPr>
              <m:ctrlPr>
                <w:del w:id="2192" w:author="mikle" w:date="2025-10-04T12:06:00Z" w16du:dateUtc="2025-10-04T19:06:00Z">
                  <w:rPr>
                    <w:rFonts w:ascii="Cambria Math" w:hAnsi="Cambria Math"/>
                    <w:color w:val="000000" w:themeColor="text1"/>
                    <w:sz w:val="28"/>
                    <w:szCs w:val="28"/>
                  </w:rPr>
                </w:del>
              </m:ctrlPr>
            </m:sSubPr>
            <m:e>
              <m:r>
                <w:del w:id="2193" w:author="mikle" w:date="2025-10-04T12:06:00Z" w16du:dateUtc="2025-10-04T19:06:00Z">
                  <w:rPr>
                    <w:rFonts w:ascii="Cambria Math" w:hAnsi="Cambria Math"/>
                    <w:color w:val="000000" w:themeColor="text1"/>
                    <w:sz w:val="28"/>
                    <w:szCs w:val="28"/>
                  </w:rPr>
                  <m:t>p</m:t>
                </w:del>
              </m:r>
            </m:e>
            <m:sub>
              <m:r>
                <w:del w:id="2194" w:author="mikle" w:date="2025-10-04T12:06:00Z" w16du:dateUtc="2025-10-04T19:06:00Z">
                  <w:rPr>
                    <w:rFonts w:ascii="Cambria Math" w:hAnsi="Cambria Math"/>
                    <w:color w:val="000000" w:themeColor="text1"/>
                    <w:sz w:val="28"/>
                    <w:szCs w:val="28"/>
                  </w:rPr>
                  <m:t>a</m:t>
                </w:del>
              </m:r>
            </m:sub>
          </m:sSub>
          <m:r>
            <w:del w:id="2195" w:author="mikle" w:date="2025-10-04T12:06:00Z" w16du:dateUtc="2025-10-04T19:06:00Z">
              <w:rPr>
                <w:rFonts w:ascii="Cambria Math" w:hAnsi="Cambria Math"/>
                <w:color w:val="000000" w:themeColor="text1"/>
                <w:sz w:val="28"/>
                <w:szCs w:val="28"/>
                <w:lang w:val="en-US"/>
              </w:rPr>
              <m:t>)</m:t>
            </w:del>
          </m:r>
          <m:r>
            <w:del w:id="2196" w:author="mikle" w:date="2025-10-04T12:06:00Z" w16du:dateUtc="2025-10-04T19:06:00Z">
              <w:rPr>
                <w:rFonts w:ascii="Cambria Math" w:hAnsi="Cambria Math"/>
                <w:color w:val="000000" w:themeColor="text1"/>
                <w:sz w:val="28"/>
                <w:szCs w:val="28"/>
              </w:rPr>
              <m:t>s</m:t>
            </w:del>
          </m:r>
          <m:r>
            <w:del w:id="2197" w:author="mikle" w:date="2025-10-04T12:06:00Z" w16du:dateUtc="2025-10-04T19:06:00Z">
              <w:rPr>
                <w:rFonts w:ascii="Cambria Math" w:hAnsi="Cambria Math"/>
                <w:color w:val="000000" w:themeColor="text1"/>
                <w:sz w:val="28"/>
                <w:szCs w:val="28"/>
                <w:lang w:val="en-US"/>
              </w:rPr>
              <m:t>+</m:t>
            </w:del>
          </m:r>
          <m:sSubSup>
            <m:sSubSupPr>
              <m:ctrlPr>
                <w:del w:id="2198" w:author="mikle" w:date="2025-10-04T12:06:00Z" w16du:dateUtc="2025-10-04T19:06:00Z">
                  <w:rPr>
                    <w:rFonts w:ascii="Cambria Math" w:hAnsi="Cambria Math"/>
                    <w:color w:val="000000" w:themeColor="text1"/>
                    <w:sz w:val="28"/>
                    <w:szCs w:val="28"/>
                  </w:rPr>
                </w:del>
              </m:ctrlPr>
            </m:sSubSupPr>
            <m:e>
              <m:r>
                <w:del w:id="2199" w:author="mikle" w:date="2025-10-04T12:06:00Z" w16du:dateUtc="2025-10-04T19:06:00Z">
                  <w:rPr>
                    <w:rFonts w:ascii="Cambria Math" w:hAnsi="Cambria Math"/>
                    <w:color w:val="000000" w:themeColor="text1"/>
                    <w:sz w:val="28"/>
                    <w:szCs w:val="28"/>
                  </w:rPr>
                  <m:t>ω</m:t>
                </w:del>
              </m:r>
            </m:e>
            <m:sub>
              <m:r>
                <w:del w:id="2200" w:author="mikle" w:date="2025-10-04T12:06:00Z" w16du:dateUtc="2025-10-04T19:06:00Z">
                  <w:rPr>
                    <w:rFonts w:ascii="Cambria Math" w:hAnsi="Cambria Math"/>
                    <w:color w:val="000000" w:themeColor="text1"/>
                    <w:sz w:val="28"/>
                    <w:szCs w:val="28"/>
                  </w:rPr>
                  <m:t>n</m:t>
                </w:del>
              </m:r>
            </m:sub>
            <m:sup>
              <m:r>
                <w:del w:id="2201" w:author="mikle" w:date="2025-10-04T12:06:00Z" w16du:dateUtc="2025-10-04T19:06:00Z">
                  <w:rPr>
                    <w:rFonts w:ascii="Cambria Math" w:hAnsi="Cambria Math"/>
                    <w:color w:val="000000" w:themeColor="text1"/>
                    <w:sz w:val="28"/>
                    <w:szCs w:val="28"/>
                    <w:lang w:val="en-US"/>
                  </w:rPr>
                  <m:t>2</m:t>
                </w:del>
              </m:r>
            </m:sup>
          </m:sSubSup>
          <m:sSub>
            <m:sSubPr>
              <m:ctrlPr>
                <w:del w:id="2202" w:author="mikle" w:date="2025-10-04T12:06:00Z" w16du:dateUtc="2025-10-04T19:06:00Z">
                  <w:rPr>
                    <w:rFonts w:ascii="Cambria Math" w:hAnsi="Cambria Math"/>
                    <w:color w:val="000000" w:themeColor="text1"/>
                    <w:sz w:val="28"/>
                    <w:szCs w:val="28"/>
                  </w:rPr>
                </w:del>
              </m:ctrlPr>
            </m:sSubPr>
            <m:e>
              <m:r>
                <w:del w:id="2203" w:author="mikle" w:date="2025-10-04T12:06:00Z" w16du:dateUtc="2025-10-04T19:06:00Z">
                  <w:rPr>
                    <w:rFonts w:ascii="Cambria Math" w:hAnsi="Cambria Math"/>
                    <w:color w:val="000000" w:themeColor="text1"/>
                    <w:sz w:val="28"/>
                    <w:szCs w:val="28"/>
                  </w:rPr>
                  <m:t>p</m:t>
                </w:del>
              </m:r>
            </m:e>
            <m:sub>
              <m:r>
                <w:del w:id="2204" w:author="mikle" w:date="2025-10-04T12:06:00Z" w16du:dateUtc="2025-10-04T19:06:00Z">
                  <w:rPr>
                    <w:rFonts w:ascii="Cambria Math" w:hAnsi="Cambria Math"/>
                    <w:color w:val="000000" w:themeColor="text1"/>
                    <w:sz w:val="28"/>
                    <w:szCs w:val="28"/>
                  </w:rPr>
                  <m:t>a</m:t>
                </w:del>
              </m:r>
            </m:sub>
          </m:sSub>
          <m:r>
            <w:del w:id="2205" w:author="mikle" w:date="2025-10-04T12:06:00Z" w16du:dateUtc="2025-10-04T19:06:00Z">
              <m:rPr>
                <m:sty m:val="p"/>
              </m:rPr>
              <w:rPr>
                <w:rFonts w:ascii="Cambria Math" w:hAnsi="Cambria Math"/>
                <w:color w:val="000000" w:themeColor="text1"/>
                <w:sz w:val="28"/>
                <w:szCs w:val="28"/>
                <w:lang w:val="en-US"/>
              </w:rPr>
              <m:t>.</m:t>
            </w:del>
          </m:r>
          <m:r>
            <w:del w:id="2206" w:author="mikle" w:date="2025-10-04T12:06:00Z" w16du:dateUtc="2025-10-04T19:06:00Z">
              <m:rPr>
                <m:sty m:val="p"/>
              </m:rPr>
              <w:rPr>
                <w:rFonts w:ascii="Cambria Math" w:hAnsi="Cambria Math"/>
                <w:color w:val="000000" w:themeColor="text1"/>
                <w:sz w:val="28"/>
                <w:szCs w:val="28"/>
                <w:lang w:val="en-US"/>
              </w:rPr>
              <w:br/>
            </w:del>
          </m:r>
        </m:oMath>
      </m:oMathPara>
    </w:p>
    <w:p w14:paraId="219F9BD9" w14:textId="5D02C659" w:rsidR="00C733EE" w:rsidRPr="005D13B9" w:rsidDel="00AA0750" w:rsidRDefault="00C733EE" w:rsidP="005D13B9">
      <w:pPr>
        <w:pStyle w:val="a8"/>
        <w:spacing w:line="360" w:lineRule="auto"/>
        <w:ind w:firstLine="709"/>
        <w:jc w:val="both"/>
        <w:rPr>
          <w:del w:id="2207" w:author="mikle" w:date="2025-10-04T12:06:00Z" w16du:dateUtc="2025-10-04T19:06:00Z"/>
          <w:color w:val="000000" w:themeColor="text1"/>
          <w:sz w:val="28"/>
          <w:szCs w:val="28"/>
        </w:rPr>
        <w:pPrChange w:id="2208" w:author="mikle" w:date="2025-10-09T20:00:00Z" w16du:dateUtc="2025-10-10T03:00:00Z">
          <w:pPr>
            <w:pStyle w:val="a8"/>
            <w:spacing w:line="360" w:lineRule="auto"/>
            <w:ind w:firstLine="709"/>
            <w:jc w:val="both"/>
          </w:pPr>
        </w:pPrChange>
      </w:pPr>
      <w:del w:id="2209" w:author="mikle" w:date="2025-10-04T12:06:00Z" w16du:dateUtc="2025-10-04T19:06:00Z">
        <w:r w:rsidRPr="005D13B9" w:rsidDel="00AA0750">
          <w:rPr>
            <w:color w:val="000000" w:themeColor="text1"/>
            <w:sz w:val="28"/>
            <w:szCs w:val="28"/>
          </w:rPr>
          <w:delText>Сопоставление коэффициентов даёт прямые формулы:</w:delText>
        </w:r>
      </w:del>
    </w:p>
    <w:p w14:paraId="1D6DE7AB" w14:textId="00F55C13" w:rsidR="00474AB4" w:rsidRPr="005D13B9" w:rsidDel="00AA0750" w:rsidRDefault="00000000" w:rsidP="005D13B9">
      <w:pPr>
        <w:spacing w:before="100" w:beforeAutospacing="1" w:after="24" w:line="360" w:lineRule="auto"/>
        <w:ind w:firstLine="709"/>
        <w:jc w:val="both"/>
        <w:rPr>
          <w:del w:id="2210" w:author="mikle" w:date="2025-10-04T12:06:00Z" w16du:dateUtc="2025-10-04T19:06:00Z"/>
          <w:b/>
          <w:bCs/>
          <w:i/>
          <w:color w:val="000000" w:themeColor="text1"/>
          <w:sz w:val="28"/>
          <w:szCs w:val="28"/>
          <w:vertAlign w:val="subscript"/>
          <w:lang w:val="en-US"/>
        </w:rPr>
        <w:pPrChange w:id="2211" w:author="mikle" w:date="2025-10-09T20:00:00Z" w16du:dateUtc="2025-10-10T03:00:00Z">
          <w:pPr>
            <w:spacing w:before="100" w:beforeAutospacing="1" w:after="24" w:line="360" w:lineRule="auto"/>
            <w:ind w:firstLine="709"/>
            <w:jc w:val="both"/>
          </w:pPr>
        </w:pPrChange>
      </w:pPr>
      <m:oMathPara>
        <m:oMath>
          <m:borderBox>
            <m:borderBoxPr>
              <m:ctrlPr>
                <w:del w:id="2212" w:author="mikle" w:date="2025-10-04T12:06:00Z" w16du:dateUtc="2025-10-04T19:06:00Z">
                  <w:rPr>
                    <w:rFonts w:ascii="Cambria Math" w:hAnsi="Cambria Math"/>
                    <w:color w:val="000000" w:themeColor="text1"/>
                    <w:sz w:val="28"/>
                    <w:szCs w:val="28"/>
                  </w:rPr>
                </w:del>
              </m:ctrlPr>
            </m:borderBoxPr>
            <m:e>
              <m:r>
                <w:del w:id="2213" w:author="mikle" w:date="2025-10-04T12:06:00Z" w16du:dateUtc="2025-10-04T19:06:00Z">
                  <m:rPr>
                    <m:nor/>
                  </m:rPr>
                  <w:rPr>
                    <w:color w:val="000000" w:themeColor="text1"/>
                    <w:sz w:val="28"/>
                    <w:szCs w:val="28"/>
                    <w:lang w:val="en-US"/>
                  </w:rPr>
                  <m:t> </m:t>
                </w:del>
              </m:r>
              <m:sSub>
                <m:sSubPr>
                  <m:ctrlPr>
                    <w:del w:id="2214" w:author="mikle" w:date="2025-10-04T12:06:00Z" w16du:dateUtc="2025-10-04T19:06:00Z">
                      <w:rPr>
                        <w:rFonts w:ascii="Cambria Math" w:hAnsi="Cambria Math"/>
                        <w:color w:val="000000" w:themeColor="text1"/>
                        <w:sz w:val="28"/>
                        <w:szCs w:val="28"/>
                      </w:rPr>
                    </w:del>
                  </m:ctrlPr>
                </m:sSubPr>
                <m:e>
                  <m:r>
                    <w:del w:id="2215" w:author="mikle" w:date="2025-10-04T12:06:00Z" w16du:dateUtc="2025-10-04T19:06:00Z">
                      <w:rPr>
                        <w:rFonts w:ascii="Cambria Math" w:hAnsi="Cambria Math"/>
                        <w:color w:val="000000" w:themeColor="text1"/>
                        <w:sz w:val="28"/>
                        <w:szCs w:val="28"/>
                      </w:rPr>
                      <m:t>p</m:t>
                    </w:del>
                  </m:r>
                </m:e>
                <m:sub>
                  <m:r>
                    <w:del w:id="2216" w:author="mikle" w:date="2025-10-04T12:06:00Z" w16du:dateUtc="2025-10-04T19:06:00Z">
                      <w:rPr>
                        <w:rFonts w:ascii="Cambria Math" w:hAnsi="Cambria Math"/>
                        <w:color w:val="000000" w:themeColor="text1"/>
                        <w:sz w:val="28"/>
                        <w:szCs w:val="28"/>
                      </w:rPr>
                      <m:t>a</m:t>
                    </w:del>
                  </m:r>
                </m:sub>
              </m:sSub>
              <m:r>
                <w:del w:id="2217" w:author="mikle" w:date="2025-10-04T12:06:00Z" w16du:dateUtc="2025-10-04T19:06:00Z">
                  <w:rPr>
                    <w:rFonts w:ascii="Cambria Math" w:hAnsi="Cambria Math"/>
                    <w:color w:val="000000" w:themeColor="text1"/>
                    <w:sz w:val="28"/>
                    <w:szCs w:val="28"/>
                    <w:lang w:val="en-US"/>
                  </w:rPr>
                  <m:t>=(</m:t>
                </w:del>
              </m:r>
              <m:r>
                <w:del w:id="2218" w:author="mikle" w:date="2025-10-04T12:06:00Z" w16du:dateUtc="2025-10-04T19:06:00Z">
                  <w:rPr>
                    <w:rFonts w:ascii="Cambria Math" w:hAnsi="Cambria Math"/>
                    <w:color w:val="000000" w:themeColor="text1"/>
                    <w:sz w:val="28"/>
                    <w:szCs w:val="28"/>
                  </w:rPr>
                  <m:t>c</m:t>
                </w:del>
              </m:r>
              <m:r>
                <w:del w:id="2219" w:author="mikle" w:date="2025-10-04T12:06:00Z" w16du:dateUtc="2025-10-04T19:06:00Z">
                  <w:rPr>
                    <w:rFonts w:ascii="Cambria Math" w:hAnsi="Cambria Math"/>
                    <w:color w:val="000000" w:themeColor="text1"/>
                    <w:sz w:val="28"/>
                    <w:szCs w:val="28"/>
                    <w:lang w:val="en-US"/>
                  </w:rPr>
                  <m:t>+</m:t>
                </w:del>
              </m:r>
              <m:r>
                <w:del w:id="2220" w:author="mikle" w:date="2025-10-04T12:06:00Z" w16du:dateUtc="2025-10-04T19:06:00Z">
                  <w:rPr>
                    <w:rFonts w:ascii="Cambria Math" w:hAnsi="Cambria Math"/>
                    <w:color w:val="000000" w:themeColor="text1"/>
                    <w:sz w:val="28"/>
                    <w:szCs w:val="28"/>
                  </w:rPr>
                  <m:t>β</m:t>
                </w:del>
              </m:r>
              <m:r>
                <w:del w:id="2221" w:author="mikle" w:date="2025-10-04T12:06:00Z" w16du:dateUtc="2025-10-04T19:06:00Z">
                  <w:rPr>
                    <w:rFonts w:ascii="Cambria Math" w:hAnsi="Cambria Math"/>
                    <w:color w:val="000000" w:themeColor="text1"/>
                    <w:sz w:val="28"/>
                    <w:szCs w:val="28"/>
                    <w:lang w:val="en-US"/>
                  </w:rPr>
                  <m:t>)-2</m:t>
                </w:del>
              </m:r>
              <m:r>
                <w:del w:id="2222" w:author="mikle" w:date="2025-10-04T12:06:00Z" w16du:dateUtc="2025-10-04T19:06:00Z">
                  <w:rPr>
                    <w:rFonts w:ascii="Cambria Math" w:hAnsi="Cambria Math"/>
                    <w:color w:val="000000" w:themeColor="text1"/>
                    <w:sz w:val="28"/>
                    <w:szCs w:val="28"/>
                  </w:rPr>
                  <m:t>ζ</m:t>
                </w:del>
              </m:r>
              <m:sSub>
                <m:sSubPr>
                  <m:ctrlPr>
                    <w:del w:id="2223" w:author="mikle" w:date="2025-10-04T12:06:00Z" w16du:dateUtc="2025-10-04T19:06:00Z">
                      <w:rPr>
                        <w:rFonts w:ascii="Cambria Math" w:hAnsi="Cambria Math"/>
                        <w:color w:val="000000" w:themeColor="text1"/>
                        <w:sz w:val="28"/>
                        <w:szCs w:val="28"/>
                      </w:rPr>
                    </w:del>
                  </m:ctrlPr>
                </m:sSubPr>
                <m:e>
                  <m:r>
                    <w:del w:id="2224" w:author="mikle" w:date="2025-10-04T12:06:00Z" w16du:dateUtc="2025-10-04T19:06:00Z">
                      <w:rPr>
                        <w:rFonts w:ascii="Cambria Math" w:hAnsi="Cambria Math"/>
                        <w:color w:val="000000" w:themeColor="text1"/>
                        <w:sz w:val="28"/>
                        <w:szCs w:val="28"/>
                      </w:rPr>
                      <m:t>ω</m:t>
                    </w:del>
                  </m:r>
                </m:e>
                <m:sub>
                  <m:r>
                    <w:del w:id="2225" w:author="mikle" w:date="2025-10-04T12:06:00Z" w16du:dateUtc="2025-10-04T19:06:00Z">
                      <w:rPr>
                        <w:rFonts w:ascii="Cambria Math" w:hAnsi="Cambria Math"/>
                        <w:color w:val="000000" w:themeColor="text1"/>
                        <w:sz w:val="28"/>
                        <w:szCs w:val="28"/>
                      </w:rPr>
                      <m:t>n</m:t>
                    </w:del>
                  </m:r>
                </m:sub>
              </m:sSub>
              <m:r>
                <w:del w:id="2226" w:author="mikle" w:date="2025-10-04T12:06:00Z" w16du:dateUtc="2025-10-04T19:06:00Z">
                  <m:rPr>
                    <m:nor/>
                  </m:rPr>
                  <w:rPr>
                    <w:color w:val="000000" w:themeColor="text1"/>
                    <w:sz w:val="28"/>
                    <w:szCs w:val="28"/>
                    <w:lang w:val="en-US"/>
                  </w:rPr>
                  <m:t> </m:t>
                </w:del>
              </m:r>
            </m:e>
          </m:borderBox>
          <m:r>
            <w:del w:id="2227" w:author="mikle" w:date="2025-10-04T12:06:00Z" w16du:dateUtc="2025-10-04T19:06:00Z">
              <m:rPr>
                <m:sty m:val="p"/>
              </m:rPr>
              <w:rPr>
                <w:rFonts w:ascii="Cambria Math" w:hAnsi="Cambria Math"/>
                <w:color w:val="000000" w:themeColor="text1"/>
                <w:sz w:val="28"/>
                <w:szCs w:val="28"/>
                <w:lang w:val="en-US"/>
              </w:rPr>
              <w:br/>
            </w:del>
          </m:r>
        </m:oMath>
        <m:oMath>
          <m:borderBox>
            <m:borderBoxPr>
              <m:ctrlPr>
                <w:del w:id="2228" w:author="mikle" w:date="2025-10-04T12:06:00Z" w16du:dateUtc="2025-10-04T19:06:00Z">
                  <w:rPr>
                    <w:rFonts w:ascii="Cambria Math" w:hAnsi="Cambria Math"/>
                    <w:color w:val="000000" w:themeColor="text1"/>
                    <w:sz w:val="28"/>
                    <w:szCs w:val="28"/>
                  </w:rPr>
                </w:del>
              </m:ctrlPr>
            </m:borderBoxPr>
            <m:e>
              <m:r>
                <w:del w:id="2229" w:author="mikle" w:date="2025-10-04T12:06:00Z" w16du:dateUtc="2025-10-04T19:06:00Z">
                  <m:rPr>
                    <m:nor/>
                  </m:rPr>
                  <w:rPr>
                    <w:color w:val="000000" w:themeColor="text1"/>
                    <w:sz w:val="28"/>
                    <w:szCs w:val="28"/>
                    <w:lang w:val="en-US"/>
                  </w:rPr>
                  <m:t> </m:t>
                </w:del>
              </m:r>
              <m:sSub>
                <m:sSubPr>
                  <m:ctrlPr>
                    <w:del w:id="2230" w:author="mikle" w:date="2025-10-04T12:06:00Z" w16du:dateUtc="2025-10-04T19:06:00Z">
                      <w:rPr>
                        <w:rFonts w:ascii="Cambria Math" w:hAnsi="Cambria Math"/>
                        <w:color w:val="000000" w:themeColor="text1"/>
                        <w:sz w:val="28"/>
                        <w:szCs w:val="28"/>
                      </w:rPr>
                    </w:del>
                  </m:ctrlPr>
                </m:sSubPr>
                <m:e>
                  <m:r>
                    <w:del w:id="2231" w:author="mikle" w:date="2025-10-04T12:06:00Z" w16du:dateUtc="2025-10-04T19:06:00Z">
                      <w:rPr>
                        <w:rFonts w:ascii="Cambria Math" w:hAnsi="Cambria Math"/>
                        <w:color w:val="000000" w:themeColor="text1"/>
                        <w:sz w:val="28"/>
                        <w:szCs w:val="28"/>
                      </w:rPr>
                      <m:t>K</m:t>
                    </w:del>
                  </m:r>
                </m:e>
                <m:sub>
                  <m:r>
                    <w:del w:id="2232" w:author="mikle" w:date="2025-10-04T12:06:00Z" w16du:dateUtc="2025-10-04T19:06:00Z">
                      <w:rPr>
                        <w:rFonts w:ascii="Cambria Math" w:hAnsi="Cambria Math"/>
                        <w:color w:val="000000" w:themeColor="text1"/>
                        <w:sz w:val="28"/>
                        <w:szCs w:val="28"/>
                        <w:lang w:val="en-US"/>
                      </w:rPr>
                      <m:t>1</m:t>
                    </w:del>
                  </m:r>
                </m:sub>
              </m:sSub>
              <m:r>
                <w:del w:id="2233" w:author="mikle" w:date="2025-10-04T12:06:00Z" w16du:dateUtc="2025-10-04T19:06:00Z">
                  <w:rPr>
                    <w:rFonts w:ascii="Cambria Math" w:hAnsi="Cambria Math"/>
                    <w:color w:val="000000" w:themeColor="text1"/>
                    <w:sz w:val="28"/>
                    <w:szCs w:val="28"/>
                    <w:lang w:val="en-US"/>
                  </w:rPr>
                  <m:t>=</m:t>
                </w:del>
              </m:r>
              <m:f>
                <m:fPr>
                  <m:ctrlPr>
                    <w:del w:id="2234" w:author="mikle" w:date="2025-10-04T12:06:00Z" w16du:dateUtc="2025-10-04T19:06:00Z">
                      <w:rPr>
                        <w:rFonts w:ascii="Cambria Math" w:hAnsi="Cambria Math"/>
                        <w:color w:val="000000" w:themeColor="text1"/>
                        <w:sz w:val="28"/>
                        <w:szCs w:val="28"/>
                      </w:rPr>
                    </w:del>
                  </m:ctrlPr>
                </m:fPr>
                <m:num>
                  <m:sSubSup>
                    <m:sSubSupPr>
                      <m:ctrlPr>
                        <w:del w:id="2235" w:author="mikle" w:date="2025-10-04T12:06:00Z" w16du:dateUtc="2025-10-04T19:06:00Z">
                          <w:rPr>
                            <w:rFonts w:ascii="Cambria Math" w:hAnsi="Cambria Math"/>
                            <w:color w:val="000000" w:themeColor="text1"/>
                            <w:sz w:val="28"/>
                            <w:szCs w:val="28"/>
                          </w:rPr>
                        </w:del>
                      </m:ctrlPr>
                    </m:sSubSupPr>
                    <m:e>
                      <m:r>
                        <w:del w:id="2236" w:author="mikle" w:date="2025-10-04T12:06:00Z" w16du:dateUtc="2025-10-04T19:06:00Z">
                          <w:rPr>
                            <w:rFonts w:ascii="Cambria Math" w:hAnsi="Cambria Math"/>
                            <w:color w:val="000000" w:themeColor="text1"/>
                            <w:sz w:val="28"/>
                            <w:szCs w:val="28"/>
                          </w:rPr>
                          <m:t>ω</m:t>
                        </w:del>
                      </m:r>
                    </m:e>
                    <m:sub>
                      <m:r>
                        <w:del w:id="2237" w:author="mikle" w:date="2025-10-04T12:06:00Z" w16du:dateUtc="2025-10-04T19:06:00Z">
                          <w:rPr>
                            <w:rFonts w:ascii="Cambria Math" w:hAnsi="Cambria Math"/>
                            <w:color w:val="000000" w:themeColor="text1"/>
                            <w:sz w:val="28"/>
                            <w:szCs w:val="28"/>
                          </w:rPr>
                          <m:t>n</m:t>
                        </w:del>
                      </m:r>
                    </m:sub>
                    <m:sup>
                      <m:r>
                        <w:del w:id="2238" w:author="mikle" w:date="2025-10-04T12:06:00Z" w16du:dateUtc="2025-10-04T19:06:00Z">
                          <w:rPr>
                            <w:rFonts w:ascii="Cambria Math" w:hAnsi="Cambria Math"/>
                            <w:color w:val="000000" w:themeColor="text1"/>
                            <w:sz w:val="28"/>
                            <w:szCs w:val="28"/>
                            <w:lang w:val="en-US"/>
                          </w:rPr>
                          <m:t>2</m:t>
                        </w:del>
                      </m:r>
                    </m:sup>
                  </m:sSubSup>
                  <m:r>
                    <w:del w:id="2239" w:author="mikle" w:date="2025-10-04T12:06:00Z" w16du:dateUtc="2025-10-04T19:06:00Z">
                      <m:rPr>
                        <m:nor/>
                      </m:rPr>
                      <w:rPr>
                        <w:color w:val="000000" w:themeColor="text1"/>
                        <w:sz w:val="28"/>
                        <w:szCs w:val="28"/>
                        <w:lang w:val="en-US"/>
                      </w:rPr>
                      <m:t> </m:t>
                    </w:del>
                  </m:r>
                  <m:sSub>
                    <m:sSubPr>
                      <m:ctrlPr>
                        <w:del w:id="2240" w:author="mikle" w:date="2025-10-04T12:06:00Z" w16du:dateUtc="2025-10-04T19:06:00Z">
                          <w:rPr>
                            <w:rFonts w:ascii="Cambria Math" w:hAnsi="Cambria Math"/>
                            <w:color w:val="000000" w:themeColor="text1"/>
                            <w:sz w:val="28"/>
                            <w:szCs w:val="28"/>
                          </w:rPr>
                        </w:del>
                      </m:ctrlPr>
                    </m:sSubPr>
                    <m:e>
                      <m:r>
                        <w:del w:id="2241" w:author="mikle" w:date="2025-10-04T12:06:00Z" w16du:dateUtc="2025-10-04T19:06:00Z">
                          <w:rPr>
                            <w:rFonts w:ascii="Cambria Math" w:hAnsi="Cambria Math"/>
                            <w:color w:val="000000" w:themeColor="text1"/>
                            <w:sz w:val="28"/>
                            <w:szCs w:val="28"/>
                          </w:rPr>
                          <m:t>p</m:t>
                        </w:del>
                      </m:r>
                    </m:e>
                    <m:sub>
                      <m:r>
                        <w:del w:id="2242" w:author="mikle" w:date="2025-10-04T12:06:00Z" w16du:dateUtc="2025-10-04T19:06:00Z">
                          <w:rPr>
                            <w:rFonts w:ascii="Cambria Math" w:hAnsi="Cambria Math"/>
                            <w:color w:val="000000" w:themeColor="text1"/>
                            <w:sz w:val="28"/>
                            <w:szCs w:val="28"/>
                          </w:rPr>
                          <m:t>a</m:t>
                        </w:del>
                      </m:r>
                    </m:sub>
                  </m:sSub>
                </m:num>
                <m:den>
                  <m:r>
                    <w:del w:id="2243" w:author="mikle" w:date="2025-10-04T12:06:00Z" w16du:dateUtc="2025-10-04T19:06:00Z">
                      <w:rPr>
                        <w:rFonts w:ascii="Cambria Math" w:hAnsi="Cambria Math"/>
                        <w:color w:val="000000" w:themeColor="text1"/>
                        <w:sz w:val="28"/>
                        <w:szCs w:val="28"/>
                      </w:rPr>
                      <m:t>dγ</m:t>
                    </w:del>
                  </m:r>
                </m:den>
              </m:f>
              <m:r>
                <w:del w:id="2244" w:author="mikle" w:date="2025-10-04T12:06:00Z" w16du:dateUtc="2025-10-04T19:06:00Z">
                  <w:rPr>
                    <w:rFonts w:ascii="Cambria Math" w:hAnsi="Cambria Math"/>
                    <w:color w:val="000000" w:themeColor="text1"/>
                    <w:sz w:val="28"/>
                    <w:szCs w:val="28"/>
                    <w:lang w:val="en-US"/>
                  </w:rPr>
                  <m:t>=</m:t>
                </w:del>
              </m:r>
              <m:sSubSup>
                <m:sSubSupPr>
                  <m:ctrlPr>
                    <w:del w:id="2245" w:author="mikle" w:date="2025-10-04T12:06:00Z" w16du:dateUtc="2025-10-04T19:06:00Z">
                      <w:rPr>
                        <w:rFonts w:ascii="Cambria Math" w:hAnsi="Cambria Math"/>
                        <w:color w:val="000000" w:themeColor="text1"/>
                        <w:sz w:val="28"/>
                        <w:szCs w:val="28"/>
                      </w:rPr>
                    </w:del>
                  </m:ctrlPr>
                </m:sSubSupPr>
                <m:e>
                  <m:r>
                    <w:del w:id="2246" w:author="mikle" w:date="2025-10-04T12:06:00Z" w16du:dateUtc="2025-10-04T19:06:00Z">
                      <w:rPr>
                        <w:rFonts w:ascii="Cambria Math" w:hAnsi="Cambria Math"/>
                        <w:color w:val="000000" w:themeColor="text1"/>
                        <w:sz w:val="28"/>
                        <w:szCs w:val="28"/>
                      </w:rPr>
                      <m:t>ω</m:t>
                    </w:del>
                  </m:r>
                </m:e>
                <m:sub>
                  <m:r>
                    <w:del w:id="2247" w:author="mikle" w:date="2025-10-04T12:06:00Z" w16du:dateUtc="2025-10-04T19:06:00Z">
                      <w:rPr>
                        <w:rFonts w:ascii="Cambria Math" w:hAnsi="Cambria Math"/>
                        <w:color w:val="000000" w:themeColor="text1"/>
                        <w:sz w:val="28"/>
                        <w:szCs w:val="28"/>
                      </w:rPr>
                      <m:t>n</m:t>
                    </w:del>
                  </m:r>
                </m:sub>
                <m:sup>
                  <m:r>
                    <w:del w:id="2248" w:author="mikle" w:date="2025-10-04T12:06:00Z" w16du:dateUtc="2025-10-04T19:06:00Z">
                      <w:rPr>
                        <w:rFonts w:ascii="Cambria Math" w:hAnsi="Cambria Math"/>
                        <w:color w:val="000000" w:themeColor="text1"/>
                        <w:sz w:val="28"/>
                        <w:szCs w:val="28"/>
                        <w:lang w:val="en-US"/>
                      </w:rPr>
                      <m:t>2</m:t>
                    </w:del>
                  </m:r>
                </m:sup>
              </m:sSubSup>
              <m:sSub>
                <m:sSubPr>
                  <m:ctrlPr>
                    <w:del w:id="2249" w:author="mikle" w:date="2025-10-04T12:06:00Z" w16du:dateUtc="2025-10-04T19:06:00Z">
                      <w:rPr>
                        <w:rFonts w:ascii="Cambria Math" w:hAnsi="Cambria Math"/>
                        <w:color w:val="000000" w:themeColor="text1"/>
                        <w:sz w:val="28"/>
                        <w:szCs w:val="28"/>
                      </w:rPr>
                    </w:del>
                  </m:ctrlPr>
                </m:sSubPr>
                <m:e>
                  <m:r>
                    <w:del w:id="2250" w:author="mikle" w:date="2025-10-04T12:06:00Z" w16du:dateUtc="2025-10-04T19:06:00Z">
                      <w:rPr>
                        <w:rFonts w:ascii="Cambria Math" w:hAnsi="Cambria Math"/>
                        <w:color w:val="000000" w:themeColor="text1"/>
                        <w:sz w:val="28"/>
                        <w:szCs w:val="28"/>
                      </w:rPr>
                      <m:t>p</m:t>
                    </w:del>
                  </m:r>
                </m:e>
                <m:sub>
                  <m:r>
                    <w:del w:id="2251" w:author="mikle" w:date="2025-10-04T12:06:00Z" w16du:dateUtc="2025-10-04T19:06:00Z">
                      <w:rPr>
                        <w:rFonts w:ascii="Cambria Math" w:hAnsi="Cambria Math"/>
                        <w:color w:val="000000" w:themeColor="text1"/>
                        <w:sz w:val="28"/>
                        <w:szCs w:val="28"/>
                      </w:rPr>
                      <m:t>a</m:t>
                    </w:del>
                  </m:r>
                </m:sub>
              </m:sSub>
              <m:r>
                <w:del w:id="2252" w:author="mikle" w:date="2025-10-04T12:06:00Z" w16du:dateUtc="2025-10-04T19:06:00Z">
                  <w:rPr>
                    <w:rFonts w:ascii="Cambria Math" w:hAnsi="Cambria Math"/>
                    <w:color w:val="000000" w:themeColor="text1"/>
                    <w:sz w:val="28"/>
                    <w:szCs w:val="28"/>
                    <w:lang w:val="en-US"/>
                  </w:rPr>
                  <m:t>⋅</m:t>
                </w:del>
              </m:r>
              <m:f>
                <m:fPr>
                  <m:ctrlPr>
                    <w:del w:id="2253" w:author="mikle" w:date="2025-10-04T12:06:00Z" w16du:dateUtc="2025-10-04T19:06:00Z">
                      <w:rPr>
                        <w:rFonts w:ascii="Cambria Math" w:hAnsi="Cambria Math"/>
                        <w:color w:val="000000" w:themeColor="text1"/>
                        <w:sz w:val="28"/>
                        <w:szCs w:val="28"/>
                      </w:rPr>
                    </w:del>
                  </m:ctrlPr>
                </m:fPr>
                <m:num>
                  <m:sSub>
                    <m:sSubPr>
                      <m:ctrlPr>
                        <w:del w:id="2254" w:author="mikle" w:date="2025-10-04T12:06:00Z" w16du:dateUtc="2025-10-04T19:06:00Z">
                          <w:rPr>
                            <w:rFonts w:ascii="Cambria Math" w:hAnsi="Cambria Math"/>
                            <w:color w:val="000000" w:themeColor="text1"/>
                            <w:sz w:val="28"/>
                            <w:szCs w:val="28"/>
                          </w:rPr>
                        </w:del>
                      </m:ctrlPr>
                    </m:sSubPr>
                    <m:e>
                      <m:r>
                        <w:del w:id="2255" w:author="mikle" w:date="2025-10-04T12:06:00Z" w16du:dateUtc="2025-10-04T19:06:00Z">
                          <w:rPr>
                            <w:rFonts w:ascii="Cambria Math" w:hAnsi="Cambria Math"/>
                            <w:color w:val="000000" w:themeColor="text1"/>
                            <w:sz w:val="28"/>
                            <w:szCs w:val="28"/>
                          </w:rPr>
                          <m:t>J</m:t>
                        </w:del>
                      </m:r>
                    </m:e>
                    <m:sub>
                      <m:r>
                        <w:del w:id="2256" w:author="mikle" w:date="2025-10-04T12:06:00Z" w16du:dateUtc="2025-10-04T19:06:00Z">
                          <m:rPr>
                            <m:nor/>
                          </m:rPr>
                          <w:rPr>
                            <w:color w:val="000000" w:themeColor="text1"/>
                            <w:sz w:val="28"/>
                            <w:szCs w:val="28"/>
                            <w:lang w:val="en-US"/>
                          </w:rPr>
                          <m:t>tot</m:t>
                        </w:del>
                      </m:r>
                    </m:sub>
                  </m:sSub>
                  <m:sSub>
                    <m:sSubPr>
                      <m:ctrlPr>
                        <w:del w:id="2257" w:author="mikle" w:date="2025-10-04T12:06:00Z" w16du:dateUtc="2025-10-04T19:06:00Z">
                          <w:rPr>
                            <w:rFonts w:ascii="Cambria Math" w:hAnsi="Cambria Math"/>
                            <w:color w:val="000000" w:themeColor="text1"/>
                            <w:sz w:val="28"/>
                            <w:szCs w:val="28"/>
                          </w:rPr>
                        </w:del>
                      </m:ctrlPr>
                    </m:sSubPr>
                    <m:e>
                      <m:r>
                        <w:del w:id="2258" w:author="mikle" w:date="2025-10-04T12:06:00Z" w16du:dateUtc="2025-10-04T19:06:00Z">
                          <w:rPr>
                            <w:rFonts w:ascii="Cambria Math" w:hAnsi="Cambria Math"/>
                            <w:color w:val="000000" w:themeColor="text1"/>
                            <w:sz w:val="28"/>
                            <w:szCs w:val="28"/>
                          </w:rPr>
                          <m:t>T</m:t>
                        </w:del>
                      </m:r>
                    </m:e>
                    <m:sub>
                      <m:r>
                        <w:del w:id="2259" w:author="mikle" w:date="2025-10-04T12:06:00Z" w16du:dateUtc="2025-10-04T19:06:00Z">
                          <w:rPr>
                            <w:rFonts w:ascii="Cambria Math" w:hAnsi="Cambria Math"/>
                            <w:color w:val="000000" w:themeColor="text1"/>
                            <w:sz w:val="28"/>
                            <w:szCs w:val="28"/>
                          </w:rPr>
                          <m:t>dv</m:t>
                        </w:del>
                      </m:r>
                    </m:sub>
                  </m:sSub>
                </m:num>
                <m:den>
                  <m:sSub>
                    <m:sSubPr>
                      <m:ctrlPr>
                        <w:del w:id="2260" w:author="mikle" w:date="2025-10-04T12:06:00Z" w16du:dateUtc="2025-10-04T19:06:00Z">
                          <w:rPr>
                            <w:rFonts w:ascii="Cambria Math" w:hAnsi="Cambria Math"/>
                            <w:color w:val="000000" w:themeColor="text1"/>
                            <w:sz w:val="28"/>
                            <w:szCs w:val="28"/>
                          </w:rPr>
                        </w:del>
                      </m:ctrlPr>
                    </m:sSubPr>
                    <m:e>
                      <m:r>
                        <w:del w:id="2261" w:author="mikle" w:date="2025-10-04T12:06:00Z" w16du:dateUtc="2025-10-04T19:06:00Z">
                          <w:rPr>
                            <w:rFonts w:ascii="Cambria Math" w:hAnsi="Cambria Math"/>
                            <w:color w:val="000000" w:themeColor="text1"/>
                            <w:sz w:val="28"/>
                            <w:szCs w:val="28"/>
                          </w:rPr>
                          <m:t>K</m:t>
                        </w:del>
                      </m:r>
                    </m:e>
                    <m:sub>
                      <m:r>
                        <w:del w:id="2262" w:author="mikle" w:date="2025-10-04T12:06:00Z" w16du:dateUtc="2025-10-04T19:06:00Z">
                          <w:rPr>
                            <w:rFonts w:ascii="Cambria Math" w:hAnsi="Cambria Math"/>
                            <w:color w:val="000000" w:themeColor="text1"/>
                            <w:sz w:val="28"/>
                            <w:szCs w:val="28"/>
                          </w:rPr>
                          <m:t>m</m:t>
                        </w:del>
                      </m:r>
                    </m:sub>
                  </m:sSub>
                </m:den>
              </m:f>
              <m:r>
                <w:del w:id="2263" w:author="mikle" w:date="2025-10-04T12:06:00Z" w16du:dateUtc="2025-10-04T19:06:00Z">
                  <m:rPr>
                    <m:nor/>
                  </m:rPr>
                  <w:rPr>
                    <w:color w:val="000000" w:themeColor="text1"/>
                    <w:sz w:val="28"/>
                    <w:szCs w:val="28"/>
                    <w:lang w:val="en-US"/>
                  </w:rPr>
                  <m:t> </m:t>
                </w:del>
              </m:r>
            </m:e>
          </m:borderBox>
          <m:r>
            <w:del w:id="2264" w:author="mikle" w:date="2025-10-04T12:06:00Z" w16du:dateUtc="2025-10-04T19:06:00Z">
              <m:rPr>
                <m:sty m:val="p"/>
              </m:rPr>
              <w:rPr>
                <w:rFonts w:ascii="Cambria Math" w:hAnsi="Cambria Math"/>
                <w:color w:val="000000" w:themeColor="text1"/>
                <w:sz w:val="28"/>
                <w:szCs w:val="28"/>
                <w:lang w:val="en-US"/>
              </w:rPr>
              <w:br/>
            </w:del>
          </m:r>
        </m:oMath>
        <m:oMath>
          <m:borderBox>
            <m:borderBoxPr>
              <m:ctrlPr>
                <w:del w:id="2265" w:author="mikle" w:date="2025-10-04T12:06:00Z" w16du:dateUtc="2025-10-04T19:06:00Z">
                  <w:rPr>
                    <w:rFonts w:ascii="Cambria Math" w:hAnsi="Cambria Math"/>
                    <w:color w:val="000000" w:themeColor="text1"/>
                    <w:sz w:val="28"/>
                    <w:szCs w:val="28"/>
                  </w:rPr>
                </w:del>
              </m:ctrlPr>
            </m:borderBoxPr>
            <m:e>
              <m:r>
                <w:del w:id="2266" w:author="mikle" w:date="2025-10-04T12:06:00Z" w16du:dateUtc="2025-10-04T19:06:00Z">
                  <m:rPr>
                    <m:nor/>
                  </m:rPr>
                  <w:rPr>
                    <w:color w:val="000000" w:themeColor="text1"/>
                    <w:sz w:val="28"/>
                    <w:szCs w:val="28"/>
                    <w:lang w:val="en-US"/>
                  </w:rPr>
                  <m:t> </m:t>
                </w:del>
              </m:r>
              <m:sSub>
                <m:sSubPr>
                  <m:ctrlPr>
                    <w:del w:id="2267" w:author="mikle" w:date="2025-10-04T12:06:00Z" w16du:dateUtc="2025-10-04T19:06:00Z">
                      <w:rPr>
                        <w:rFonts w:ascii="Cambria Math" w:hAnsi="Cambria Math"/>
                        <w:color w:val="000000" w:themeColor="text1"/>
                        <w:sz w:val="28"/>
                        <w:szCs w:val="28"/>
                      </w:rPr>
                    </w:del>
                  </m:ctrlPr>
                </m:sSubPr>
                <m:e>
                  <m:r>
                    <w:del w:id="2268" w:author="mikle" w:date="2025-10-04T12:06:00Z" w16du:dateUtc="2025-10-04T19:06:00Z">
                      <w:rPr>
                        <w:rFonts w:ascii="Cambria Math" w:hAnsi="Cambria Math"/>
                        <w:color w:val="000000" w:themeColor="text1"/>
                        <w:sz w:val="28"/>
                        <w:szCs w:val="28"/>
                      </w:rPr>
                      <m:t>K</m:t>
                    </w:del>
                  </m:r>
                </m:e>
                <m:sub>
                  <m:r>
                    <w:del w:id="2269" w:author="mikle" w:date="2025-10-04T12:06:00Z" w16du:dateUtc="2025-10-04T19:06:00Z">
                      <w:rPr>
                        <w:rFonts w:ascii="Cambria Math" w:hAnsi="Cambria Math"/>
                        <w:color w:val="000000" w:themeColor="text1"/>
                        <w:sz w:val="28"/>
                        <w:szCs w:val="28"/>
                        <w:lang w:val="en-US"/>
                      </w:rPr>
                      <m:t>2</m:t>
                    </w:del>
                  </m:r>
                </m:sub>
              </m:sSub>
              <m:r>
                <w:del w:id="2270" w:author="mikle" w:date="2025-10-04T12:06:00Z" w16du:dateUtc="2025-10-04T19:06:00Z">
                  <w:rPr>
                    <w:rFonts w:ascii="Cambria Math" w:hAnsi="Cambria Math"/>
                    <w:color w:val="000000" w:themeColor="text1"/>
                    <w:sz w:val="28"/>
                    <w:szCs w:val="28"/>
                    <w:lang w:val="en-US"/>
                  </w:rPr>
                  <m:t>=</m:t>
                </w:del>
              </m:r>
              <m:f>
                <m:fPr>
                  <m:ctrlPr>
                    <w:del w:id="2271" w:author="mikle" w:date="2025-10-04T12:06:00Z" w16du:dateUtc="2025-10-04T19:06:00Z">
                      <w:rPr>
                        <w:rFonts w:ascii="Cambria Math" w:hAnsi="Cambria Math"/>
                        <w:color w:val="000000" w:themeColor="text1"/>
                        <w:sz w:val="28"/>
                        <w:szCs w:val="28"/>
                      </w:rPr>
                    </w:del>
                  </m:ctrlPr>
                </m:fPr>
                <m:num>
                  <m:sSubSup>
                    <m:sSubSupPr>
                      <m:ctrlPr>
                        <w:del w:id="2272" w:author="mikle" w:date="2025-10-04T12:06:00Z" w16du:dateUtc="2025-10-04T19:06:00Z">
                          <w:rPr>
                            <w:rFonts w:ascii="Cambria Math" w:hAnsi="Cambria Math"/>
                            <w:color w:val="000000" w:themeColor="text1"/>
                            <w:sz w:val="28"/>
                            <w:szCs w:val="28"/>
                          </w:rPr>
                        </w:del>
                      </m:ctrlPr>
                    </m:sSubSupPr>
                    <m:e>
                      <m:r>
                        <w:del w:id="2273" w:author="mikle" w:date="2025-10-04T12:06:00Z" w16du:dateUtc="2025-10-04T19:06:00Z">
                          <w:rPr>
                            <w:rFonts w:ascii="Cambria Math" w:hAnsi="Cambria Math"/>
                            <w:color w:val="000000" w:themeColor="text1"/>
                            <w:sz w:val="28"/>
                            <w:szCs w:val="28"/>
                          </w:rPr>
                          <m:t>ω</m:t>
                        </w:del>
                      </m:r>
                    </m:e>
                    <m:sub>
                      <m:r>
                        <w:del w:id="2274" w:author="mikle" w:date="2025-10-04T12:06:00Z" w16du:dateUtc="2025-10-04T19:06:00Z">
                          <w:rPr>
                            <w:rFonts w:ascii="Cambria Math" w:hAnsi="Cambria Math"/>
                            <w:color w:val="000000" w:themeColor="text1"/>
                            <w:sz w:val="28"/>
                            <w:szCs w:val="28"/>
                          </w:rPr>
                          <m:t>n</m:t>
                        </w:del>
                      </m:r>
                    </m:sub>
                    <m:sup>
                      <m:r>
                        <w:del w:id="2275" w:author="mikle" w:date="2025-10-04T12:06:00Z" w16du:dateUtc="2025-10-04T19:06:00Z">
                          <w:rPr>
                            <w:rFonts w:ascii="Cambria Math" w:hAnsi="Cambria Math"/>
                            <w:color w:val="000000" w:themeColor="text1"/>
                            <w:sz w:val="28"/>
                            <w:szCs w:val="28"/>
                            <w:lang w:val="en-US"/>
                          </w:rPr>
                          <m:t>2</m:t>
                        </w:del>
                      </m:r>
                    </m:sup>
                  </m:sSubSup>
                  <m:r>
                    <w:del w:id="2276" w:author="mikle" w:date="2025-10-04T12:06:00Z" w16du:dateUtc="2025-10-04T19:06:00Z">
                      <w:rPr>
                        <w:rFonts w:ascii="Cambria Math" w:hAnsi="Cambria Math"/>
                        <w:color w:val="000000" w:themeColor="text1"/>
                        <w:sz w:val="28"/>
                        <w:szCs w:val="28"/>
                        <w:lang w:val="en-US"/>
                      </w:rPr>
                      <m:t>+2</m:t>
                    </w:del>
                  </m:r>
                  <m:r>
                    <w:del w:id="2277" w:author="mikle" w:date="2025-10-04T12:06:00Z" w16du:dateUtc="2025-10-04T19:06:00Z">
                      <w:rPr>
                        <w:rFonts w:ascii="Cambria Math" w:hAnsi="Cambria Math"/>
                        <w:color w:val="000000" w:themeColor="text1"/>
                        <w:sz w:val="28"/>
                        <w:szCs w:val="28"/>
                      </w:rPr>
                      <m:t>ζ</m:t>
                    </w:del>
                  </m:r>
                  <m:sSub>
                    <m:sSubPr>
                      <m:ctrlPr>
                        <w:del w:id="2278" w:author="mikle" w:date="2025-10-04T12:06:00Z" w16du:dateUtc="2025-10-04T19:06:00Z">
                          <w:rPr>
                            <w:rFonts w:ascii="Cambria Math" w:hAnsi="Cambria Math"/>
                            <w:color w:val="000000" w:themeColor="text1"/>
                            <w:sz w:val="28"/>
                            <w:szCs w:val="28"/>
                          </w:rPr>
                        </w:del>
                      </m:ctrlPr>
                    </m:sSubPr>
                    <m:e>
                      <m:r>
                        <w:del w:id="2279" w:author="mikle" w:date="2025-10-04T12:06:00Z" w16du:dateUtc="2025-10-04T19:06:00Z">
                          <w:rPr>
                            <w:rFonts w:ascii="Cambria Math" w:hAnsi="Cambria Math"/>
                            <w:color w:val="000000" w:themeColor="text1"/>
                            <w:sz w:val="28"/>
                            <w:szCs w:val="28"/>
                          </w:rPr>
                          <m:t>ω</m:t>
                        </w:del>
                      </m:r>
                    </m:e>
                    <m:sub>
                      <m:r>
                        <w:del w:id="2280" w:author="mikle" w:date="2025-10-04T12:06:00Z" w16du:dateUtc="2025-10-04T19:06:00Z">
                          <w:rPr>
                            <w:rFonts w:ascii="Cambria Math" w:hAnsi="Cambria Math"/>
                            <w:color w:val="000000" w:themeColor="text1"/>
                            <w:sz w:val="28"/>
                            <w:szCs w:val="28"/>
                          </w:rPr>
                          <m:t>n</m:t>
                        </w:del>
                      </m:r>
                    </m:sub>
                  </m:sSub>
                  <m:sSub>
                    <m:sSubPr>
                      <m:ctrlPr>
                        <w:del w:id="2281" w:author="mikle" w:date="2025-10-04T12:06:00Z" w16du:dateUtc="2025-10-04T19:06:00Z">
                          <w:rPr>
                            <w:rFonts w:ascii="Cambria Math" w:hAnsi="Cambria Math"/>
                            <w:color w:val="000000" w:themeColor="text1"/>
                            <w:sz w:val="28"/>
                            <w:szCs w:val="28"/>
                          </w:rPr>
                        </w:del>
                      </m:ctrlPr>
                    </m:sSubPr>
                    <m:e>
                      <m:r>
                        <w:del w:id="2282" w:author="mikle" w:date="2025-10-04T12:06:00Z" w16du:dateUtc="2025-10-04T19:06:00Z">
                          <w:rPr>
                            <w:rFonts w:ascii="Cambria Math" w:hAnsi="Cambria Math"/>
                            <w:color w:val="000000" w:themeColor="text1"/>
                            <w:sz w:val="28"/>
                            <w:szCs w:val="28"/>
                          </w:rPr>
                          <m:t>p</m:t>
                        </w:del>
                      </m:r>
                    </m:e>
                    <m:sub>
                      <m:r>
                        <w:del w:id="2283" w:author="mikle" w:date="2025-10-04T12:06:00Z" w16du:dateUtc="2025-10-04T19:06:00Z">
                          <w:rPr>
                            <w:rFonts w:ascii="Cambria Math" w:hAnsi="Cambria Math"/>
                            <w:color w:val="000000" w:themeColor="text1"/>
                            <w:sz w:val="28"/>
                            <w:szCs w:val="28"/>
                          </w:rPr>
                          <m:t>a</m:t>
                        </w:del>
                      </m:r>
                    </m:sub>
                  </m:sSub>
                  <m:r>
                    <w:del w:id="2284" w:author="mikle" w:date="2025-10-04T12:06:00Z" w16du:dateUtc="2025-10-04T19:06:00Z">
                      <w:rPr>
                        <w:rFonts w:ascii="Cambria Math" w:hAnsi="Cambria Math"/>
                        <w:color w:val="000000" w:themeColor="text1"/>
                        <w:sz w:val="28"/>
                        <w:szCs w:val="28"/>
                        <w:lang w:val="en-US"/>
                      </w:rPr>
                      <m:t>-</m:t>
                    </w:del>
                  </m:r>
                  <m:r>
                    <w:del w:id="2285" w:author="mikle" w:date="2025-10-04T12:06:00Z" w16du:dateUtc="2025-10-04T19:06:00Z">
                      <w:rPr>
                        <w:rFonts w:ascii="Cambria Math" w:hAnsi="Cambria Math"/>
                        <w:color w:val="000000" w:themeColor="text1"/>
                        <w:sz w:val="28"/>
                        <w:szCs w:val="28"/>
                      </w:rPr>
                      <m:t>cβ</m:t>
                    </w:del>
                  </m:r>
                </m:num>
                <m:den>
                  <m:r>
                    <w:del w:id="2286" w:author="mikle" w:date="2025-10-04T12:06:00Z" w16du:dateUtc="2025-10-04T19:06:00Z">
                      <w:rPr>
                        <w:rFonts w:ascii="Cambria Math" w:hAnsi="Cambria Math"/>
                        <w:color w:val="000000" w:themeColor="text1"/>
                        <w:sz w:val="28"/>
                        <w:szCs w:val="28"/>
                      </w:rPr>
                      <m:t>dγ</m:t>
                    </w:del>
                  </m:r>
                </m:den>
              </m:f>
              <m:r>
                <w:del w:id="2287" w:author="mikle" w:date="2025-10-04T12:06:00Z" w16du:dateUtc="2025-10-04T19:06:00Z">
                  <w:rPr>
                    <w:rFonts w:ascii="Cambria Math" w:hAnsi="Cambria Math"/>
                    <w:color w:val="000000" w:themeColor="text1"/>
                    <w:sz w:val="28"/>
                    <w:szCs w:val="28"/>
                    <w:lang w:val="en-US"/>
                  </w:rPr>
                  <m:t>=(</m:t>
                </w:del>
              </m:r>
              <m:sSubSup>
                <m:sSubSupPr>
                  <m:ctrlPr>
                    <w:del w:id="2288" w:author="mikle" w:date="2025-10-04T12:06:00Z" w16du:dateUtc="2025-10-04T19:06:00Z">
                      <w:rPr>
                        <w:rFonts w:ascii="Cambria Math" w:hAnsi="Cambria Math"/>
                        <w:color w:val="000000" w:themeColor="text1"/>
                        <w:sz w:val="28"/>
                        <w:szCs w:val="28"/>
                      </w:rPr>
                    </w:del>
                  </m:ctrlPr>
                </m:sSubSupPr>
                <m:e>
                  <m:r>
                    <w:del w:id="2289" w:author="mikle" w:date="2025-10-04T12:06:00Z" w16du:dateUtc="2025-10-04T19:06:00Z">
                      <w:rPr>
                        <w:rFonts w:ascii="Cambria Math" w:hAnsi="Cambria Math"/>
                        <w:color w:val="000000" w:themeColor="text1"/>
                        <w:sz w:val="28"/>
                        <w:szCs w:val="28"/>
                      </w:rPr>
                      <m:t>ω</m:t>
                    </w:del>
                  </m:r>
                </m:e>
                <m:sub>
                  <m:r>
                    <w:del w:id="2290" w:author="mikle" w:date="2025-10-04T12:06:00Z" w16du:dateUtc="2025-10-04T19:06:00Z">
                      <w:rPr>
                        <w:rFonts w:ascii="Cambria Math" w:hAnsi="Cambria Math"/>
                        <w:color w:val="000000" w:themeColor="text1"/>
                        <w:sz w:val="28"/>
                        <w:szCs w:val="28"/>
                      </w:rPr>
                      <m:t>n</m:t>
                    </w:del>
                  </m:r>
                </m:sub>
                <m:sup>
                  <m:r>
                    <w:del w:id="2291" w:author="mikle" w:date="2025-10-04T12:06:00Z" w16du:dateUtc="2025-10-04T19:06:00Z">
                      <w:rPr>
                        <w:rFonts w:ascii="Cambria Math" w:hAnsi="Cambria Math"/>
                        <w:color w:val="000000" w:themeColor="text1"/>
                        <w:sz w:val="28"/>
                        <w:szCs w:val="28"/>
                        <w:lang w:val="en-US"/>
                      </w:rPr>
                      <m:t>2</m:t>
                    </w:del>
                  </m:r>
                </m:sup>
              </m:sSubSup>
              <m:r>
                <w:del w:id="2292" w:author="mikle" w:date="2025-10-04T12:06:00Z" w16du:dateUtc="2025-10-04T19:06:00Z">
                  <w:rPr>
                    <w:rFonts w:ascii="Cambria Math" w:hAnsi="Cambria Math"/>
                    <w:color w:val="000000" w:themeColor="text1"/>
                    <w:sz w:val="28"/>
                    <w:szCs w:val="28"/>
                    <w:lang w:val="en-US"/>
                  </w:rPr>
                  <m:t>+2</m:t>
                </w:del>
              </m:r>
              <m:r>
                <w:del w:id="2293" w:author="mikle" w:date="2025-10-04T12:06:00Z" w16du:dateUtc="2025-10-04T19:06:00Z">
                  <w:rPr>
                    <w:rFonts w:ascii="Cambria Math" w:hAnsi="Cambria Math"/>
                    <w:color w:val="000000" w:themeColor="text1"/>
                    <w:sz w:val="28"/>
                    <w:szCs w:val="28"/>
                  </w:rPr>
                  <m:t>ζ</m:t>
                </w:del>
              </m:r>
              <m:sSub>
                <m:sSubPr>
                  <m:ctrlPr>
                    <w:del w:id="2294" w:author="mikle" w:date="2025-10-04T12:06:00Z" w16du:dateUtc="2025-10-04T19:06:00Z">
                      <w:rPr>
                        <w:rFonts w:ascii="Cambria Math" w:hAnsi="Cambria Math"/>
                        <w:color w:val="000000" w:themeColor="text1"/>
                        <w:sz w:val="28"/>
                        <w:szCs w:val="28"/>
                      </w:rPr>
                    </w:del>
                  </m:ctrlPr>
                </m:sSubPr>
                <m:e>
                  <m:r>
                    <w:del w:id="2295" w:author="mikle" w:date="2025-10-04T12:06:00Z" w16du:dateUtc="2025-10-04T19:06:00Z">
                      <w:rPr>
                        <w:rFonts w:ascii="Cambria Math" w:hAnsi="Cambria Math"/>
                        <w:color w:val="000000" w:themeColor="text1"/>
                        <w:sz w:val="28"/>
                        <w:szCs w:val="28"/>
                      </w:rPr>
                      <m:t>ω</m:t>
                    </w:del>
                  </m:r>
                </m:e>
                <m:sub>
                  <m:r>
                    <w:del w:id="2296" w:author="mikle" w:date="2025-10-04T12:06:00Z" w16du:dateUtc="2025-10-04T19:06:00Z">
                      <w:rPr>
                        <w:rFonts w:ascii="Cambria Math" w:hAnsi="Cambria Math"/>
                        <w:color w:val="000000" w:themeColor="text1"/>
                        <w:sz w:val="28"/>
                        <w:szCs w:val="28"/>
                      </w:rPr>
                      <m:t>n</m:t>
                    </w:del>
                  </m:r>
                </m:sub>
              </m:sSub>
              <m:sSub>
                <m:sSubPr>
                  <m:ctrlPr>
                    <w:del w:id="2297" w:author="mikle" w:date="2025-10-04T12:06:00Z" w16du:dateUtc="2025-10-04T19:06:00Z">
                      <w:rPr>
                        <w:rFonts w:ascii="Cambria Math" w:hAnsi="Cambria Math"/>
                        <w:color w:val="000000" w:themeColor="text1"/>
                        <w:sz w:val="28"/>
                        <w:szCs w:val="28"/>
                      </w:rPr>
                    </w:del>
                  </m:ctrlPr>
                </m:sSubPr>
                <m:e>
                  <m:r>
                    <w:del w:id="2298" w:author="mikle" w:date="2025-10-04T12:06:00Z" w16du:dateUtc="2025-10-04T19:06:00Z">
                      <w:rPr>
                        <w:rFonts w:ascii="Cambria Math" w:hAnsi="Cambria Math"/>
                        <w:color w:val="000000" w:themeColor="text1"/>
                        <w:sz w:val="28"/>
                        <w:szCs w:val="28"/>
                      </w:rPr>
                      <m:t>p</m:t>
                    </w:del>
                  </m:r>
                </m:e>
                <m:sub>
                  <m:r>
                    <w:del w:id="2299" w:author="mikle" w:date="2025-10-04T12:06:00Z" w16du:dateUtc="2025-10-04T19:06:00Z">
                      <w:rPr>
                        <w:rFonts w:ascii="Cambria Math" w:hAnsi="Cambria Math"/>
                        <w:color w:val="000000" w:themeColor="text1"/>
                        <w:sz w:val="28"/>
                        <w:szCs w:val="28"/>
                      </w:rPr>
                      <m:t>a</m:t>
                    </w:del>
                  </m:r>
                </m:sub>
              </m:sSub>
              <m:r>
                <w:del w:id="2300" w:author="mikle" w:date="2025-10-04T12:06:00Z" w16du:dateUtc="2025-10-04T19:06:00Z">
                  <w:rPr>
                    <w:rFonts w:ascii="Cambria Math" w:hAnsi="Cambria Math"/>
                    <w:color w:val="000000" w:themeColor="text1"/>
                    <w:sz w:val="28"/>
                    <w:szCs w:val="28"/>
                    <w:lang w:val="en-US"/>
                  </w:rPr>
                  <m:t>-</m:t>
                </w:del>
              </m:r>
              <m:f>
                <m:fPr>
                  <m:ctrlPr>
                    <w:del w:id="2301" w:author="mikle" w:date="2025-10-04T12:06:00Z" w16du:dateUtc="2025-10-04T19:06:00Z">
                      <w:rPr>
                        <w:rFonts w:ascii="Cambria Math" w:hAnsi="Cambria Math"/>
                        <w:color w:val="000000" w:themeColor="text1"/>
                        <w:sz w:val="28"/>
                        <w:szCs w:val="28"/>
                      </w:rPr>
                    </w:del>
                  </m:ctrlPr>
                </m:fPr>
                <m:num>
                  <m:sSub>
                    <m:sSubPr>
                      <m:ctrlPr>
                        <w:del w:id="2302" w:author="mikle" w:date="2025-10-04T12:06:00Z" w16du:dateUtc="2025-10-04T19:06:00Z">
                          <w:rPr>
                            <w:rFonts w:ascii="Cambria Math" w:hAnsi="Cambria Math"/>
                            <w:color w:val="000000" w:themeColor="text1"/>
                            <w:sz w:val="28"/>
                            <w:szCs w:val="28"/>
                          </w:rPr>
                        </w:del>
                      </m:ctrlPr>
                    </m:sSubPr>
                    <m:e>
                      <m:r>
                        <w:del w:id="2303" w:author="mikle" w:date="2025-10-04T12:06:00Z" w16du:dateUtc="2025-10-04T19:06:00Z">
                          <w:rPr>
                            <w:rFonts w:ascii="Cambria Math" w:hAnsi="Cambria Math"/>
                            <w:color w:val="000000" w:themeColor="text1"/>
                            <w:sz w:val="28"/>
                            <w:szCs w:val="28"/>
                          </w:rPr>
                          <m:t>C</m:t>
                        </w:del>
                      </m:r>
                    </m:e>
                    <m:sub>
                      <m:r>
                        <w:del w:id="2304" w:author="mikle" w:date="2025-10-04T12:06:00Z" w16du:dateUtc="2025-10-04T19:06:00Z">
                          <w:rPr>
                            <w:rFonts w:ascii="Cambria Math" w:hAnsi="Cambria Math"/>
                            <w:color w:val="000000" w:themeColor="text1"/>
                            <w:sz w:val="28"/>
                            <w:szCs w:val="28"/>
                          </w:rPr>
                          <m:t>ωy</m:t>
                        </w:del>
                      </m:r>
                      <m:r>
                        <w:del w:id="2305" w:author="mikle" w:date="2025-10-04T12:06:00Z" w16du:dateUtc="2025-10-04T19:06:00Z">
                          <w:rPr>
                            <w:rFonts w:ascii="Cambria Math" w:hAnsi="Cambria Math"/>
                            <w:color w:val="000000" w:themeColor="text1"/>
                            <w:sz w:val="28"/>
                            <w:szCs w:val="28"/>
                            <w:lang w:val="en-US"/>
                          </w:rPr>
                          <m:t>2</m:t>
                        </w:del>
                      </m:r>
                    </m:sub>
                  </m:sSub>
                </m:num>
                <m:den>
                  <m:sSub>
                    <m:sSubPr>
                      <m:ctrlPr>
                        <w:del w:id="2306" w:author="mikle" w:date="2025-10-04T12:06:00Z" w16du:dateUtc="2025-10-04T19:06:00Z">
                          <w:rPr>
                            <w:rFonts w:ascii="Cambria Math" w:hAnsi="Cambria Math"/>
                            <w:color w:val="000000" w:themeColor="text1"/>
                            <w:sz w:val="28"/>
                            <w:szCs w:val="28"/>
                          </w:rPr>
                        </w:del>
                      </m:ctrlPr>
                    </m:sSubPr>
                    <m:e>
                      <m:r>
                        <w:del w:id="2307" w:author="mikle" w:date="2025-10-04T12:06:00Z" w16du:dateUtc="2025-10-04T19:06:00Z">
                          <w:rPr>
                            <w:rFonts w:ascii="Cambria Math" w:hAnsi="Cambria Math"/>
                            <w:color w:val="000000" w:themeColor="text1"/>
                            <w:sz w:val="28"/>
                            <w:szCs w:val="28"/>
                          </w:rPr>
                          <m:t>J</m:t>
                        </w:del>
                      </m:r>
                    </m:e>
                    <m:sub>
                      <m:r>
                        <w:del w:id="2308" w:author="mikle" w:date="2025-10-04T12:06:00Z" w16du:dateUtc="2025-10-04T19:06:00Z">
                          <m:rPr>
                            <m:nor/>
                          </m:rPr>
                          <w:rPr>
                            <w:color w:val="000000" w:themeColor="text1"/>
                            <w:sz w:val="28"/>
                            <w:szCs w:val="28"/>
                            <w:lang w:val="en-US"/>
                          </w:rPr>
                          <m:t>tot</m:t>
                        </w:del>
                      </m:r>
                    </m:sub>
                  </m:sSub>
                  <m:sSub>
                    <m:sSubPr>
                      <m:ctrlPr>
                        <w:del w:id="2309" w:author="mikle" w:date="2025-10-04T12:06:00Z" w16du:dateUtc="2025-10-04T19:06:00Z">
                          <w:rPr>
                            <w:rFonts w:ascii="Cambria Math" w:hAnsi="Cambria Math"/>
                            <w:color w:val="000000" w:themeColor="text1"/>
                            <w:sz w:val="28"/>
                            <w:szCs w:val="28"/>
                          </w:rPr>
                        </w:del>
                      </m:ctrlPr>
                    </m:sSubPr>
                    <m:e>
                      <m:r>
                        <w:del w:id="2310" w:author="mikle" w:date="2025-10-04T12:06:00Z" w16du:dateUtc="2025-10-04T19:06:00Z">
                          <w:rPr>
                            <w:rFonts w:ascii="Cambria Math" w:hAnsi="Cambria Math"/>
                            <w:color w:val="000000" w:themeColor="text1"/>
                            <w:sz w:val="28"/>
                            <w:szCs w:val="28"/>
                          </w:rPr>
                          <m:t>T</m:t>
                        </w:del>
                      </m:r>
                    </m:e>
                    <m:sub>
                      <m:r>
                        <w:del w:id="2311" w:author="mikle" w:date="2025-10-04T12:06:00Z" w16du:dateUtc="2025-10-04T19:06:00Z">
                          <w:rPr>
                            <w:rFonts w:ascii="Cambria Math" w:hAnsi="Cambria Math"/>
                            <w:color w:val="000000" w:themeColor="text1"/>
                            <w:sz w:val="28"/>
                            <w:szCs w:val="28"/>
                          </w:rPr>
                          <m:t>dv</m:t>
                        </w:del>
                      </m:r>
                    </m:sub>
                  </m:sSub>
                </m:den>
              </m:f>
              <m:r>
                <w:del w:id="2312" w:author="mikle" w:date="2025-10-04T12:06:00Z" w16du:dateUtc="2025-10-04T19:06:00Z">
                  <w:rPr>
                    <w:rFonts w:ascii="Cambria Math" w:hAnsi="Cambria Math"/>
                    <w:color w:val="000000" w:themeColor="text1"/>
                    <w:sz w:val="28"/>
                    <w:szCs w:val="28"/>
                    <w:lang w:val="en-US"/>
                  </w:rPr>
                  <m:t>)⋅</m:t>
                </w:del>
              </m:r>
              <m:f>
                <m:fPr>
                  <m:ctrlPr>
                    <w:del w:id="2313" w:author="mikle" w:date="2025-10-04T12:06:00Z" w16du:dateUtc="2025-10-04T19:06:00Z">
                      <w:rPr>
                        <w:rFonts w:ascii="Cambria Math" w:hAnsi="Cambria Math"/>
                        <w:color w:val="000000" w:themeColor="text1"/>
                        <w:sz w:val="28"/>
                        <w:szCs w:val="28"/>
                      </w:rPr>
                    </w:del>
                  </m:ctrlPr>
                </m:fPr>
                <m:num>
                  <m:sSub>
                    <m:sSubPr>
                      <m:ctrlPr>
                        <w:del w:id="2314" w:author="mikle" w:date="2025-10-04T12:06:00Z" w16du:dateUtc="2025-10-04T19:06:00Z">
                          <w:rPr>
                            <w:rFonts w:ascii="Cambria Math" w:hAnsi="Cambria Math"/>
                            <w:color w:val="000000" w:themeColor="text1"/>
                            <w:sz w:val="28"/>
                            <w:szCs w:val="28"/>
                          </w:rPr>
                        </w:del>
                      </m:ctrlPr>
                    </m:sSubPr>
                    <m:e>
                      <m:r>
                        <w:del w:id="2315" w:author="mikle" w:date="2025-10-04T12:06:00Z" w16du:dateUtc="2025-10-04T19:06:00Z">
                          <w:rPr>
                            <w:rFonts w:ascii="Cambria Math" w:hAnsi="Cambria Math"/>
                            <w:color w:val="000000" w:themeColor="text1"/>
                            <w:sz w:val="28"/>
                            <w:szCs w:val="28"/>
                          </w:rPr>
                          <m:t>J</m:t>
                        </w:del>
                      </m:r>
                    </m:e>
                    <m:sub>
                      <m:r>
                        <w:del w:id="2316" w:author="mikle" w:date="2025-10-04T12:06:00Z" w16du:dateUtc="2025-10-04T19:06:00Z">
                          <m:rPr>
                            <m:nor/>
                          </m:rPr>
                          <w:rPr>
                            <w:color w:val="000000" w:themeColor="text1"/>
                            <w:sz w:val="28"/>
                            <w:szCs w:val="28"/>
                            <w:lang w:val="en-US"/>
                          </w:rPr>
                          <m:t>tot</m:t>
                        </w:del>
                      </m:r>
                    </m:sub>
                  </m:sSub>
                  <m:sSub>
                    <m:sSubPr>
                      <m:ctrlPr>
                        <w:del w:id="2317" w:author="mikle" w:date="2025-10-04T12:06:00Z" w16du:dateUtc="2025-10-04T19:06:00Z">
                          <w:rPr>
                            <w:rFonts w:ascii="Cambria Math" w:hAnsi="Cambria Math"/>
                            <w:color w:val="000000" w:themeColor="text1"/>
                            <w:sz w:val="28"/>
                            <w:szCs w:val="28"/>
                          </w:rPr>
                        </w:del>
                      </m:ctrlPr>
                    </m:sSubPr>
                    <m:e>
                      <m:r>
                        <w:del w:id="2318" w:author="mikle" w:date="2025-10-04T12:06:00Z" w16du:dateUtc="2025-10-04T19:06:00Z">
                          <w:rPr>
                            <w:rFonts w:ascii="Cambria Math" w:hAnsi="Cambria Math"/>
                            <w:color w:val="000000" w:themeColor="text1"/>
                            <w:sz w:val="28"/>
                            <w:szCs w:val="28"/>
                          </w:rPr>
                          <m:t>T</m:t>
                        </w:del>
                      </m:r>
                    </m:e>
                    <m:sub>
                      <m:r>
                        <w:del w:id="2319" w:author="mikle" w:date="2025-10-04T12:06:00Z" w16du:dateUtc="2025-10-04T19:06:00Z">
                          <w:rPr>
                            <w:rFonts w:ascii="Cambria Math" w:hAnsi="Cambria Math"/>
                            <w:color w:val="000000" w:themeColor="text1"/>
                            <w:sz w:val="28"/>
                            <w:szCs w:val="28"/>
                          </w:rPr>
                          <m:t>dv</m:t>
                        </w:del>
                      </m:r>
                    </m:sub>
                  </m:sSub>
                </m:num>
                <m:den>
                  <m:sSub>
                    <m:sSubPr>
                      <m:ctrlPr>
                        <w:del w:id="2320" w:author="mikle" w:date="2025-10-04T12:06:00Z" w16du:dateUtc="2025-10-04T19:06:00Z">
                          <w:rPr>
                            <w:rFonts w:ascii="Cambria Math" w:hAnsi="Cambria Math"/>
                            <w:color w:val="000000" w:themeColor="text1"/>
                            <w:sz w:val="28"/>
                            <w:szCs w:val="28"/>
                          </w:rPr>
                        </w:del>
                      </m:ctrlPr>
                    </m:sSubPr>
                    <m:e>
                      <m:r>
                        <w:del w:id="2321" w:author="mikle" w:date="2025-10-04T12:06:00Z" w16du:dateUtc="2025-10-04T19:06:00Z">
                          <w:rPr>
                            <w:rFonts w:ascii="Cambria Math" w:hAnsi="Cambria Math"/>
                            <w:color w:val="000000" w:themeColor="text1"/>
                            <w:sz w:val="28"/>
                            <w:szCs w:val="28"/>
                          </w:rPr>
                          <m:t>K</m:t>
                        </w:del>
                      </m:r>
                    </m:e>
                    <m:sub>
                      <m:r>
                        <w:del w:id="2322" w:author="mikle" w:date="2025-10-04T12:06:00Z" w16du:dateUtc="2025-10-04T19:06:00Z">
                          <w:rPr>
                            <w:rFonts w:ascii="Cambria Math" w:hAnsi="Cambria Math"/>
                            <w:color w:val="000000" w:themeColor="text1"/>
                            <w:sz w:val="28"/>
                            <w:szCs w:val="28"/>
                          </w:rPr>
                          <m:t>m</m:t>
                        </w:del>
                      </m:r>
                    </m:sub>
                  </m:sSub>
                </m:den>
              </m:f>
              <m:r>
                <w:del w:id="2323" w:author="mikle" w:date="2025-10-04T12:06:00Z" w16du:dateUtc="2025-10-04T19:06:00Z">
                  <m:rPr>
                    <m:nor/>
                  </m:rPr>
                  <w:rPr>
                    <w:color w:val="000000" w:themeColor="text1"/>
                    <w:sz w:val="28"/>
                    <w:szCs w:val="28"/>
                    <w:lang w:val="en-US"/>
                  </w:rPr>
                  <m:t> </m:t>
                </w:del>
              </m:r>
            </m:e>
          </m:borderBox>
          <m:r>
            <w:del w:id="2324" w:author="mikle" w:date="2025-10-04T12:06:00Z" w16du:dateUtc="2025-10-04T19:06:00Z">
              <m:rPr>
                <m:sty m:val="p"/>
              </m:rPr>
              <w:rPr>
                <w:rFonts w:ascii="Cambria Math" w:hAnsi="Cambria Math"/>
                <w:color w:val="000000" w:themeColor="text1"/>
                <w:sz w:val="28"/>
                <w:szCs w:val="28"/>
                <w:lang w:val="en-US"/>
              </w:rPr>
              <w:br/>
            </w:del>
          </m:r>
        </m:oMath>
      </m:oMathPara>
    </w:p>
    <w:p w14:paraId="08DE761E" w14:textId="6B93CF71" w:rsidR="00C733EE" w:rsidRPr="005D13B9" w:rsidDel="00AA0750" w:rsidRDefault="00C733EE" w:rsidP="005D13B9">
      <w:pPr>
        <w:spacing w:before="100" w:beforeAutospacing="1" w:after="24" w:line="360" w:lineRule="auto"/>
        <w:ind w:firstLine="709"/>
        <w:jc w:val="both"/>
        <w:rPr>
          <w:del w:id="2325" w:author="mikle" w:date="2025-10-04T12:06:00Z" w16du:dateUtc="2025-10-04T19:06:00Z"/>
          <w:color w:val="000000" w:themeColor="text1"/>
          <w:sz w:val="28"/>
          <w:szCs w:val="28"/>
        </w:rPr>
        <w:pPrChange w:id="2326" w:author="mikle" w:date="2025-10-09T20:00:00Z" w16du:dateUtc="2025-10-10T03:00:00Z">
          <w:pPr>
            <w:spacing w:before="100" w:beforeAutospacing="1" w:after="24" w:line="360" w:lineRule="auto"/>
            <w:ind w:firstLine="709"/>
            <w:jc w:val="both"/>
          </w:pPr>
        </w:pPrChange>
      </w:pPr>
      <w:del w:id="2327" w:author="mikle" w:date="2025-10-04T12:06:00Z" w16du:dateUtc="2025-10-04T19:06:00Z">
        <w:r w:rsidRPr="005D13B9" w:rsidDel="00AA0750">
          <w:rPr>
            <w:iCs/>
            <w:color w:val="000000" w:themeColor="text1"/>
            <w:sz w:val="28"/>
            <w:szCs w:val="28"/>
          </w:rPr>
          <w:delText xml:space="preserve">Далее подставляем имеющиеся характеристики ПА и рассчитываем константы. </w:delText>
        </w:r>
        <w:r w:rsidR="002371C2" w:rsidRPr="005D13B9" w:rsidDel="00AA0750">
          <w:rPr>
            <w:iCs/>
            <w:color w:val="000000" w:themeColor="text1"/>
            <w:sz w:val="28"/>
            <w:szCs w:val="28"/>
          </w:rPr>
          <w:delText xml:space="preserve">Выберем целевые показатели реакции: </w:delText>
        </w:r>
      </w:del>
      <m:oMath>
        <m:r>
          <w:del w:id="2328" w:author="mikle" w:date="2025-10-04T12:06:00Z" w16du:dateUtc="2025-10-04T19:06:00Z">
            <w:rPr>
              <w:rFonts w:ascii="Cambria Math" w:hAnsi="Cambria Math"/>
              <w:color w:val="000000" w:themeColor="text1"/>
              <w:sz w:val="28"/>
              <w:szCs w:val="28"/>
            </w:rPr>
            <m:t xml:space="preserve">ζ=0.716 и </m:t>
          </w:del>
        </m:r>
        <m:sSub>
          <m:sSubPr>
            <m:ctrlPr>
              <w:del w:id="2329" w:author="mikle" w:date="2025-10-04T12:06:00Z" w16du:dateUtc="2025-10-04T19:06:00Z">
                <w:rPr>
                  <w:rFonts w:ascii="Cambria Math" w:hAnsi="Cambria Math"/>
                  <w:color w:val="000000" w:themeColor="text1"/>
                  <w:sz w:val="28"/>
                  <w:szCs w:val="28"/>
                </w:rPr>
              </w:del>
            </m:ctrlPr>
          </m:sSubPr>
          <m:e>
            <m:r>
              <w:del w:id="2330" w:author="mikle" w:date="2025-10-04T12:06:00Z" w16du:dateUtc="2025-10-04T19:06:00Z">
                <w:rPr>
                  <w:rFonts w:ascii="Cambria Math" w:hAnsi="Cambria Math"/>
                  <w:color w:val="000000" w:themeColor="text1"/>
                  <w:sz w:val="28"/>
                  <w:szCs w:val="28"/>
                </w:rPr>
                <m:t>ω</m:t>
              </w:del>
            </m:r>
          </m:e>
          <m:sub>
            <m:r>
              <w:del w:id="2331" w:author="mikle" w:date="2025-10-04T12:06:00Z" w16du:dateUtc="2025-10-04T19:06:00Z">
                <w:rPr>
                  <w:rFonts w:ascii="Cambria Math" w:hAnsi="Cambria Math"/>
                  <w:color w:val="000000" w:themeColor="text1"/>
                  <w:sz w:val="28"/>
                  <w:szCs w:val="28"/>
                </w:rPr>
                <m:t>n</m:t>
              </w:del>
            </m:r>
          </m:sub>
        </m:sSub>
        <m:r>
          <w:del w:id="2332" w:author="mikle" w:date="2025-10-04T12:06:00Z" w16du:dateUtc="2025-10-04T19:06:00Z">
            <w:rPr>
              <w:rFonts w:ascii="Cambria Math" w:hAnsi="Cambria Math"/>
              <w:color w:val="000000" w:themeColor="text1"/>
              <w:sz w:val="28"/>
              <w:szCs w:val="28"/>
            </w:rPr>
            <m:t>=2.236</m:t>
          </w:del>
        </m:r>
      </m:oMath>
      <w:del w:id="2333" w:author="mikle" w:date="2025-10-04T12:06:00Z" w16du:dateUtc="2025-10-04T19:06:00Z">
        <w:r w:rsidR="002371C2" w:rsidRPr="005D13B9" w:rsidDel="00AA0750">
          <w:rPr>
            <w:color w:val="000000" w:themeColor="text1"/>
            <w:sz w:val="28"/>
            <w:szCs w:val="28"/>
          </w:rPr>
          <w:delText xml:space="preserve"> для получения желаемого времени установки процесса. После вычисление и переведения в В/град мы получаем </w:delText>
        </w:r>
      </w:del>
      <m:oMath>
        <m:sSub>
          <m:sSubPr>
            <m:ctrlPr>
              <w:del w:id="2334" w:author="mikle" w:date="2025-10-04T12:06:00Z" w16du:dateUtc="2025-10-04T19:06:00Z">
                <w:rPr>
                  <w:rFonts w:ascii="Cambria Math" w:hAnsi="Cambria Math"/>
                  <w:i/>
                  <w:color w:val="000000" w:themeColor="text1"/>
                  <w:sz w:val="28"/>
                  <w:szCs w:val="28"/>
                </w:rPr>
              </w:del>
            </m:ctrlPr>
          </m:sSubPr>
          <m:e>
            <m:r>
              <w:del w:id="2335" w:author="mikle" w:date="2025-10-04T12:06:00Z" w16du:dateUtc="2025-10-04T19:06:00Z">
                <w:rPr>
                  <w:rFonts w:ascii="Cambria Math" w:hAnsi="Cambria Math"/>
                  <w:color w:val="000000" w:themeColor="text1"/>
                  <w:sz w:val="28"/>
                  <w:szCs w:val="28"/>
                </w:rPr>
                <m:t>К</m:t>
              </w:del>
            </m:r>
          </m:e>
          <m:sub>
            <m:r>
              <w:del w:id="2336" w:author="mikle" w:date="2025-10-04T12:06:00Z" w16du:dateUtc="2025-10-04T19:06:00Z">
                <w:rPr>
                  <w:rFonts w:ascii="Cambria Math" w:hAnsi="Cambria Math"/>
                  <w:color w:val="000000" w:themeColor="text1"/>
                  <w:sz w:val="28"/>
                  <w:szCs w:val="28"/>
                </w:rPr>
                <m:t>1</m:t>
              </w:del>
            </m:r>
          </m:sub>
        </m:sSub>
        <m:r>
          <w:del w:id="2337" w:author="mikle" w:date="2025-10-04T12:06:00Z" w16du:dateUtc="2025-10-04T19:06:00Z">
            <w:rPr>
              <w:rFonts w:ascii="Cambria Math" w:hAnsi="Cambria Math"/>
              <w:color w:val="000000" w:themeColor="text1"/>
              <w:sz w:val="28"/>
              <w:szCs w:val="28"/>
            </w:rPr>
            <m:t xml:space="preserve">=0.67699 и </m:t>
          </w:del>
        </m:r>
        <m:sSub>
          <m:sSubPr>
            <m:ctrlPr>
              <w:del w:id="2338" w:author="mikle" w:date="2025-10-04T12:06:00Z" w16du:dateUtc="2025-10-04T19:06:00Z">
                <w:rPr>
                  <w:rFonts w:ascii="Cambria Math" w:hAnsi="Cambria Math"/>
                  <w:i/>
                  <w:color w:val="000000" w:themeColor="text1"/>
                  <w:sz w:val="28"/>
                  <w:szCs w:val="28"/>
                </w:rPr>
              </w:del>
            </m:ctrlPr>
          </m:sSubPr>
          <m:e>
            <m:r>
              <w:del w:id="2339" w:author="mikle" w:date="2025-10-04T12:06:00Z" w16du:dateUtc="2025-10-04T19:06:00Z">
                <w:rPr>
                  <w:rFonts w:ascii="Cambria Math" w:hAnsi="Cambria Math"/>
                  <w:color w:val="000000" w:themeColor="text1"/>
                  <w:sz w:val="28"/>
                  <w:szCs w:val="28"/>
                </w:rPr>
                <m:t>К</m:t>
              </w:del>
            </m:r>
          </m:e>
          <m:sub>
            <m:r>
              <w:del w:id="2340" w:author="mikle" w:date="2025-10-04T12:06:00Z" w16du:dateUtc="2025-10-04T19:06:00Z">
                <w:rPr>
                  <w:rFonts w:ascii="Cambria Math" w:hAnsi="Cambria Math"/>
                  <w:color w:val="000000" w:themeColor="text1"/>
                  <w:sz w:val="28"/>
                  <w:szCs w:val="28"/>
                </w:rPr>
                <m:t>2</m:t>
              </w:del>
            </m:r>
          </m:sub>
        </m:sSub>
        <m:r>
          <w:del w:id="2341" w:author="mikle" w:date="2025-10-04T12:06:00Z" w16du:dateUtc="2025-10-04T19:06:00Z">
            <w:rPr>
              <w:rFonts w:ascii="Cambria Math" w:hAnsi="Cambria Math"/>
              <w:color w:val="000000" w:themeColor="text1"/>
              <w:sz w:val="28"/>
              <w:szCs w:val="28"/>
            </w:rPr>
            <m:t>=0.61587</m:t>
          </w:del>
        </m:r>
      </m:oMath>
      <w:del w:id="2342" w:author="mikle" w:date="2025-10-04T12:06:00Z" w16du:dateUtc="2025-10-04T19:06:00Z">
        <w:r w:rsidR="002371C2" w:rsidRPr="005D13B9" w:rsidDel="00AA0750">
          <w:rPr>
            <w:color w:val="000000" w:themeColor="text1"/>
            <w:sz w:val="28"/>
            <w:szCs w:val="28"/>
          </w:rPr>
          <w:delText xml:space="preserve">, которые мы и будем использовать в контуре курса. </w:delText>
        </w:r>
      </w:del>
    </w:p>
    <w:p w14:paraId="5F4CE8A7" w14:textId="52A51D05" w:rsidR="002371C2" w:rsidRPr="005D13B9" w:rsidRDefault="002371C2"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Таким образом, мы получаем систему уравнений,</w:t>
      </w:r>
      <w:ins w:id="2343" w:author="mikle" w:date="2025-10-05T22:38:00Z" w16du:dateUtc="2025-10-06T05:38:00Z">
        <w:r w:rsidR="009505A2" w:rsidRPr="005D13B9">
          <w:rPr>
            <w:iCs/>
            <w:color w:val="000000" w:themeColor="text1"/>
            <w:sz w:val="28"/>
            <w:szCs w:val="28"/>
          </w:rPr>
          <w:t xml:space="preserve"> состоящую из формул (1.7), (1.13) и (1.14),</w:t>
        </w:r>
      </w:ins>
      <w:r w:rsidRPr="005D13B9">
        <w:rPr>
          <w:iCs/>
          <w:color w:val="000000" w:themeColor="text1"/>
          <w:sz w:val="28"/>
          <w:szCs w:val="28"/>
        </w:rPr>
        <w:t xml:space="preserve"> на основании которой будет смоделирован контур курса для управления траекторным движением ПА:</w:t>
      </w:r>
    </w:p>
    <w:p w14:paraId="4B14D402" w14:textId="2E142236" w:rsidR="00C85E2E" w:rsidRPr="005D13B9" w:rsidRDefault="00000000" w:rsidP="005D13B9">
      <w:pPr>
        <w:spacing w:before="100" w:beforeAutospacing="1" w:after="24" w:line="360" w:lineRule="auto"/>
        <w:ind w:firstLine="709"/>
        <w:jc w:val="both"/>
        <w:rPr>
          <w:ins w:id="2344" w:author="mikle" w:date="2025-10-05T22:45:00Z" w16du:dateUtc="2025-10-06T05:45:00Z"/>
          <w:iCs/>
          <w:color w:val="000000" w:themeColor="text1"/>
          <w:sz w:val="28"/>
          <w:szCs w:val="28"/>
        </w:rPr>
      </w:pPr>
      <m:oMathPara>
        <m:oMath>
          <m:d>
            <m:dPr>
              <m:begChr m:val="{"/>
              <m:endChr m:val=""/>
              <m:ctrlPr>
                <w:rPr>
                  <w:rFonts w:ascii="Cambria Math" w:hAnsi="Cambria Math"/>
                  <w:i/>
                  <w:iCs/>
                  <w:color w:val="000000" w:themeColor="text1"/>
                  <w:sz w:val="28"/>
                  <w:szCs w:val="28"/>
                </w:rPr>
              </m:ctrlPr>
            </m:dPr>
            <m:e>
              <m:eqArr>
                <m:eqArrPr>
                  <m:ctrlPr>
                    <w:rPr>
                      <w:rFonts w:ascii="Cambria Math" w:hAnsi="Cambria Math"/>
                      <w:i/>
                      <w:iCs/>
                      <w:color w:val="000000" w:themeColor="text1"/>
                      <w:sz w:val="28"/>
                      <w:szCs w:val="28"/>
                    </w:rPr>
                  </m:ctrlPr>
                </m:eqArrPr>
                <m:e>
                  <m:d>
                    <m:dPr>
                      <m:ctrlPr>
                        <w:rPr>
                          <w:rFonts w:ascii="Cambria Math" w:hAnsi="Cambria Math"/>
                          <w:b/>
                          <w:bCs/>
                          <w:i/>
                          <w:color w:val="000000" w:themeColor="text1"/>
                          <w:sz w:val="28"/>
                          <w:szCs w:val="28"/>
                          <w:lang w:val="en-US"/>
                        </w:rPr>
                      </m:ctrlPr>
                    </m:d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J</m:t>
                          </m:r>
                        </m:e>
                        <m:sub>
                          <m:r>
                            <m:rPr>
                              <m:sty m:val="bi"/>
                            </m:rP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55</m:t>
                          </m:r>
                        </m:sub>
                      </m:sSub>
                    </m:e>
                  </m:d>
                  <m:r>
                    <m:rPr>
                      <m:sty m:val="bi"/>
                    </m:rPr>
                    <w:rPr>
                      <w:rFonts w:ascii="Cambria Math" w:hAnsi="Cambria Math"/>
                      <w:color w:val="000000" w:themeColor="text1"/>
                      <w:sz w:val="28"/>
                      <w:szCs w:val="28"/>
                    </w:rPr>
                    <m:t>*</m:t>
                  </m:r>
                  <m:acc>
                    <m:accPr>
                      <m:chr m:val="̇"/>
                      <m:ctrlPr>
                        <w:rPr>
                          <w:rFonts w:ascii="Cambria Math" w:hAnsi="Cambria Math"/>
                          <w:b/>
                          <w:bCs/>
                          <w:i/>
                          <w:color w:val="000000" w:themeColor="text1"/>
                          <w:sz w:val="28"/>
                          <w:szCs w:val="28"/>
                          <w:lang w:val="en-US"/>
                        </w:rPr>
                      </m:ctrlPr>
                    </m:acc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y</m:t>
                          </m:r>
                        </m:sub>
                      </m:sSub>
                    </m:e>
                  </m:acc>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lang w:val="en-US"/>
                        </w:rPr>
                        <m:t>dy</m:t>
                      </m:r>
                    </m:sub>
                  </m:sSub>
                  <m:r>
                    <m:rPr>
                      <m:sty m:val="bi"/>
                    </m:rPr>
                    <w:rPr>
                      <w:rFonts w:ascii="Cambria Math" w:hAnsi="Cambria Math"/>
                      <w:color w:val="000000" w:themeColor="text1"/>
                      <w:sz w:val="28"/>
                      <w:szCs w:val="28"/>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rPr>
                        <m:t>С</m:t>
                      </m:r>
                    </m:e>
                    <m:sub>
                      <m:r>
                        <w:rPr>
                          <w:rFonts w:ascii="Cambria Math" w:hAnsi="Cambria Math"/>
                          <w:color w:val="000000" w:themeColor="text1"/>
                          <w:sz w:val="28"/>
                          <w:szCs w:val="28"/>
                          <w:lang w:val="en-US"/>
                        </w:rPr>
                        <m:t>ωy</m:t>
                      </m:r>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w:rPr>
                      <w:rFonts w:ascii="Cambria Math" w:hAnsi="Cambria Math"/>
                      <w:color w:val="000000" w:themeColor="text1"/>
                      <w:sz w:val="28"/>
                      <w:szCs w:val="28"/>
                    </w:rPr>
                    <m:t>*</m:t>
                  </m:r>
                  <m:d>
                    <m:dPr>
                      <m:begChr m:val="|"/>
                      <m:endChr m:val="|"/>
                      <m:ctrlPr>
                        <w:rPr>
                          <w:rFonts w:ascii="Cambria Math" w:hAnsi="Cambria Math"/>
                          <w:i/>
                          <w:iCs/>
                          <w:color w:val="000000" w:themeColor="text1"/>
                          <w:sz w:val="28"/>
                          <w:szCs w:val="28"/>
                          <w:lang w:val="en-US"/>
                        </w:rPr>
                      </m:ctrlPr>
                    </m:dPr>
                    <m:e>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e>
                  </m:d>
                  <m:r>
                    <w:rPr>
                      <w:rFonts w:ascii="Cambria Math" w:hAnsi="Cambria Math"/>
                      <w:color w:val="000000" w:themeColor="text1"/>
                      <w:sz w:val="28"/>
                      <w:szCs w:val="28"/>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rPr>
                        <m:t>С</m:t>
                      </m:r>
                    </m:e>
                    <m:sub>
                      <m:r>
                        <w:rPr>
                          <w:rFonts w:ascii="Cambria Math" w:hAnsi="Cambria Math"/>
                          <w:color w:val="000000" w:themeColor="text1"/>
                          <w:sz w:val="28"/>
                          <w:szCs w:val="28"/>
                          <w:lang w:val="en-US"/>
                        </w:rPr>
                        <m:t>ωy</m:t>
                      </m:r>
                      <m:r>
                        <w:rPr>
                          <w:rFonts w:ascii="Cambria Math" w:hAnsi="Cambria Math"/>
                          <w:color w:val="000000" w:themeColor="text1"/>
                          <w:sz w:val="28"/>
                          <w:szCs w:val="28"/>
                        </w:rPr>
                        <m:t>2</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ω</m:t>
                      </m:r>
                    </m:e>
                    <m:sub>
                      <m:r>
                        <w:rPr>
                          <w:rFonts w:ascii="Cambria Math" w:hAnsi="Cambria Math"/>
                          <w:color w:val="000000" w:themeColor="text1"/>
                          <w:sz w:val="28"/>
                          <w:szCs w:val="28"/>
                          <w:lang w:val="en-US"/>
                        </w:rPr>
                        <m:t>y</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M</m:t>
                      </m:r>
                    </m:e>
                    <m:sub>
                      <m:r>
                        <m:rPr>
                          <m:sty m:val="bi"/>
                        </m:rPr>
                        <w:rPr>
                          <w:rFonts w:ascii="Cambria Math" w:hAnsi="Cambria Math"/>
                          <w:color w:val="000000" w:themeColor="text1"/>
                          <w:sz w:val="28"/>
                          <w:szCs w:val="28"/>
                        </w:rPr>
                        <m:t>в</m:t>
                      </m:r>
                      <m:r>
                        <m:rPr>
                          <m:sty m:val="bi"/>
                        </m:rPr>
                        <w:rPr>
                          <w:rFonts w:ascii="Cambria Math" w:hAnsi="Cambria Math"/>
                          <w:color w:val="000000" w:themeColor="text1"/>
                          <w:sz w:val="28"/>
                          <w:szCs w:val="28"/>
                          <w:lang w:val="en-US"/>
                        </w:rPr>
                        <m:t>y</m:t>
                      </m:r>
                    </m:sub>
                  </m:sSub>
                </m:e>
                <m:e>
                  <m:acc>
                    <m:accPr>
                      <m:chr m:val="̇"/>
                      <m:ctrlPr>
                        <w:rPr>
                          <w:rFonts w:ascii="Cambria Math" w:hAnsi="Cambria Math"/>
                          <w:color w:val="000000" w:themeColor="text1"/>
                          <w:sz w:val="28"/>
                          <w:szCs w:val="28"/>
                        </w:rPr>
                      </m:ctrlPr>
                    </m:accPr>
                    <m:e>
                      <m:r>
                        <w:rPr>
                          <w:rFonts w:ascii="Cambria Math" w:hAnsi="Cambria Math"/>
                          <w:color w:val="000000" w:themeColor="text1"/>
                          <w:sz w:val="28"/>
                          <w:szCs w:val="28"/>
                        </w:rPr>
                        <m:t>M</m:t>
                      </m:r>
                    </m:e>
                  </m:acc>
                  <m:r>
                    <w:rPr>
                      <w:rFonts w:ascii="Cambria Math" w:hAnsi="Cambria Math"/>
                      <w:color w:val="000000" w:themeColor="text1"/>
                      <w:sz w:val="28"/>
                      <w:szCs w:val="28"/>
                    </w:rPr>
                    <m:t xml:space="preserve">= </m:t>
                  </m:r>
                  <m:f>
                    <m:fPr>
                      <m:ctrlPr>
                        <w:rPr>
                          <w:rFonts w:ascii="Cambria Math" w:hAnsi="Cambria Math"/>
                          <w:i/>
                          <w:color w:val="000000" w:themeColor="text1"/>
                          <w:sz w:val="28"/>
                          <w:szCs w:val="28"/>
                          <w:lang w:val="en-US"/>
                        </w:rPr>
                      </m:ctrlPr>
                    </m:fPr>
                    <m:num>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r>
                        <w:rPr>
                          <w:rFonts w:ascii="Cambria Math" w:hAnsi="Cambria Math"/>
                          <w:color w:val="000000" w:themeColor="text1"/>
                          <w:sz w:val="28"/>
                          <w:szCs w:val="28"/>
                          <w:lang w:val="en-US"/>
                        </w:rPr>
                        <m:t>M</m:t>
                      </m:r>
                    </m:num>
                    <m:den>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ωy</m:t>
                          </m:r>
                        </m:sub>
                      </m:sSub>
                    </m:den>
                  </m:f>
                </m:e>
                <m:e>
                  <m:r>
                    <w:rPr>
                      <w:rFonts w:ascii="Cambria Math" w:hAnsi="Cambria Math"/>
                      <w:color w:val="000000" w:themeColor="text1"/>
                      <w:sz w:val="28"/>
                      <w:szCs w:val="28"/>
                    </w:rPr>
                    <m:t xml:space="preserve">U=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ψ</m:t>
                      </m:r>
                    </m:e>
                    <m:sub>
                      <m:r>
                        <w:rPr>
                          <w:rFonts w:ascii="Cambria Math" w:hAnsi="Cambria Math"/>
                          <w:color w:val="000000" w:themeColor="text1"/>
                          <w:sz w:val="28"/>
                          <w:szCs w:val="28"/>
                        </w:rPr>
                        <m:t>e</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m:rPr>
                      <m:nor/>
                    </m:rPr>
                    <w:rPr>
                      <w:color w:val="000000" w:themeColor="text1"/>
                      <w:sz w:val="28"/>
                      <w:szCs w:val="28"/>
                    </w:rPr>
                    <m:t> </m:t>
                  </m:r>
                  <m:r>
                    <w:rPr>
                      <w:rFonts w:ascii="Cambria Math" w:hAnsi="Cambria Math"/>
                      <w:color w:val="000000" w:themeColor="text1"/>
                      <w:sz w:val="28"/>
                      <w:szCs w:val="28"/>
                    </w:rPr>
                    <m:t>ω</m:t>
                  </m:r>
                </m:e>
              </m:eqArr>
            </m:e>
          </m:d>
          <w:commentRangeEnd w:id="1228"/>
          <m:r>
            <m:rPr>
              <m:sty m:val="p"/>
            </m:rPr>
            <w:rPr>
              <w:rStyle w:val="ae"/>
              <w:rFonts w:ascii="Cambria Math" w:eastAsiaTheme="minorHAnsi" w:hAnsi="Cambria Math"/>
              <w:color w:val="000000" w:themeColor="text1"/>
              <w:kern w:val="2"/>
              <w:sz w:val="28"/>
              <w:szCs w:val="28"/>
              <w:lang w:eastAsia="en-US"/>
              <w14:ligatures w14:val="standardContextual"/>
              <w:rPrChange w:id="2345" w:author="mikle" w:date="2025-10-09T20:00:00Z" w16du:dateUtc="2025-10-10T03:00:00Z">
                <w:rPr>
                  <w:rStyle w:val="ae"/>
                  <w:rFonts w:eastAsiaTheme="minorHAnsi" w:cstheme="minorBidi"/>
                  <w:kern w:val="2"/>
                  <w:lang w:eastAsia="en-US"/>
                  <w14:ligatures w14:val="standardContextual"/>
                </w:rPr>
              </w:rPrChange>
            </w:rPr>
            <w:commentReference w:id="1228"/>
          </m:r>
        </m:oMath>
      </m:oMathPara>
    </w:p>
    <w:p w14:paraId="772075C0" w14:textId="1D736E19" w:rsidR="00D413EC" w:rsidRPr="005D13B9" w:rsidRDefault="00D413EC" w:rsidP="005D13B9">
      <w:pPr>
        <w:spacing w:before="100" w:beforeAutospacing="1" w:after="24" w:line="360" w:lineRule="auto"/>
        <w:ind w:firstLine="709"/>
        <w:jc w:val="both"/>
        <w:rPr>
          <w:ins w:id="2346" w:author="mikle" w:date="2025-10-05T22:46:00Z" w16du:dateUtc="2025-10-06T05:46:00Z"/>
          <w:iCs/>
          <w:color w:val="000000" w:themeColor="text1"/>
          <w:sz w:val="28"/>
          <w:szCs w:val="28"/>
        </w:rPr>
      </w:pPr>
      <w:ins w:id="2347" w:author="mikle" w:date="2025-10-05T22:45:00Z" w16du:dateUtc="2025-10-06T05:45:00Z">
        <w:r w:rsidRPr="005D13B9">
          <w:rPr>
            <w:iCs/>
            <w:color w:val="000000" w:themeColor="text1"/>
            <w:sz w:val="28"/>
            <w:szCs w:val="28"/>
          </w:rPr>
          <w:t xml:space="preserve">1.1.4 – </w:t>
        </w:r>
      </w:ins>
      <w:ins w:id="2348" w:author="mikle" w:date="2025-10-05T22:46:00Z" w16du:dateUtc="2025-10-06T05:46:00Z">
        <w:r w:rsidRPr="005D13B9">
          <w:rPr>
            <w:iCs/>
            <w:color w:val="000000" w:themeColor="text1"/>
            <w:sz w:val="28"/>
            <w:szCs w:val="28"/>
          </w:rPr>
          <w:t>П</w:t>
        </w:r>
      </w:ins>
      <w:ins w:id="2349" w:author="mikle" w:date="2025-10-05T22:45:00Z" w16du:dateUtc="2025-10-06T05:45:00Z">
        <w:r w:rsidRPr="005D13B9">
          <w:rPr>
            <w:iCs/>
            <w:color w:val="000000" w:themeColor="text1"/>
            <w:sz w:val="28"/>
            <w:szCs w:val="28"/>
          </w:rPr>
          <w:t>роверка переходного процесса кон</w:t>
        </w:r>
      </w:ins>
      <w:ins w:id="2350" w:author="mikle" w:date="2025-10-05T22:46:00Z" w16du:dateUtc="2025-10-06T05:46:00Z">
        <w:r w:rsidRPr="005D13B9">
          <w:rPr>
            <w:iCs/>
            <w:color w:val="000000" w:themeColor="text1"/>
            <w:sz w:val="28"/>
            <w:szCs w:val="28"/>
          </w:rPr>
          <w:t>тура управления углом курса</w:t>
        </w:r>
      </w:ins>
    </w:p>
    <w:p w14:paraId="18915802" w14:textId="411066A2" w:rsidR="00D413EC" w:rsidRPr="005D13B9" w:rsidRDefault="00D413EC" w:rsidP="005D13B9">
      <w:pPr>
        <w:spacing w:before="100" w:beforeAutospacing="1" w:after="24" w:line="360" w:lineRule="auto"/>
        <w:ind w:firstLine="709"/>
        <w:jc w:val="both"/>
        <w:rPr>
          <w:ins w:id="2351" w:author="mikle" w:date="2025-10-09T16:55:00Z" w16du:dateUtc="2025-10-09T23:55:00Z"/>
          <w:iCs/>
          <w:color w:val="000000" w:themeColor="text1"/>
          <w:sz w:val="28"/>
          <w:szCs w:val="28"/>
          <w:rPrChange w:id="2352" w:author="mikle" w:date="2025-10-09T20:00:00Z" w16du:dateUtc="2025-10-10T03:00:00Z">
            <w:rPr>
              <w:ins w:id="2353" w:author="mikle" w:date="2025-10-09T16:55:00Z" w16du:dateUtc="2025-10-09T23:55:00Z"/>
              <w:iCs/>
              <w:color w:val="000000" w:themeColor="text1"/>
              <w:sz w:val="28"/>
              <w:szCs w:val="28"/>
              <w:lang w:val="en-US"/>
            </w:rPr>
          </w:rPrChange>
        </w:rPr>
      </w:pPr>
      <w:ins w:id="2354" w:author="mikle" w:date="2025-10-05T22:46:00Z" w16du:dateUtc="2025-10-06T05:46:00Z">
        <w:r w:rsidRPr="005D13B9">
          <w:rPr>
            <w:iCs/>
            <w:color w:val="000000" w:themeColor="text1"/>
            <w:sz w:val="28"/>
            <w:szCs w:val="28"/>
          </w:rPr>
          <w:t>Чтобы убедиться в правильности полученных нами у</w:t>
        </w:r>
      </w:ins>
      <w:ins w:id="2355" w:author="mikle" w:date="2025-10-05T22:47:00Z" w16du:dateUtc="2025-10-06T05:47:00Z">
        <w:r w:rsidRPr="005D13B9">
          <w:rPr>
            <w:iCs/>
            <w:color w:val="000000" w:themeColor="text1"/>
            <w:sz w:val="28"/>
            <w:szCs w:val="28"/>
          </w:rPr>
          <w:t xml:space="preserve">равнений (1.7), (1.13) и (1.14), ставших основой </w:t>
        </w:r>
        <w:r w:rsidR="00EE19EE" w:rsidRPr="005D13B9">
          <w:rPr>
            <w:iCs/>
            <w:color w:val="000000" w:themeColor="text1"/>
            <w:sz w:val="28"/>
            <w:szCs w:val="28"/>
          </w:rPr>
          <w:t>модели движения по углу курса, мы построим переходной процесс контура – реакцию на единичное воз</w:t>
        </w:r>
      </w:ins>
      <w:ins w:id="2356" w:author="mikle" w:date="2025-10-05T22:48:00Z" w16du:dateUtc="2025-10-06T05:48:00Z">
        <w:r w:rsidR="00EE19EE" w:rsidRPr="005D13B9">
          <w:rPr>
            <w:iCs/>
            <w:color w:val="000000" w:themeColor="text1"/>
            <w:sz w:val="28"/>
            <w:szCs w:val="28"/>
          </w:rPr>
          <w:t xml:space="preserve">действие нашей </w:t>
        </w:r>
        <w:r w:rsidR="00EE19EE" w:rsidRPr="005D13B9">
          <w:rPr>
            <w:iCs/>
            <w:color w:val="000000" w:themeColor="text1"/>
            <w:sz w:val="28"/>
            <w:szCs w:val="28"/>
          </w:rPr>
          <w:lastRenderedPageBreak/>
          <w:t>системы, и считаем два ключевых параметра для нас – время установившегося процесса и перерегулирование.</w:t>
        </w:r>
      </w:ins>
    </w:p>
    <w:p w14:paraId="0A4C2867" w14:textId="6B193F9E" w:rsidR="00E376B5" w:rsidRPr="005D13B9" w:rsidRDefault="00E376B5" w:rsidP="005D13B9">
      <w:pPr>
        <w:spacing w:before="100" w:beforeAutospacing="1" w:after="24" w:line="360" w:lineRule="auto"/>
        <w:ind w:firstLine="709"/>
        <w:jc w:val="both"/>
        <w:rPr>
          <w:ins w:id="2357" w:author="mikle" w:date="2025-10-09T16:56:00Z" w16du:dateUtc="2025-10-09T23:56:00Z"/>
          <w:iCs/>
          <w:color w:val="000000" w:themeColor="text1"/>
          <w:sz w:val="28"/>
          <w:szCs w:val="28"/>
        </w:rPr>
      </w:pPr>
      <w:ins w:id="2358" w:author="mikle" w:date="2025-10-09T16:56:00Z" w16du:dateUtc="2025-10-09T23:56:00Z">
        <w:r w:rsidRPr="005D13B9">
          <w:rPr>
            <w:iCs/>
            <w:color w:val="000000" w:themeColor="text1"/>
            <w:sz w:val="28"/>
            <w:szCs w:val="28"/>
          </w:rPr>
          <w:t xml:space="preserve">Для построения будем использовать написанный на языке </w:t>
        </w:r>
        <w:r w:rsidRPr="005D13B9">
          <w:rPr>
            <w:iCs/>
            <w:color w:val="000000" w:themeColor="text1"/>
            <w:sz w:val="28"/>
            <w:szCs w:val="28"/>
            <w:lang w:val="en-US"/>
          </w:rPr>
          <w:t>Python</w:t>
        </w:r>
        <w:r w:rsidRPr="005D13B9">
          <w:rPr>
            <w:iCs/>
            <w:color w:val="000000" w:themeColor="text1"/>
            <w:sz w:val="28"/>
            <w:szCs w:val="28"/>
          </w:rPr>
          <w:t xml:space="preserve"> комплекс программ для нашей системы.</w:t>
        </w:r>
      </w:ins>
    </w:p>
    <w:p w14:paraId="561269BE" w14:textId="25CFE6FB" w:rsidR="00E376B5" w:rsidRPr="005D13B9" w:rsidRDefault="00E376B5" w:rsidP="005D13B9">
      <w:pPr>
        <w:spacing w:before="100" w:beforeAutospacing="1" w:after="24" w:line="360" w:lineRule="auto"/>
        <w:ind w:firstLine="709"/>
        <w:jc w:val="both"/>
        <w:rPr>
          <w:ins w:id="2359" w:author="mikle" w:date="2025-10-09T16:57:00Z" w16du:dateUtc="2025-10-09T23:57:00Z"/>
          <w:iCs/>
          <w:color w:val="000000" w:themeColor="text1"/>
          <w:sz w:val="28"/>
          <w:szCs w:val="28"/>
        </w:rPr>
      </w:pPr>
      <w:ins w:id="2360" w:author="mikle" w:date="2025-10-09T16:56:00Z" w16du:dateUtc="2025-10-09T23:56:00Z">
        <w:r w:rsidRPr="005D13B9">
          <w:rPr>
            <w:iCs/>
            <w:color w:val="000000" w:themeColor="text1"/>
            <w:sz w:val="28"/>
            <w:szCs w:val="28"/>
          </w:rPr>
          <w:t>После запуска моде</w:t>
        </w:r>
      </w:ins>
      <w:ins w:id="2361" w:author="mikle" w:date="2025-10-09T16:57:00Z" w16du:dateUtc="2025-10-09T23:57:00Z">
        <w:r w:rsidRPr="005D13B9">
          <w:rPr>
            <w:iCs/>
            <w:color w:val="000000" w:themeColor="text1"/>
            <w:sz w:val="28"/>
            <w:szCs w:val="28"/>
          </w:rPr>
          <w:t>лирования получаем переходной процесс, представленный на рисунке 1.5</w:t>
        </w:r>
      </w:ins>
    </w:p>
    <w:p w14:paraId="517F0175" w14:textId="31D281A1" w:rsidR="00E376B5" w:rsidRPr="005D13B9" w:rsidRDefault="00E376B5" w:rsidP="005D13B9">
      <w:pPr>
        <w:spacing w:before="100" w:beforeAutospacing="1" w:after="24" w:line="360" w:lineRule="auto"/>
        <w:ind w:firstLine="709"/>
        <w:jc w:val="center"/>
        <w:rPr>
          <w:ins w:id="2362" w:author="mikle" w:date="2025-10-09T16:57:00Z" w16du:dateUtc="2025-10-09T23:57:00Z"/>
          <w:iCs/>
          <w:color w:val="000000" w:themeColor="text1"/>
          <w:sz w:val="28"/>
          <w:szCs w:val="28"/>
        </w:rPr>
      </w:pPr>
      <w:ins w:id="2363" w:author="mikle" w:date="2025-10-09T16:57:00Z" w16du:dateUtc="2025-10-09T23:57:00Z">
        <w:r w:rsidRPr="005D13B9">
          <w:rPr>
            <w:iCs/>
            <w:noProof/>
            <w:color w:val="000000" w:themeColor="text1"/>
            <w:sz w:val="28"/>
            <w:szCs w:val="28"/>
            <w14:ligatures w14:val="standardContextual"/>
          </w:rPr>
          <w:drawing>
            <wp:inline distT="0" distB="0" distL="0" distR="0" wp14:anchorId="73C3CC63" wp14:editId="1B9F1268">
              <wp:extent cx="5940425" cy="3824605"/>
              <wp:effectExtent l="0" t="0" r="3175" b="0"/>
              <wp:docPr id="21118737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3703" name="Рисунок 2111873703"/>
                      <pic:cNvPicPr/>
                    </pic:nvPicPr>
                    <pic:blipFill>
                      <a:blip r:embed="rId22">
                        <a:extLst>
                          <a:ext uri="{28A0092B-C50C-407E-A947-70E740481C1C}">
                            <a14:useLocalDpi xmlns:a14="http://schemas.microsoft.com/office/drawing/2010/main" val="0"/>
                          </a:ext>
                        </a:extLst>
                      </a:blip>
                      <a:stretch>
                        <a:fillRect/>
                      </a:stretch>
                    </pic:blipFill>
                    <pic:spPr>
                      <a:xfrm>
                        <a:off x="0" y="0"/>
                        <a:ext cx="5940425" cy="3824605"/>
                      </a:xfrm>
                      <a:prstGeom prst="rect">
                        <a:avLst/>
                      </a:prstGeom>
                    </pic:spPr>
                  </pic:pic>
                </a:graphicData>
              </a:graphic>
            </wp:inline>
          </w:drawing>
        </w:r>
      </w:ins>
    </w:p>
    <w:p w14:paraId="5A307A82" w14:textId="63314989" w:rsidR="00E376B5" w:rsidRPr="005D13B9" w:rsidRDefault="00E376B5" w:rsidP="005D13B9">
      <w:pPr>
        <w:spacing w:before="100" w:beforeAutospacing="1" w:after="24" w:line="360" w:lineRule="auto"/>
        <w:ind w:firstLine="709"/>
        <w:jc w:val="center"/>
        <w:rPr>
          <w:ins w:id="2364" w:author="mikle" w:date="2025-10-09T16:58:00Z" w16du:dateUtc="2025-10-09T23:58:00Z"/>
          <w:iCs/>
          <w:color w:val="000000" w:themeColor="text1"/>
          <w:sz w:val="28"/>
          <w:szCs w:val="28"/>
        </w:rPr>
      </w:pPr>
      <w:ins w:id="2365" w:author="mikle" w:date="2025-10-09T16:58:00Z" w16du:dateUtc="2025-10-09T23:58:00Z">
        <w:r w:rsidRPr="005D13B9">
          <w:rPr>
            <w:iCs/>
            <w:color w:val="000000" w:themeColor="text1"/>
            <w:sz w:val="28"/>
            <w:szCs w:val="28"/>
          </w:rPr>
          <w:t>Рисунок 1.5 – переходной процесс контура курса</w:t>
        </w:r>
      </w:ins>
    </w:p>
    <w:p w14:paraId="4D605D7B" w14:textId="5F8AAE81" w:rsidR="00E376B5" w:rsidRPr="005D13B9" w:rsidRDefault="00E376B5" w:rsidP="005D13B9">
      <w:pPr>
        <w:spacing w:before="100" w:beforeAutospacing="1" w:after="24" w:line="360" w:lineRule="auto"/>
        <w:ind w:firstLine="709"/>
        <w:jc w:val="both"/>
        <w:rPr>
          <w:ins w:id="2366" w:author="mikle" w:date="2025-10-05T22:48:00Z" w16du:dateUtc="2025-10-06T05:48:00Z"/>
          <w:iCs/>
          <w:color w:val="000000" w:themeColor="text1"/>
          <w:sz w:val="28"/>
          <w:szCs w:val="28"/>
        </w:rPr>
      </w:pPr>
      <w:ins w:id="2367" w:author="mikle" w:date="2025-10-09T16:58:00Z" w16du:dateUtc="2025-10-09T23:58:00Z">
        <w:r w:rsidRPr="005D13B9">
          <w:rPr>
            <w:iCs/>
            <w:color w:val="000000" w:themeColor="text1"/>
            <w:sz w:val="28"/>
            <w:szCs w:val="28"/>
          </w:rPr>
          <w:t xml:space="preserve">Полученные время установившегося процесса и перерегулирование соответствуют требованиям нашей системы. </w:t>
        </w:r>
      </w:ins>
    </w:p>
    <w:p w14:paraId="5E69F8DD" w14:textId="77777777" w:rsidR="00EE19EE" w:rsidRPr="005D13B9" w:rsidRDefault="00EE19EE" w:rsidP="005D13B9">
      <w:pPr>
        <w:spacing w:before="100" w:beforeAutospacing="1" w:after="24" w:line="360" w:lineRule="auto"/>
        <w:ind w:firstLine="709"/>
        <w:jc w:val="both"/>
        <w:rPr>
          <w:iCs/>
          <w:color w:val="000000" w:themeColor="text1"/>
          <w:sz w:val="28"/>
          <w:szCs w:val="28"/>
        </w:rPr>
      </w:pPr>
    </w:p>
    <w:p w14:paraId="1B33CBBB" w14:textId="302FDE95" w:rsidR="00C85E2E" w:rsidRPr="005D13B9" w:rsidRDefault="008821B2" w:rsidP="005D13B9">
      <w:pPr>
        <w:pStyle w:val="2"/>
        <w:spacing w:line="360" w:lineRule="auto"/>
        <w:ind w:firstLine="709"/>
        <w:jc w:val="both"/>
        <w:rPr>
          <w:rFonts w:ascii="Times New Roman" w:hAnsi="Times New Roman" w:cs="Times New Roman"/>
          <w:b/>
          <w:bCs/>
          <w:color w:val="000000" w:themeColor="text1"/>
          <w:sz w:val="28"/>
          <w:szCs w:val="28"/>
        </w:rPr>
      </w:pPr>
      <w:bookmarkStart w:id="2368" w:name="_Toc210932339"/>
      <w:r w:rsidRPr="005D13B9">
        <w:rPr>
          <w:rFonts w:ascii="Times New Roman" w:hAnsi="Times New Roman" w:cs="Times New Roman"/>
          <w:b/>
          <w:bCs/>
          <w:color w:val="000000" w:themeColor="text1"/>
          <w:sz w:val="28"/>
          <w:szCs w:val="28"/>
        </w:rPr>
        <w:lastRenderedPageBreak/>
        <w:t xml:space="preserve">1.2 </w:t>
      </w:r>
      <w:del w:id="2369" w:author="mikle" w:date="2025-10-05T22:27:00Z" w16du:dateUtc="2025-10-06T05:27:00Z">
        <w:r w:rsidRPr="005D13B9" w:rsidDel="00EE5A11">
          <w:rPr>
            <w:rFonts w:ascii="Times New Roman" w:hAnsi="Times New Roman" w:cs="Times New Roman"/>
            <w:b/>
            <w:bCs/>
            <w:color w:val="000000" w:themeColor="text1"/>
            <w:sz w:val="28"/>
            <w:szCs w:val="28"/>
          </w:rPr>
          <w:delText xml:space="preserve">Разработка </w:delText>
        </w:r>
      </w:del>
      <w:ins w:id="2370" w:author="mikle" w:date="2025-10-05T22:27:00Z" w16du:dateUtc="2025-10-06T05:27:00Z">
        <w:r w:rsidR="00EE5A11" w:rsidRPr="005D13B9">
          <w:rPr>
            <w:rFonts w:ascii="Times New Roman" w:hAnsi="Times New Roman" w:cs="Times New Roman"/>
            <w:b/>
            <w:bCs/>
            <w:color w:val="000000" w:themeColor="text1"/>
            <w:sz w:val="28"/>
            <w:szCs w:val="28"/>
          </w:rPr>
          <w:t xml:space="preserve">Синтез </w:t>
        </w:r>
      </w:ins>
      <w:r w:rsidRPr="005D13B9">
        <w:rPr>
          <w:rFonts w:ascii="Times New Roman" w:hAnsi="Times New Roman" w:cs="Times New Roman"/>
          <w:b/>
          <w:bCs/>
          <w:color w:val="000000" w:themeColor="text1"/>
          <w:sz w:val="28"/>
          <w:szCs w:val="28"/>
        </w:rPr>
        <w:t>контура управления маршевым движением</w:t>
      </w:r>
      <w:bookmarkEnd w:id="2368"/>
    </w:p>
    <w:p w14:paraId="289AD394" w14:textId="219E5803" w:rsidR="0092592C" w:rsidRPr="005D13B9" w:rsidRDefault="0092592C" w:rsidP="005D13B9">
      <w:pPr>
        <w:spacing w:before="100" w:beforeAutospacing="1" w:after="24" w:line="360" w:lineRule="auto"/>
        <w:ind w:firstLine="709"/>
        <w:jc w:val="both"/>
        <w:rPr>
          <w:ins w:id="2371" w:author="mikle" w:date="2025-10-05T22:27:00Z" w16du:dateUtc="2025-10-06T05:27:00Z"/>
          <w:color w:val="000000" w:themeColor="text1"/>
          <w:sz w:val="28"/>
          <w:szCs w:val="28"/>
        </w:rPr>
      </w:pPr>
      <w:del w:id="2372" w:author="mikle" w:date="2025-10-05T22:29:00Z" w16du:dateUtc="2025-10-06T05:29:00Z">
        <w:r w:rsidRPr="005D13B9" w:rsidDel="00EE5A11">
          <w:rPr>
            <w:color w:val="000000" w:themeColor="text1"/>
            <w:sz w:val="28"/>
            <w:szCs w:val="28"/>
          </w:rPr>
          <w:delText xml:space="preserve">Разработку </w:delText>
        </w:r>
      </w:del>
      <w:ins w:id="2373" w:author="mikle" w:date="2025-10-05T22:29:00Z" w16du:dateUtc="2025-10-06T05:29:00Z">
        <w:r w:rsidR="00EE5A11" w:rsidRPr="005D13B9">
          <w:rPr>
            <w:color w:val="000000" w:themeColor="text1"/>
            <w:sz w:val="28"/>
            <w:szCs w:val="28"/>
          </w:rPr>
          <w:t xml:space="preserve">синтез </w:t>
        </w:r>
      </w:ins>
      <w:r w:rsidRPr="005D13B9">
        <w:rPr>
          <w:color w:val="000000" w:themeColor="text1"/>
          <w:sz w:val="28"/>
          <w:szCs w:val="28"/>
        </w:rPr>
        <w:t>контура движения по маршу</w:t>
      </w:r>
      <w:ins w:id="2374" w:author="mikle" w:date="2025-10-05T22:27:00Z" w16du:dateUtc="2025-10-06T05:27:00Z">
        <w:r w:rsidR="00EE5A11" w:rsidRPr="005D13B9">
          <w:rPr>
            <w:color w:val="000000" w:themeColor="text1"/>
            <w:sz w:val="28"/>
            <w:szCs w:val="28"/>
          </w:rPr>
          <w:t>, представленную на рисунке 1.</w:t>
        </w:r>
      </w:ins>
      <w:ins w:id="2375" w:author="mikle" w:date="2025-10-09T16:59:00Z" w16du:dateUtc="2025-10-09T23:59:00Z">
        <w:r w:rsidR="00E376B5" w:rsidRPr="005D13B9">
          <w:rPr>
            <w:color w:val="000000" w:themeColor="text1"/>
            <w:sz w:val="28"/>
            <w:szCs w:val="28"/>
          </w:rPr>
          <w:t>6</w:t>
        </w:r>
      </w:ins>
      <w:ins w:id="2376" w:author="mikle" w:date="2025-10-05T22:27:00Z" w16du:dateUtc="2025-10-06T05:27:00Z">
        <w:r w:rsidR="00EE5A11" w:rsidRPr="005D13B9">
          <w:rPr>
            <w:color w:val="000000" w:themeColor="text1"/>
            <w:sz w:val="28"/>
            <w:szCs w:val="28"/>
          </w:rPr>
          <w:t>,</w:t>
        </w:r>
      </w:ins>
      <w:r w:rsidRPr="005D13B9">
        <w:rPr>
          <w:color w:val="000000" w:themeColor="text1"/>
          <w:sz w:val="28"/>
          <w:szCs w:val="28"/>
        </w:rPr>
        <w:t xml:space="preserve"> мы также разделим на три этапа – </w:t>
      </w:r>
      <w:del w:id="2377" w:author="mikle" w:date="2025-10-05T22:28:00Z" w16du:dateUtc="2025-10-06T05:28:00Z">
        <w:r w:rsidRPr="005D13B9" w:rsidDel="00EE5A11">
          <w:rPr>
            <w:color w:val="000000" w:themeColor="text1"/>
            <w:sz w:val="28"/>
            <w:szCs w:val="28"/>
          </w:rPr>
          <w:delText xml:space="preserve">разработку </w:delText>
        </w:r>
      </w:del>
      <w:ins w:id="2378" w:author="mikle" w:date="2025-10-05T22:28:00Z" w16du:dateUtc="2025-10-06T05:28:00Z">
        <w:r w:rsidR="00EE5A11" w:rsidRPr="005D13B9">
          <w:rPr>
            <w:color w:val="000000" w:themeColor="text1"/>
            <w:sz w:val="28"/>
            <w:szCs w:val="28"/>
          </w:rPr>
          <w:t xml:space="preserve">синтез </w:t>
        </w:r>
      </w:ins>
      <w:r w:rsidRPr="005D13B9">
        <w:rPr>
          <w:color w:val="000000" w:themeColor="text1"/>
          <w:sz w:val="28"/>
          <w:szCs w:val="28"/>
        </w:rPr>
        <w:t xml:space="preserve">динамической модели, </w:t>
      </w:r>
      <w:del w:id="2379" w:author="mikle" w:date="2025-10-05T22:28:00Z" w16du:dateUtc="2025-10-06T05:28:00Z">
        <w:r w:rsidRPr="005D13B9" w:rsidDel="00EE5A11">
          <w:rPr>
            <w:color w:val="000000" w:themeColor="text1"/>
            <w:sz w:val="28"/>
            <w:szCs w:val="28"/>
          </w:rPr>
          <w:delText xml:space="preserve">разработку </w:delText>
        </w:r>
      </w:del>
      <w:ins w:id="2380" w:author="mikle" w:date="2025-10-05T22:28:00Z" w16du:dateUtc="2025-10-06T05:28:00Z">
        <w:r w:rsidR="00EE5A11" w:rsidRPr="005D13B9">
          <w:rPr>
            <w:color w:val="000000" w:themeColor="text1"/>
            <w:sz w:val="28"/>
            <w:szCs w:val="28"/>
          </w:rPr>
          <w:t xml:space="preserve">синтез </w:t>
        </w:r>
      </w:ins>
      <w:r w:rsidRPr="005D13B9">
        <w:rPr>
          <w:color w:val="000000" w:themeColor="text1"/>
          <w:sz w:val="28"/>
          <w:szCs w:val="28"/>
        </w:rPr>
        <w:t xml:space="preserve">модели движительно-рулевого комплекса и </w:t>
      </w:r>
      <w:del w:id="2381" w:author="mikle" w:date="2025-10-05T22:28:00Z" w16du:dateUtc="2025-10-06T05:28:00Z">
        <w:r w:rsidRPr="005D13B9" w:rsidDel="00EE5A11">
          <w:rPr>
            <w:color w:val="000000" w:themeColor="text1"/>
            <w:sz w:val="28"/>
            <w:szCs w:val="28"/>
          </w:rPr>
          <w:delText xml:space="preserve">разработку </w:delText>
        </w:r>
      </w:del>
      <w:ins w:id="2382" w:author="mikle" w:date="2025-10-05T22:28:00Z" w16du:dateUtc="2025-10-06T05:28:00Z">
        <w:r w:rsidR="00EE5A11" w:rsidRPr="005D13B9">
          <w:rPr>
            <w:color w:val="000000" w:themeColor="text1"/>
            <w:sz w:val="28"/>
            <w:szCs w:val="28"/>
          </w:rPr>
          <w:t xml:space="preserve">синтез </w:t>
        </w:r>
      </w:ins>
      <w:r w:rsidRPr="005D13B9">
        <w:rPr>
          <w:color w:val="000000" w:themeColor="text1"/>
          <w:sz w:val="28"/>
          <w:szCs w:val="28"/>
        </w:rPr>
        <w:t>модуля управления контуром.</w:t>
      </w:r>
    </w:p>
    <w:p w14:paraId="69CD442B" w14:textId="54BFCA6D" w:rsidR="00EE5A11" w:rsidRPr="005D13B9" w:rsidRDefault="009505A2" w:rsidP="005D13B9">
      <w:pPr>
        <w:spacing w:before="100" w:beforeAutospacing="1" w:after="24" w:line="360" w:lineRule="auto"/>
        <w:ind w:firstLine="709"/>
        <w:jc w:val="center"/>
        <w:rPr>
          <w:ins w:id="2383" w:author="mikle" w:date="2025-10-05T22:27:00Z" w16du:dateUtc="2025-10-06T05:27:00Z"/>
          <w:color w:val="000000" w:themeColor="text1"/>
          <w:sz w:val="28"/>
          <w:szCs w:val="28"/>
        </w:rPr>
      </w:pPr>
      <w:ins w:id="2384" w:author="mikle" w:date="2025-10-05T22:30:00Z" w16du:dateUtc="2025-10-06T05:30:00Z">
        <w:r w:rsidRPr="005D13B9">
          <w:rPr>
            <w:noProof/>
            <w:color w:val="000000" w:themeColor="text1"/>
            <w:sz w:val="28"/>
            <w:szCs w:val="28"/>
            <w14:ligatures w14:val="standardContextual"/>
          </w:rPr>
          <w:drawing>
            <wp:inline distT="0" distB="0" distL="0" distR="0" wp14:anchorId="5CC5AC7C" wp14:editId="11D20BBB">
              <wp:extent cx="5836867" cy="1578543"/>
              <wp:effectExtent l="0" t="0" r="0" b="0"/>
              <wp:docPr id="19289575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57519" name="Рисунок 19289575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10639" cy="1598494"/>
                      </a:xfrm>
                      <a:prstGeom prst="rect">
                        <a:avLst/>
                      </a:prstGeom>
                    </pic:spPr>
                  </pic:pic>
                </a:graphicData>
              </a:graphic>
            </wp:inline>
          </w:drawing>
        </w:r>
      </w:ins>
    </w:p>
    <w:p w14:paraId="6E7D4F1F" w14:textId="2730143B" w:rsidR="00EE5A11" w:rsidRPr="005D13B9" w:rsidRDefault="00EE5A11" w:rsidP="005D13B9">
      <w:pPr>
        <w:spacing w:before="100" w:beforeAutospacing="1" w:after="24" w:line="360" w:lineRule="auto"/>
        <w:ind w:firstLine="709"/>
        <w:jc w:val="center"/>
        <w:rPr>
          <w:color w:val="000000" w:themeColor="text1"/>
          <w:sz w:val="28"/>
          <w:szCs w:val="28"/>
        </w:rPr>
        <w:pPrChange w:id="2385" w:author="mikle" w:date="2025-10-09T20:00:00Z" w16du:dateUtc="2025-10-10T03:00:00Z">
          <w:pPr>
            <w:spacing w:before="100" w:beforeAutospacing="1" w:after="24" w:line="360" w:lineRule="auto"/>
            <w:ind w:firstLine="709"/>
            <w:jc w:val="both"/>
          </w:pPr>
        </w:pPrChange>
      </w:pPr>
      <w:ins w:id="2386" w:author="mikle" w:date="2025-10-05T22:27:00Z" w16du:dateUtc="2025-10-06T05:27:00Z">
        <w:r w:rsidRPr="005D13B9">
          <w:rPr>
            <w:color w:val="000000" w:themeColor="text1"/>
            <w:sz w:val="28"/>
            <w:szCs w:val="28"/>
          </w:rPr>
          <w:t>Рисунок 1.</w:t>
        </w:r>
      </w:ins>
      <w:ins w:id="2387" w:author="mikle" w:date="2025-10-09T16:58:00Z" w16du:dateUtc="2025-10-09T23:58:00Z">
        <w:r w:rsidR="00E376B5" w:rsidRPr="005D13B9">
          <w:rPr>
            <w:color w:val="000000" w:themeColor="text1"/>
            <w:sz w:val="28"/>
            <w:szCs w:val="28"/>
          </w:rPr>
          <w:t>6</w:t>
        </w:r>
      </w:ins>
      <w:ins w:id="2388" w:author="mikle" w:date="2025-10-05T22:27:00Z" w16du:dateUtc="2025-10-06T05:27:00Z">
        <w:r w:rsidRPr="005D13B9">
          <w:rPr>
            <w:color w:val="000000" w:themeColor="text1"/>
            <w:sz w:val="28"/>
            <w:szCs w:val="28"/>
          </w:rPr>
          <w:t xml:space="preserve"> – контур управления маршевым движением</w:t>
        </w:r>
      </w:ins>
    </w:p>
    <w:p w14:paraId="56B3A769" w14:textId="1B1AD8E7" w:rsidR="0092592C" w:rsidRPr="005D13B9" w:rsidRDefault="0092592C" w:rsidP="005D13B9">
      <w:pPr>
        <w:pStyle w:val="3"/>
        <w:spacing w:line="360" w:lineRule="auto"/>
        <w:ind w:firstLine="709"/>
        <w:jc w:val="both"/>
        <w:rPr>
          <w:rFonts w:ascii="Times New Roman" w:hAnsi="Times New Roman" w:cs="Times New Roman"/>
          <w:b/>
          <w:bCs/>
          <w:color w:val="000000" w:themeColor="text1"/>
          <w:sz w:val="28"/>
          <w:szCs w:val="28"/>
        </w:rPr>
      </w:pPr>
      <w:bookmarkStart w:id="2389" w:name="_Toc210932340"/>
      <w:r w:rsidRPr="005D13B9">
        <w:rPr>
          <w:rFonts w:ascii="Times New Roman" w:hAnsi="Times New Roman" w:cs="Times New Roman"/>
          <w:b/>
          <w:bCs/>
          <w:color w:val="000000" w:themeColor="text1"/>
          <w:sz w:val="28"/>
          <w:szCs w:val="28"/>
        </w:rPr>
        <w:t xml:space="preserve">1.2.1 </w:t>
      </w:r>
      <w:del w:id="2390" w:author="mikle" w:date="2025-10-05T22:27:00Z" w16du:dateUtc="2025-10-06T05:27:00Z">
        <w:r w:rsidRPr="005D13B9" w:rsidDel="00EE5A11">
          <w:rPr>
            <w:rFonts w:ascii="Times New Roman" w:hAnsi="Times New Roman" w:cs="Times New Roman"/>
            <w:b/>
            <w:bCs/>
            <w:color w:val="000000" w:themeColor="text1"/>
            <w:sz w:val="28"/>
            <w:szCs w:val="28"/>
          </w:rPr>
          <w:delText xml:space="preserve">Разработка </w:delText>
        </w:r>
      </w:del>
      <w:ins w:id="2391" w:author="mikle" w:date="2025-10-05T22:27:00Z" w16du:dateUtc="2025-10-06T05:27:00Z">
        <w:r w:rsidR="00EE5A11" w:rsidRPr="005D13B9">
          <w:rPr>
            <w:rFonts w:ascii="Times New Roman" w:hAnsi="Times New Roman" w:cs="Times New Roman"/>
            <w:b/>
            <w:bCs/>
            <w:color w:val="000000" w:themeColor="text1"/>
            <w:sz w:val="28"/>
            <w:szCs w:val="28"/>
          </w:rPr>
          <w:t xml:space="preserve">Синтез </w:t>
        </w:r>
      </w:ins>
      <w:r w:rsidRPr="005D13B9">
        <w:rPr>
          <w:rFonts w:ascii="Times New Roman" w:hAnsi="Times New Roman" w:cs="Times New Roman"/>
          <w:b/>
          <w:bCs/>
          <w:color w:val="000000" w:themeColor="text1"/>
          <w:sz w:val="28"/>
          <w:szCs w:val="28"/>
        </w:rPr>
        <w:t>динамической модели маршевого движения ПА</w:t>
      </w:r>
      <w:bookmarkEnd w:id="2389"/>
      <w:r w:rsidRPr="005D13B9">
        <w:rPr>
          <w:rFonts w:ascii="Times New Roman" w:hAnsi="Times New Roman" w:cs="Times New Roman"/>
          <w:b/>
          <w:bCs/>
          <w:color w:val="000000" w:themeColor="text1"/>
          <w:sz w:val="28"/>
          <w:szCs w:val="28"/>
        </w:rPr>
        <w:t xml:space="preserve"> </w:t>
      </w:r>
    </w:p>
    <w:p w14:paraId="452A4E65" w14:textId="2A5D2E0D" w:rsidR="0092592C" w:rsidRPr="005D13B9" w:rsidRDefault="0092592C" w:rsidP="005D13B9">
      <w:pPr>
        <w:spacing w:before="100" w:beforeAutospacing="1" w:after="24" w:line="360" w:lineRule="auto"/>
        <w:ind w:firstLine="709"/>
        <w:jc w:val="both"/>
        <w:rPr>
          <w:b/>
          <w:bCs/>
          <w:color w:val="000000" w:themeColor="text1"/>
          <w:sz w:val="28"/>
          <w:szCs w:val="28"/>
        </w:rPr>
      </w:pPr>
      <w:r w:rsidRPr="005D13B9">
        <w:rPr>
          <w:b/>
          <w:bCs/>
          <w:color w:val="000000" w:themeColor="text1"/>
          <w:sz w:val="28"/>
          <w:szCs w:val="28"/>
        </w:rPr>
        <w:t>В основу динамической модели маршевого движения ПА</w:t>
      </w:r>
      <w:ins w:id="2392" w:author="mikle" w:date="2025-10-05T22:32:00Z" w16du:dateUtc="2025-10-06T05:32:00Z">
        <w:r w:rsidR="009505A2" w:rsidRPr="005D13B9">
          <w:rPr>
            <w:b/>
            <w:bCs/>
            <w:color w:val="000000" w:themeColor="text1"/>
            <w:sz w:val="28"/>
            <w:szCs w:val="28"/>
          </w:rPr>
          <w:t xml:space="preserve"> </w:t>
        </w:r>
      </w:ins>
      <w:del w:id="2393" w:author="mikle" w:date="2025-10-05T22:32:00Z" w16du:dateUtc="2025-10-06T05:32:00Z">
        <w:r w:rsidRPr="005D13B9" w:rsidDel="009505A2">
          <w:rPr>
            <w:b/>
            <w:bCs/>
            <w:color w:val="000000" w:themeColor="text1"/>
            <w:sz w:val="28"/>
            <w:szCs w:val="28"/>
          </w:rPr>
          <w:delText xml:space="preserve"> </w:delText>
        </w:r>
      </w:del>
      <w:r w:rsidRPr="005D13B9">
        <w:rPr>
          <w:b/>
          <w:bCs/>
          <w:color w:val="000000" w:themeColor="text1"/>
          <w:sz w:val="28"/>
          <w:szCs w:val="28"/>
        </w:rPr>
        <w:t xml:space="preserve">ложится </w:t>
      </w:r>
      <w:del w:id="2394" w:author="mikle" w:date="2025-10-05T09:59:00Z" w16du:dateUtc="2025-10-05T16:59:00Z">
        <w:r w:rsidRPr="005D13B9" w:rsidDel="00420666">
          <w:rPr>
            <w:b/>
            <w:bCs/>
            <w:color w:val="000000" w:themeColor="text1"/>
            <w:sz w:val="28"/>
            <w:szCs w:val="28"/>
          </w:rPr>
          <w:delText xml:space="preserve">уравнение </w:delText>
        </w:r>
      </w:del>
      <w:ins w:id="2395" w:author="mikle" w:date="2025-10-05T09:59:00Z" w16du:dateUtc="2025-10-05T16:59:00Z">
        <w:r w:rsidR="00420666" w:rsidRPr="005D13B9">
          <w:rPr>
            <w:b/>
            <w:bCs/>
            <w:color w:val="000000" w:themeColor="text1"/>
            <w:sz w:val="28"/>
            <w:szCs w:val="28"/>
          </w:rPr>
          <w:t xml:space="preserve">формула </w:t>
        </w:r>
      </w:ins>
      <w:r w:rsidRPr="005D13B9">
        <w:rPr>
          <w:b/>
          <w:bCs/>
          <w:color w:val="000000" w:themeColor="text1"/>
          <w:sz w:val="28"/>
          <w:szCs w:val="28"/>
        </w:rPr>
        <w:t xml:space="preserve">поступательного движения аппарата вдоль оси </w:t>
      </w:r>
      <w:r w:rsidRPr="005D13B9">
        <w:rPr>
          <w:b/>
          <w:bCs/>
          <w:color w:val="000000" w:themeColor="text1"/>
          <w:sz w:val="28"/>
          <w:szCs w:val="28"/>
          <w:lang w:val="en-US"/>
        </w:rPr>
        <w:t>X</w:t>
      </w:r>
      <w:r w:rsidRPr="005D13B9">
        <w:rPr>
          <w:b/>
          <w:bCs/>
          <w:color w:val="000000" w:themeColor="text1"/>
          <w:sz w:val="28"/>
          <w:szCs w:val="28"/>
        </w:rPr>
        <w:t>, проходящей через центр масс аппарата:</w:t>
      </w:r>
    </w:p>
    <w:p w14:paraId="030E5E13" w14:textId="1AE8A682" w:rsidR="0092592C" w:rsidRPr="005D13B9" w:rsidRDefault="00000000" w:rsidP="005D13B9">
      <w:pPr>
        <w:spacing w:before="100" w:beforeAutospacing="1" w:after="24" w:line="360" w:lineRule="auto"/>
        <w:ind w:firstLine="709"/>
        <w:jc w:val="both"/>
        <w:rPr>
          <w:ins w:id="2396" w:author="mikle" w:date="2025-10-05T10:00:00Z" w16du:dateUtc="2025-10-05T17:00:00Z"/>
          <w:b/>
          <w:color w:val="000000" w:themeColor="text1"/>
          <w:sz w:val="28"/>
          <w:szCs w:val="28"/>
        </w:rPr>
      </w:pPr>
      <m:oMathPara>
        <m:oMath>
          <m:d>
            <m:dPr>
              <m:ctrlPr>
                <w:rPr>
                  <w:rFonts w:ascii="Cambria Math" w:hAnsi="Cambria Math"/>
                  <w:b/>
                  <w:bCs/>
                  <w:i/>
                  <w:color w:val="000000" w:themeColor="text1"/>
                  <w:sz w:val="28"/>
                  <w:szCs w:val="28"/>
                  <w:lang w:val="en-US"/>
                </w:rPr>
              </m:ctrlPr>
            </m:dPr>
            <m:e>
              <m:r>
                <m:rPr>
                  <m:sty m:val="bi"/>
                </m:rPr>
                <w:rPr>
                  <w:rFonts w:ascii="Cambria Math" w:hAnsi="Cambria Math"/>
                  <w:color w:val="000000" w:themeColor="text1"/>
                  <w:sz w:val="28"/>
                  <w:szCs w:val="28"/>
                  <w:lang w:val="en-US"/>
                </w:rPr>
                <m:t>m</m:t>
              </m:r>
              <m:r>
                <m:rPr>
                  <m:sty m:val="bi"/>
                </m:rPr>
                <w:rPr>
                  <w:rFonts w:ascii="Cambria Math" w:hAnsi="Cambria Math"/>
                  <w:color w:val="000000" w:themeColor="text1"/>
                  <w:sz w:val="28"/>
                  <w:szCs w:val="28"/>
                  <w:rPrChange w:id="2397"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11</m:t>
                  </m:r>
                </m:sub>
              </m:sSub>
            </m:e>
          </m:d>
          <m:r>
            <m:rPr>
              <m:sty m:val="bi"/>
            </m:rPr>
            <w:rPr>
              <w:rFonts w:ascii="Cambria Math" w:hAnsi="Cambria Math"/>
              <w:color w:val="000000" w:themeColor="text1"/>
              <w:sz w:val="28"/>
              <w:szCs w:val="28"/>
              <w:rPrChange w:id="2398" w:author="mikle" w:date="2025-10-09T20:00:00Z" w16du:dateUtc="2025-10-10T03:00:00Z">
                <w:rPr>
                  <w:rFonts w:ascii="Cambria Math" w:hAnsi="Cambria Math"/>
                  <w:color w:val="000000" w:themeColor="text1"/>
                  <w:sz w:val="28"/>
                  <w:szCs w:val="28"/>
                  <w:lang w:val="en-US"/>
                </w:rPr>
              </w:rPrChange>
            </w:rPr>
            <m:t>*</m:t>
          </m:r>
          <m:acc>
            <m:accPr>
              <m:chr m:val="̇"/>
              <m:ctrlPr>
                <w:rPr>
                  <w:rFonts w:ascii="Cambria Math" w:hAnsi="Cambria Math"/>
                  <w:b/>
                  <w:bCs/>
                  <w:i/>
                  <w:color w:val="000000" w:themeColor="text1"/>
                  <w:sz w:val="28"/>
                  <w:szCs w:val="28"/>
                  <w:lang w:val="en-US"/>
                </w:rPr>
              </m:ctrlPr>
            </m:acc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v</m:t>
                  </m:r>
                </m:e>
                <m:sub>
                  <m:r>
                    <m:rPr>
                      <m:sty m:val="bi"/>
                    </m:rPr>
                    <w:rPr>
                      <w:rFonts w:ascii="Cambria Math" w:hAnsi="Cambria Math"/>
                      <w:color w:val="000000" w:themeColor="text1"/>
                      <w:sz w:val="28"/>
                      <w:szCs w:val="28"/>
                      <w:lang w:val="en-US"/>
                    </w:rPr>
                    <m:t>x</m:t>
                  </m:r>
                </m:sub>
              </m:sSub>
            </m:e>
          </m:acc>
          <m:r>
            <m:rPr>
              <m:sty m:val="bi"/>
            </m:rPr>
            <w:rPr>
              <w:rFonts w:ascii="Cambria Math" w:hAnsi="Cambria Math"/>
              <w:color w:val="000000" w:themeColor="text1"/>
              <w:sz w:val="28"/>
              <w:szCs w:val="28"/>
              <w:rPrChange w:id="2399" w:author="mikle" w:date="2025-10-09T20:00:00Z" w16du:dateUtc="2025-10-10T03:00:00Z">
                <w:rPr>
                  <w:rFonts w:ascii="Cambria Math" w:hAnsi="Cambria Math"/>
                  <w:color w:val="000000" w:themeColor="text1"/>
                  <w:sz w:val="28"/>
                  <w:szCs w:val="28"/>
                  <w:lang w:val="en-US"/>
                </w:rPr>
              </w:rPrChange>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rPrChange w:id="2400" w:author="mikle" w:date="2025-10-09T20:00:00Z" w16du:dateUtc="2025-10-10T03:00:00Z">
                    <w:rPr>
                      <w:rFonts w:ascii="Cambria Math" w:hAnsi="Cambria Math"/>
                      <w:color w:val="000000" w:themeColor="text1"/>
                      <w:sz w:val="28"/>
                      <w:szCs w:val="28"/>
                      <w:lang w:val="en-US"/>
                    </w:rPr>
                  </w:rPrChange>
                </w:rPr>
                <m:t>∑</m:t>
              </m:r>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Change w:id="2401"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x</m:t>
              </m:r>
            </m:sub>
          </m:sSub>
          <m:d>
            <m:dPr>
              <m:ctrlPr>
                <w:rPr>
                  <w:rFonts w:ascii="Cambria Math" w:hAnsi="Cambria Math"/>
                  <w:b/>
                  <w:i/>
                  <w:color w:val="000000" w:themeColor="text1"/>
                  <w:sz w:val="28"/>
                  <w:szCs w:val="28"/>
                </w:rPr>
              </m:ctrlPr>
            </m:dPr>
            <m:e>
              <m:r>
                <m:rPr>
                  <m:sty m:val="bi"/>
                </m:rPr>
                <w:rPr>
                  <w:rFonts w:ascii="Cambria Math" w:hAnsi="Cambria Math"/>
                  <w:color w:val="000000" w:themeColor="text1"/>
                  <w:sz w:val="28"/>
                  <w:szCs w:val="28"/>
                  <w:lang w:val="en-US"/>
                </w:rPr>
                <m:t>Vx</m:t>
              </m:r>
              <m:r>
                <m:rPr>
                  <m:sty m:val="bi"/>
                </m:rPr>
                <w:rPr>
                  <w:rFonts w:ascii="Cambria Math" w:hAnsi="Cambria Math"/>
                  <w:color w:val="000000" w:themeColor="text1"/>
                  <w:sz w:val="28"/>
                  <w:szCs w:val="28"/>
                  <w:rPrChange w:id="2402" w:author="mikle" w:date="2025-10-09T20:00:00Z" w16du:dateUtc="2025-10-10T03:00:00Z">
                    <w:rPr>
                      <w:rFonts w:ascii="Cambria Math" w:hAnsi="Cambria Math"/>
                      <w:color w:val="000000" w:themeColor="text1"/>
                      <w:sz w:val="28"/>
                      <w:szCs w:val="28"/>
                      <w:lang w:val="en-US"/>
                    </w:rPr>
                  </w:rPrChange>
                </w:rPr>
                <m:t xml:space="preserve">, </m:t>
              </m:r>
              <m:r>
                <m:rPr>
                  <m:sty m:val="bi"/>
                </m:rPr>
                <w:rPr>
                  <w:rFonts w:ascii="Cambria Math" w:hAnsi="Cambria Math"/>
                  <w:color w:val="000000" w:themeColor="text1"/>
                  <w:sz w:val="28"/>
                  <w:szCs w:val="28"/>
                  <w:lang w:val="en-US"/>
                </w:rPr>
                <m:t>Vy</m:t>
              </m:r>
              <m:r>
                <m:rPr>
                  <m:sty m:val="bi"/>
                </m:rPr>
                <w:rPr>
                  <w:rFonts w:ascii="Cambria Math" w:hAnsi="Cambria Math"/>
                  <w:color w:val="000000" w:themeColor="text1"/>
                  <w:sz w:val="28"/>
                  <w:szCs w:val="28"/>
                  <w:rPrChange w:id="2403" w:author="mikle" w:date="2025-10-09T20:00:00Z" w16du:dateUtc="2025-10-10T03:00:00Z">
                    <w:rPr>
                      <w:rFonts w:ascii="Cambria Math" w:hAnsi="Cambria Math"/>
                      <w:color w:val="000000" w:themeColor="text1"/>
                      <w:sz w:val="28"/>
                      <w:szCs w:val="28"/>
                      <w:lang w:val="en-US"/>
                    </w:rPr>
                  </w:rPrChange>
                </w:rPr>
                <m:t xml:space="preserve">, </m:t>
              </m:r>
              <m:r>
                <m:rPr>
                  <m:sty m:val="bi"/>
                </m:rPr>
                <w:rPr>
                  <w:rFonts w:ascii="Cambria Math" w:hAnsi="Cambria Math"/>
                  <w:color w:val="000000" w:themeColor="text1"/>
                  <w:sz w:val="28"/>
                  <w:szCs w:val="28"/>
                  <w:lang w:val="en-US"/>
                </w:rPr>
                <m:t>Vz</m:t>
              </m:r>
              <m:r>
                <m:rPr>
                  <m:sty m:val="bi"/>
                </m:rPr>
                <w:rPr>
                  <w:rFonts w:ascii="Cambria Math" w:hAnsi="Cambria Math"/>
                  <w:color w:val="000000" w:themeColor="text1"/>
                  <w:sz w:val="28"/>
                  <w:szCs w:val="28"/>
                  <w:rPrChange w:id="2404" w:author="mikle" w:date="2025-10-09T20:00:00Z" w16du:dateUtc="2025-10-10T03:00:00Z">
                    <w:rPr>
                      <w:rFonts w:ascii="Cambria Math" w:hAnsi="Cambria Math"/>
                      <w:color w:val="000000" w:themeColor="text1"/>
                      <w:sz w:val="28"/>
                      <w:szCs w:val="28"/>
                      <w:lang w:val="en-US"/>
                    </w:rPr>
                  </w:rPrChange>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Change w:id="2405" w:author="mikle" w:date="2025-10-09T20:00:00Z" w16du:dateUtc="2025-10-10T03:00:00Z">
                    <w:rPr>
                      <w:rFonts w:ascii="Cambria Math" w:hAnsi="Cambria Math"/>
                      <w:color w:val="000000" w:themeColor="text1"/>
                      <w:sz w:val="28"/>
                      <w:szCs w:val="28"/>
                      <w:lang w:val="en-US"/>
                    </w:rPr>
                  </w:rPrChange>
                </w:rPr>
                <m:t>,…</m:t>
              </m:r>
            </m:e>
          </m:d>
          <m:r>
            <w:ins w:id="2406" w:author="mikle" w:date="2025-10-05T09:59:00Z" w16du:dateUtc="2025-10-05T16:59:00Z">
              <m:rPr>
                <m:sty m:val="bi"/>
              </m:rPr>
              <w:rPr>
                <w:rFonts w:ascii="Cambria Math" w:hAnsi="Cambria Math"/>
                <w:color w:val="000000" w:themeColor="text1"/>
                <w:sz w:val="28"/>
                <w:szCs w:val="28"/>
              </w:rPr>
              <m:t xml:space="preserve"> (1.22)</m:t>
            </w:ins>
          </m:r>
        </m:oMath>
      </m:oMathPara>
    </w:p>
    <w:p w14:paraId="26ADF272" w14:textId="6B47ACBB" w:rsidR="00420666" w:rsidRPr="005D13B9" w:rsidRDefault="00420666" w:rsidP="005D13B9">
      <w:pPr>
        <w:spacing w:before="100" w:beforeAutospacing="1" w:after="24" w:line="360" w:lineRule="auto"/>
        <w:ind w:firstLine="709"/>
        <w:jc w:val="both"/>
        <w:rPr>
          <w:ins w:id="2407" w:author="mikle" w:date="2025-10-05T10:01:00Z" w16du:dateUtc="2025-10-05T17:01:00Z"/>
          <w:b/>
          <w:color w:val="000000" w:themeColor="text1"/>
          <w:sz w:val="28"/>
          <w:szCs w:val="28"/>
        </w:rPr>
      </w:pPr>
      <w:ins w:id="2408" w:author="mikle" w:date="2025-10-05T10:00:00Z" w16du:dateUtc="2025-10-05T17:00:00Z">
        <w:r w:rsidRPr="005D13B9">
          <w:rPr>
            <w:b/>
            <w:color w:val="000000" w:themeColor="text1"/>
            <w:sz w:val="28"/>
            <w:szCs w:val="28"/>
          </w:rPr>
          <w:t>Г</w:t>
        </w:r>
      </w:ins>
      <w:ins w:id="2409" w:author="mikle" w:date="2025-10-05T10:01:00Z" w16du:dateUtc="2025-10-05T17:01:00Z">
        <w:r w:rsidRPr="005D13B9">
          <w:rPr>
            <w:b/>
            <w:color w:val="000000" w:themeColor="text1"/>
            <w:sz w:val="28"/>
            <w:szCs w:val="28"/>
          </w:rPr>
          <w:t>де:</w:t>
        </w:r>
      </w:ins>
    </w:p>
    <w:p w14:paraId="47C80C18" w14:textId="77777777" w:rsidR="00EE5A11" w:rsidRPr="005D13B9" w:rsidRDefault="00420666" w:rsidP="005D13B9">
      <w:pPr>
        <w:spacing w:before="100" w:beforeAutospacing="1" w:after="24" w:line="360" w:lineRule="auto"/>
        <w:ind w:firstLine="709"/>
        <w:jc w:val="center"/>
        <w:rPr>
          <w:ins w:id="2410" w:author="mikle" w:date="2025-10-05T22:20:00Z" w16du:dateUtc="2025-10-06T05:20:00Z"/>
          <w:b/>
          <w:color w:val="000000" w:themeColor="text1"/>
          <w:sz w:val="28"/>
          <w:szCs w:val="28"/>
          <w:rPrChange w:id="2411" w:author="mikle" w:date="2025-10-09T20:00:00Z" w16du:dateUtc="2025-10-10T03:00:00Z">
            <w:rPr>
              <w:ins w:id="2412" w:author="mikle" w:date="2025-10-05T22:20:00Z" w16du:dateUtc="2025-10-06T05:20:00Z"/>
              <w:rFonts w:ascii="Cambria Math" w:hAnsi="Cambria Math"/>
              <w:b/>
              <w:i/>
              <w:color w:val="000000" w:themeColor="text1"/>
              <w:sz w:val="28"/>
              <w:szCs w:val="28"/>
            </w:rPr>
          </w:rPrChange>
        </w:rPr>
      </w:pPr>
      <m:oMathPara>
        <m:oMath>
          <m:r>
            <w:ins w:id="2413" w:author="mikle" w:date="2025-10-05T10:01:00Z" w16du:dateUtc="2025-10-05T17:01:00Z">
              <m:rPr>
                <m:sty m:val="bi"/>
              </m:rPr>
              <w:rPr>
                <w:rFonts w:ascii="Cambria Math" w:hAnsi="Cambria Math"/>
                <w:color w:val="000000" w:themeColor="text1"/>
                <w:sz w:val="28"/>
                <w:szCs w:val="28"/>
                <w:lang w:val="en-US"/>
              </w:rPr>
              <m:t>m</m:t>
            </w:ins>
          </m:r>
          <m:r>
            <w:ins w:id="2414" w:author="mikle" w:date="2025-10-05T10:01:00Z" w16du:dateUtc="2025-10-05T17:01:00Z">
              <m:rPr>
                <m:sty m:val="bi"/>
              </m:rPr>
              <w:rPr>
                <w:rFonts w:ascii="Cambria Math" w:hAnsi="Cambria Math"/>
                <w:color w:val="000000" w:themeColor="text1"/>
                <w:sz w:val="28"/>
                <w:szCs w:val="28"/>
              </w:rPr>
              <m:t>-</m:t>
            </w:ins>
          </m:r>
          <m:r>
            <w:ins w:id="2415" w:author="mikle" w:date="2025-10-05T22:20:00Z" w16du:dateUtc="2025-10-06T05:20:00Z">
              <m:rPr>
                <m:sty m:val="bi"/>
              </m:rPr>
              <w:rPr>
                <w:rFonts w:ascii="Cambria Math" w:hAnsi="Cambria Math"/>
                <w:color w:val="000000" w:themeColor="text1"/>
                <w:sz w:val="28"/>
                <w:szCs w:val="28"/>
              </w:rPr>
              <m:t>масса аппарата, кг</m:t>
            </w:ins>
          </m:r>
        </m:oMath>
      </m:oMathPara>
    </w:p>
    <w:p w14:paraId="7EEAA101" w14:textId="11D3C6E4" w:rsidR="00420666" w:rsidRPr="005D13B9" w:rsidRDefault="00000000" w:rsidP="005D13B9">
      <w:pPr>
        <w:spacing w:before="100" w:beforeAutospacing="1" w:after="24" w:line="360" w:lineRule="auto"/>
        <w:ind w:firstLine="709"/>
        <w:jc w:val="center"/>
        <w:rPr>
          <w:ins w:id="2416" w:author="mikle" w:date="2025-10-05T22:20:00Z" w16du:dateUtc="2025-10-06T05:20:00Z"/>
          <w:b/>
          <w:i/>
          <w:color w:val="000000" w:themeColor="text1"/>
          <w:sz w:val="28"/>
          <w:szCs w:val="28"/>
        </w:rPr>
      </w:pPr>
      <m:oMathPara>
        <m:oMath>
          <m:sSub>
            <m:sSubPr>
              <m:ctrlPr>
                <w:ins w:id="2417" w:author="mikle" w:date="2025-10-05T22:20:00Z" w16du:dateUtc="2025-10-06T05:20:00Z">
                  <w:rPr>
                    <w:rFonts w:ascii="Cambria Math" w:hAnsi="Cambria Math"/>
                    <w:b/>
                    <w:bCs/>
                    <w:i/>
                    <w:color w:val="000000" w:themeColor="text1"/>
                    <w:sz w:val="28"/>
                    <w:szCs w:val="28"/>
                    <w:lang w:val="en-US"/>
                  </w:rPr>
                </w:ins>
              </m:ctrlPr>
            </m:sSubPr>
            <m:e>
              <m:r>
                <w:ins w:id="2418" w:author="mikle" w:date="2025-10-05T22:20:00Z" w16du:dateUtc="2025-10-06T05:20:00Z">
                  <m:rPr>
                    <m:sty m:val="bi"/>
                  </m:rPr>
                  <w:rPr>
                    <w:rFonts w:ascii="Cambria Math" w:hAnsi="Cambria Math"/>
                    <w:color w:val="000000" w:themeColor="text1"/>
                    <w:sz w:val="28"/>
                    <w:szCs w:val="28"/>
                    <w:lang w:val="en-US"/>
                  </w:rPr>
                  <m:t>λ</m:t>
                </w:ins>
              </m:r>
            </m:e>
            <m:sub>
              <m:r>
                <w:ins w:id="2419" w:author="mikle" w:date="2025-10-05T22:20:00Z" w16du:dateUtc="2025-10-06T05:20:00Z">
                  <m:rPr>
                    <m:sty m:val="bi"/>
                  </m:rPr>
                  <w:rPr>
                    <w:rFonts w:ascii="Cambria Math" w:hAnsi="Cambria Math"/>
                    <w:color w:val="000000" w:themeColor="text1"/>
                    <w:sz w:val="28"/>
                    <w:szCs w:val="28"/>
                    <w:lang w:val="en-US"/>
                  </w:rPr>
                  <m:t>11</m:t>
                </w:ins>
              </m:r>
            </m:sub>
          </m:sSub>
          <m:r>
            <w:ins w:id="2420" w:author="mikle" w:date="2025-10-05T22:20:00Z" w16du:dateUtc="2025-10-06T05:20:00Z">
              <m:rPr>
                <m:sty m:val="bi"/>
              </m:rPr>
              <w:rPr>
                <w:rFonts w:ascii="Cambria Math" w:hAnsi="Cambria Math"/>
                <w:color w:val="000000" w:themeColor="text1"/>
                <w:sz w:val="28"/>
                <w:szCs w:val="28"/>
              </w:rPr>
              <m:t>-присоединенная масса аппарата, кг</m:t>
            </w:ins>
          </m:r>
          <m:r>
            <w:ins w:id="2421" w:author="mikle" w:date="2025-10-05T10:01:00Z" w16du:dateUtc="2025-10-05T17:01:00Z">
              <m:rPr>
                <m:sty m:val="bi"/>
              </m:rPr>
              <w:rPr>
                <w:rFonts w:ascii="Cambria Math" w:hAnsi="Cambria Math"/>
                <w:color w:val="000000" w:themeColor="text1"/>
                <w:sz w:val="28"/>
                <w:szCs w:val="28"/>
              </w:rPr>
              <m:t xml:space="preserve"> </m:t>
            </w:ins>
          </m:r>
        </m:oMath>
      </m:oMathPara>
    </w:p>
    <w:p w14:paraId="65CAD79E" w14:textId="35269A9E" w:rsidR="00EE5A11" w:rsidRPr="005D13B9" w:rsidRDefault="00000000" w:rsidP="005D13B9">
      <w:pPr>
        <w:spacing w:before="100" w:beforeAutospacing="1" w:after="24" w:line="360" w:lineRule="auto"/>
        <w:ind w:firstLine="709"/>
        <w:jc w:val="center"/>
        <w:rPr>
          <w:ins w:id="2422" w:author="mikle" w:date="2025-10-05T22:20:00Z" w16du:dateUtc="2025-10-06T05:20:00Z"/>
          <w:b/>
          <w:bCs/>
          <w:i/>
          <w:color w:val="000000" w:themeColor="text1"/>
          <w:sz w:val="28"/>
          <w:szCs w:val="28"/>
        </w:rPr>
      </w:pPr>
      <m:oMathPara>
        <m:oMath>
          <m:sSub>
            <m:sSubPr>
              <m:ctrlPr>
                <w:ins w:id="2423" w:author="mikle" w:date="2025-10-05T22:20:00Z" w16du:dateUtc="2025-10-06T05:20:00Z">
                  <w:rPr>
                    <w:rFonts w:ascii="Cambria Math" w:hAnsi="Cambria Math"/>
                    <w:b/>
                    <w:bCs/>
                    <w:i/>
                    <w:color w:val="000000" w:themeColor="text1"/>
                    <w:sz w:val="28"/>
                    <w:szCs w:val="28"/>
                    <w:lang w:val="en-US"/>
                  </w:rPr>
                </w:ins>
              </m:ctrlPr>
            </m:sSubPr>
            <m:e>
              <m:r>
                <w:ins w:id="2424" w:author="mikle" w:date="2025-10-05T22:20:00Z" w16du:dateUtc="2025-10-06T05:20:00Z">
                  <m:rPr>
                    <m:sty m:val="bi"/>
                  </m:rPr>
                  <w:rPr>
                    <w:rFonts w:ascii="Cambria Math" w:hAnsi="Cambria Math"/>
                    <w:color w:val="000000" w:themeColor="text1"/>
                    <w:sz w:val="28"/>
                    <w:szCs w:val="28"/>
                    <w:lang w:val="en-US"/>
                  </w:rPr>
                  <m:t>v</m:t>
                </w:ins>
              </m:r>
            </m:e>
            <m:sub>
              <m:r>
                <w:ins w:id="2425" w:author="mikle" w:date="2025-10-05T22:20:00Z" w16du:dateUtc="2025-10-06T05:20:00Z">
                  <m:rPr>
                    <m:sty m:val="bi"/>
                  </m:rPr>
                  <w:rPr>
                    <w:rFonts w:ascii="Cambria Math" w:hAnsi="Cambria Math"/>
                    <w:color w:val="000000" w:themeColor="text1"/>
                    <w:sz w:val="28"/>
                    <w:szCs w:val="28"/>
                    <w:lang w:val="en-US"/>
                  </w:rPr>
                  <m:t>x</m:t>
                </w:ins>
              </m:r>
            </m:sub>
          </m:sSub>
          <m:r>
            <w:ins w:id="2426" w:author="mikle" w:date="2025-10-05T22:20:00Z" w16du:dateUtc="2025-10-06T05:20:00Z">
              <m:rPr>
                <m:sty m:val="bi"/>
              </m:rPr>
              <w:rPr>
                <w:rFonts w:ascii="Cambria Math" w:hAnsi="Cambria Math"/>
                <w:color w:val="000000" w:themeColor="text1"/>
                <w:sz w:val="28"/>
                <w:szCs w:val="28"/>
              </w:rPr>
              <m:t>-линейная скорость аппарата</m:t>
            </w:ins>
          </m:r>
          <m:r>
            <w:ins w:id="2427" w:author="mikle" w:date="2025-10-05T22:26:00Z" w16du:dateUtc="2025-10-06T05:26:00Z">
              <m:rPr>
                <m:sty m:val="bi"/>
              </m:rPr>
              <w:rPr>
                <w:rFonts w:ascii="Cambria Math" w:hAnsi="Cambria Math"/>
                <w:color w:val="000000" w:themeColor="text1"/>
                <w:sz w:val="28"/>
                <w:szCs w:val="28"/>
              </w:rPr>
              <m:t>,</m:t>
            </w:ins>
          </m:r>
          <m:f>
            <m:fPr>
              <m:ctrlPr>
                <w:ins w:id="2428" w:author="mikle" w:date="2025-10-05T22:26:00Z" w16du:dateUtc="2025-10-06T05:26:00Z">
                  <w:rPr>
                    <w:rFonts w:ascii="Cambria Math" w:hAnsi="Cambria Math"/>
                    <w:b/>
                    <w:bCs/>
                    <w:i/>
                    <w:color w:val="000000" w:themeColor="text1"/>
                    <w:sz w:val="28"/>
                    <w:szCs w:val="28"/>
                  </w:rPr>
                </w:ins>
              </m:ctrlPr>
            </m:fPr>
            <m:num>
              <m:r>
                <w:ins w:id="2429" w:author="mikle" w:date="2025-10-05T22:26:00Z" w16du:dateUtc="2025-10-06T05:26:00Z">
                  <m:rPr>
                    <m:sty m:val="bi"/>
                  </m:rPr>
                  <w:rPr>
                    <w:rFonts w:ascii="Cambria Math" w:hAnsi="Cambria Math"/>
                    <w:color w:val="000000" w:themeColor="text1"/>
                    <w:sz w:val="28"/>
                    <w:szCs w:val="28"/>
                  </w:rPr>
                  <m:t>м</m:t>
                </w:ins>
              </m:r>
            </m:num>
            <m:den>
              <m:r>
                <w:ins w:id="2430" w:author="mikle" w:date="2025-10-05T22:26:00Z" w16du:dateUtc="2025-10-06T05:26:00Z">
                  <m:rPr>
                    <m:sty m:val="bi"/>
                  </m:rPr>
                  <w:rPr>
                    <w:rFonts w:ascii="Cambria Math" w:hAnsi="Cambria Math"/>
                    <w:color w:val="000000" w:themeColor="text1"/>
                    <w:sz w:val="28"/>
                    <w:szCs w:val="28"/>
                  </w:rPr>
                  <m:t>с</m:t>
                </w:ins>
              </m:r>
            </m:den>
          </m:f>
        </m:oMath>
      </m:oMathPara>
    </w:p>
    <w:p w14:paraId="5CE1D184" w14:textId="35554D82" w:rsidR="00EE5A11" w:rsidRPr="005D13B9" w:rsidRDefault="00000000" w:rsidP="005D13B9">
      <w:pPr>
        <w:spacing w:before="100" w:beforeAutospacing="1" w:after="24" w:line="360" w:lineRule="auto"/>
        <w:ind w:firstLine="709"/>
        <w:jc w:val="center"/>
        <w:rPr>
          <w:ins w:id="2431" w:author="mikle" w:date="2025-10-05T22:21:00Z" w16du:dateUtc="2025-10-06T05:21:00Z"/>
          <w:b/>
          <w:bCs/>
          <w:i/>
          <w:color w:val="000000" w:themeColor="text1"/>
          <w:sz w:val="28"/>
          <w:szCs w:val="28"/>
        </w:rPr>
      </w:pPr>
      <m:oMathPara>
        <m:oMath>
          <m:sSub>
            <m:sSubPr>
              <m:ctrlPr>
                <w:ins w:id="2432" w:author="mikle" w:date="2025-10-05T22:20:00Z" w16du:dateUtc="2025-10-06T05:20:00Z">
                  <w:rPr>
                    <w:rFonts w:ascii="Cambria Math" w:hAnsi="Cambria Math"/>
                    <w:b/>
                    <w:bCs/>
                    <w:i/>
                    <w:color w:val="000000" w:themeColor="text1"/>
                    <w:sz w:val="28"/>
                    <w:szCs w:val="28"/>
                    <w:lang w:val="en-US"/>
                  </w:rPr>
                </w:ins>
              </m:ctrlPr>
            </m:sSubPr>
            <m:e>
              <m:r>
                <w:ins w:id="2433" w:author="mikle" w:date="2025-10-05T22:20:00Z" w16du:dateUtc="2025-10-06T05:20:00Z">
                  <m:rPr>
                    <m:sty m:val="bi"/>
                  </m:rPr>
                  <w:rPr>
                    <w:rFonts w:ascii="Cambria Math" w:hAnsi="Cambria Math"/>
                    <w:color w:val="000000" w:themeColor="text1"/>
                    <w:sz w:val="28"/>
                    <w:szCs w:val="28"/>
                    <w:lang w:val="en-US"/>
                  </w:rPr>
                  <m:t>F</m:t>
                </w:ins>
              </m:r>
            </m:e>
            <m:sub>
              <m:r>
                <w:ins w:id="2434" w:author="mikle" w:date="2025-10-05T22:20:00Z" w16du:dateUtc="2025-10-06T05:20:00Z">
                  <m:rPr>
                    <m:sty m:val="bi"/>
                  </m:rPr>
                  <w:rPr>
                    <w:rFonts w:ascii="Cambria Math" w:hAnsi="Cambria Math"/>
                    <w:color w:val="000000" w:themeColor="text1"/>
                    <w:sz w:val="28"/>
                    <w:szCs w:val="28"/>
                  </w:rPr>
                  <m:t>∑</m:t>
                </w:ins>
              </m:r>
              <m:r>
                <w:ins w:id="2435" w:author="mikle" w:date="2025-10-05T22:20:00Z" w16du:dateUtc="2025-10-06T05:20:00Z">
                  <m:rPr>
                    <m:sty m:val="bi"/>
                  </m:rPr>
                  <w:rPr>
                    <w:rFonts w:ascii="Cambria Math" w:hAnsi="Cambria Math"/>
                    <w:color w:val="000000" w:themeColor="text1"/>
                    <w:sz w:val="28"/>
                    <w:szCs w:val="28"/>
                    <w:lang w:val="en-US"/>
                  </w:rPr>
                  <m:t>x</m:t>
                </w:ins>
              </m:r>
            </m:sub>
          </m:sSub>
          <m:r>
            <w:ins w:id="2436" w:author="mikle" w:date="2025-10-05T22:20:00Z" w16du:dateUtc="2025-10-06T05:20:00Z">
              <m:rPr>
                <m:sty m:val="bi"/>
              </m:rPr>
              <w:rPr>
                <w:rFonts w:ascii="Cambria Math" w:hAnsi="Cambria Math"/>
                <w:color w:val="000000" w:themeColor="text1"/>
                <w:sz w:val="28"/>
                <w:szCs w:val="28"/>
              </w:rPr>
              <m:t xml:space="preserve">-суммарная сила по оси </m:t>
            </w:ins>
          </m:r>
          <m:r>
            <w:ins w:id="2437" w:author="mikle" w:date="2025-10-05T22:21:00Z" w16du:dateUtc="2025-10-06T05:21:00Z">
              <m:rPr>
                <m:sty m:val="bi"/>
              </m:rPr>
              <w:rPr>
                <w:rFonts w:ascii="Cambria Math" w:hAnsi="Cambria Math"/>
                <w:color w:val="000000" w:themeColor="text1"/>
                <w:sz w:val="28"/>
                <w:szCs w:val="28"/>
              </w:rPr>
              <m:t>Х аппарата, Н</m:t>
            </w:ins>
          </m:r>
        </m:oMath>
      </m:oMathPara>
    </w:p>
    <w:p w14:paraId="2426880A" w14:textId="0D48D874" w:rsidR="00EE5A11" w:rsidRPr="005D13B9" w:rsidRDefault="00000000" w:rsidP="005D13B9">
      <w:pPr>
        <w:spacing w:before="100" w:beforeAutospacing="1" w:after="24" w:line="360" w:lineRule="auto"/>
        <w:ind w:firstLine="709"/>
        <w:jc w:val="center"/>
        <w:rPr>
          <w:ins w:id="2438" w:author="mikle" w:date="2025-10-05T22:30:00Z" w16du:dateUtc="2025-10-06T05:30:00Z"/>
          <w:b/>
          <w:i/>
          <w:color w:val="000000" w:themeColor="text1"/>
          <w:sz w:val="28"/>
          <w:szCs w:val="28"/>
        </w:rPr>
      </w:pPr>
      <m:oMathPara>
        <m:oMath>
          <m:sSub>
            <m:sSubPr>
              <m:ctrlPr>
                <w:ins w:id="2439" w:author="mikle" w:date="2025-10-05T22:21:00Z" w16du:dateUtc="2025-10-06T05:21:00Z">
                  <w:rPr>
                    <w:rFonts w:ascii="Cambria Math" w:hAnsi="Cambria Math"/>
                    <w:b/>
                    <w:bCs/>
                    <w:i/>
                    <w:color w:val="000000" w:themeColor="text1"/>
                    <w:sz w:val="28"/>
                    <w:szCs w:val="28"/>
                    <w:lang w:val="en-US"/>
                  </w:rPr>
                </w:ins>
              </m:ctrlPr>
            </m:sSubPr>
            <m:e>
              <m:r>
                <w:ins w:id="2440" w:author="mikle" w:date="2025-10-05T22:21:00Z" w16du:dateUtc="2025-10-06T05:21:00Z">
                  <m:rPr>
                    <m:sty m:val="bi"/>
                  </m:rPr>
                  <w:rPr>
                    <w:rFonts w:ascii="Cambria Math" w:hAnsi="Cambria Math"/>
                    <w:color w:val="000000" w:themeColor="text1"/>
                    <w:sz w:val="28"/>
                    <w:szCs w:val="28"/>
                    <w:lang w:val="en-US"/>
                  </w:rPr>
                  <m:t>f</m:t>
                </w:ins>
              </m:r>
            </m:e>
            <m:sub>
              <m:r>
                <w:ins w:id="2441" w:author="mikle" w:date="2025-10-05T22:21:00Z" w16du:dateUtc="2025-10-06T05:21:00Z">
                  <m:rPr>
                    <m:sty m:val="bi"/>
                  </m:rPr>
                  <w:rPr>
                    <w:rFonts w:ascii="Cambria Math" w:hAnsi="Cambria Math"/>
                    <w:color w:val="000000" w:themeColor="text1"/>
                    <w:sz w:val="28"/>
                    <w:szCs w:val="28"/>
                    <w:lang w:val="en-US"/>
                  </w:rPr>
                  <m:t>x</m:t>
                </w:ins>
              </m:r>
            </m:sub>
          </m:sSub>
          <m:d>
            <m:dPr>
              <m:ctrlPr>
                <w:ins w:id="2442" w:author="mikle" w:date="2025-10-05T22:21:00Z" w16du:dateUtc="2025-10-06T05:21:00Z">
                  <w:rPr>
                    <w:rFonts w:ascii="Cambria Math" w:hAnsi="Cambria Math"/>
                    <w:b/>
                    <w:i/>
                    <w:color w:val="000000" w:themeColor="text1"/>
                    <w:sz w:val="28"/>
                    <w:szCs w:val="28"/>
                  </w:rPr>
                </w:ins>
              </m:ctrlPr>
            </m:dPr>
            <m:e>
              <m:r>
                <w:ins w:id="2443" w:author="mikle" w:date="2025-10-05T22:21:00Z" w16du:dateUtc="2025-10-06T05:21:00Z">
                  <m:rPr>
                    <m:sty m:val="bi"/>
                  </m:rPr>
                  <w:rPr>
                    <w:rFonts w:ascii="Cambria Math" w:hAnsi="Cambria Math"/>
                    <w:color w:val="000000" w:themeColor="text1"/>
                    <w:sz w:val="28"/>
                    <w:szCs w:val="28"/>
                    <w:lang w:val="en-US"/>
                  </w:rPr>
                  <m:t>Vx</m:t>
                </w:ins>
              </m:r>
              <m:r>
                <w:ins w:id="2444" w:author="mikle" w:date="2025-10-05T22:21:00Z" w16du:dateUtc="2025-10-06T05:21:00Z">
                  <m:rPr>
                    <m:sty m:val="bi"/>
                  </m:rPr>
                  <w:rPr>
                    <w:rFonts w:ascii="Cambria Math" w:hAnsi="Cambria Math"/>
                    <w:color w:val="000000" w:themeColor="text1"/>
                    <w:sz w:val="28"/>
                    <w:szCs w:val="28"/>
                  </w:rPr>
                  <m:t xml:space="preserve">, </m:t>
                </w:ins>
              </m:r>
              <m:r>
                <w:ins w:id="2445" w:author="mikle" w:date="2025-10-05T22:21:00Z" w16du:dateUtc="2025-10-06T05:21:00Z">
                  <m:rPr>
                    <m:sty m:val="bi"/>
                  </m:rPr>
                  <w:rPr>
                    <w:rFonts w:ascii="Cambria Math" w:hAnsi="Cambria Math"/>
                    <w:color w:val="000000" w:themeColor="text1"/>
                    <w:sz w:val="28"/>
                    <w:szCs w:val="28"/>
                    <w:lang w:val="en-US"/>
                  </w:rPr>
                  <m:t>Vy</m:t>
                </w:ins>
              </m:r>
              <m:r>
                <w:ins w:id="2446" w:author="mikle" w:date="2025-10-05T22:21:00Z" w16du:dateUtc="2025-10-06T05:21:00Z">
                  <m:rPr>
                    <m:sty m:val="bi"/>
                  </m:rPr>
                  <w:rPr>
                    <w:rFonts w:ascii="Cambria Math" w:hAnsi="Cambria Math"/>
                    <w:color w:val="000000" w:themeColor="text1"/>
                    <w:sz w:val="28"/>
                    <w:szCs w:val="28"/>
                  </w:rPr>
                  <m:t xml:space="preserve">, </m:t>
                </w:ins>
              </m:r>
              <m:r>
                <w:ins w:id="2447" w:author="mikle" w:date="2025-10-05T22:21:00Z" w16du:dateUtc="2025-10-06T05:21:00Z">
                  <m:rPr>
                    <m:sty m:val="bi"/>
                  </m:rPr>
                  <w:rPr>
                    <w:rFonts w:ascii="Cambria Math" w:hAnsi="Cambria Math"/>
                    <w:color w:val="000000" w:themeColor="text1"/>
                    <w:sz w:val="28"/>
                    <w:szCs w:val="28"/>
                    <w:lang w:val="en-US"/>
                  </w:rPr>
                  <m:t>Vz</m:t>
                </w:ins>
              </m:r>
              <m:r>
                <w:ins w:id="2448" w:author="mikle" w:date="2025-10-05T22:21:00Z" w16du:dateUtc="2025-10-06T05:21:00Z">
                  <m:rPr>
                    <m:sty m:val="bi"/>
                  </m:rPr>
                  <w:rPr>
                    <w:rFonts w:ascii="Cambria Math" w:hAnsi="Cambria Math"/>
                    <w:color w:val="000000" w:themeColor="text1"/>
                    <w:sz w:val="28"/>
                    <w:szCs w:val="28"/>
                  </w:rPr>
                  <m:t>,</m:t>
                </w:ins>
              </m:r>
              <m:sSub>
                <m:sSubPr>
                  <m:ctrlPr>
                    <w:ins w:id="2449" w:author="mikle" w:date="2025-10-05T22:21:00Z" w16du:dateUtc="2025-10-06T05:21:00Z">
                      <w:rPr>
                        <w:rFonts w:ascii="Cambria Math" w:hAnsi="Cambria Math"/>
                        <w:b/>
                        <w:bCs/>
                        <w:i/>
                        <w:color w:val="000000" w:themeColor="text1"/>
                        <w:sz w:val="28"/>
                        <w:szCs w:val="28"/>
                        <w:lang w:val="en-US"/>
                      </w:rPr>
                    </w:ins>
                  </m:ctrlPr>
                </m:sSubPr>
                <m:e>
                  <m:r>
                    <w:ins w:id="2450" w:author="mikle" w:date="2025-10-05T22:21:00Z" w16du:dateUtc="2025-10-06T05:21:00Z">
                      <m:rPr>
                        <m:sty m:val="bi"/>
                      </m:rPr>
                      <w:rPr>
                        <w:rFonts w:ascii="Cambria Math" w:hAnsi="Cambria Math"/>
                        <w:color w:val="000000" w:themeColor="text1"/>
                        <w:sz w:val="28"/>
                        <w:szCs w:val="28"/>
                        <w:lang w:val="en-US"/>
                      </w:rPr>
                      <m:t>ω</m:t>
                    </w:ins>
                  </m:r>
                </m:e>
                <m:sub>
                  <m:r>
                    <w:ins w:id="2451" w:author="mikle" w:date="2025-10-05T22:21:00Z" w16du:dateUtc="2025-10-06T05:21:00Z">
                      <m:rPr>
                        <m:sty m:val="bi"/>
                      </m:rPr>
                      <w:rPr>
                        <w:rFonts w:ascii="Cambria Math" w:hAnsi="Cambria Math"/>
                        <w:color w:val="000000" w:themeColor="text1"/>
                        <w:sz w:val="28"/>
                        <w:szCs w:val="28"/>
                        <w:lang w:val="en-US"/>
                      </w:rPr>
                      <m:t>x</m:t>
                    </w:ins>
                  </m:r>
                </m:sub>
              </m:sSub>
              <m:r>
                <w:ins w:id="2452" w:author="mikle" w:date="2025-10-05T22:21:00Z" w16du:dateUtc="2025-10-06T05:21:00Z">
                  <m:rPr>
                    <m:sty m:val="bi"/>
                  </m:rPr>
                  <w:rPr>
                    <w:rFonts w:ascii="Cambria Math" w:hAnsi="Cambria Math"/>
                    <w:color w:val="000000" w:themeColor="text1"/>
                    <w:sz w:val="28"/>
                    <w:szCs w:val="28"/>
                  </w:rPr>
                  <m:t>,…</m:t>
                </w:ins>
              </m:r>
            </m:e>
          </m:d>
          <m:r>
            <w:ins w:id="2453" w:author="mikle" w:date="2025-10-05T22:21:00Z" w16du:dateUtc="2025-10-06T05:21:00Z">
              <m:rPr>
                <m:sty m:val="bi"/>
              </m:rPr>
              <w:rPr>
                <w:rFonts w:ascii="Cambria Math" w:hAnsi="Cambria Math"/>
                <w:color w:val="000000" w:themeColor="text1"/>
                <w:sz w:val="28"/>
                <w:szCs w:val="28"/>
              </w:rPr>
              <m:t>-перекрестные связи по маршу, Н</m:t>
            </w:ins>
          </m:r>
        </m:oMath>
      </m:oMathPara>
    </w:p>
    <w:p w14:paraId="2F531D57" w14:textId="77777777" w:rsidR="00EE5A11" w:rsidRPr="005D13B9" w:rsidRDefault="00EE5A11" w:rsidP="005D13B9">
      <w:pPr>
        <w:spacing w:before="100" w:beforeAutospacing="1" w:after="24" w:line="360" w:lineRule="auto"/>
        <w:ind w:firstLine="709"/>
        <w:jc w:val="center"/>
        <w:rPr>
          <w:ins w:id="2454" w:author="mikle" w:date="2025-10-05T22:30:00Z" w16du:dateUtc="2025-10-06T05:30:00Z"/>
          <w:b/>
          <w:i/>
          <w:color w:val="000000" w:themeColor="text1"/>
          <w:sz w:val="28"/>
          <w:szCs w:val="28"/>
        </w:rPr>
      </w:pPr>
    </w:p>
    <w:p w14:paraId="35B959EE" w14:textId="13DEC89A" w:rsidR="009505A2" w:rsidRPr="005D13B9" w:rsidDel="009505A2" w:rsidRDefault="009505A2" w:rsidP="005D13B9">
      <w:pPr>
        <w:spacing w:before="100" w:beforeAutospacing="1" w:after="24" w:line="360" w:lineRule="auto"/>
        <w:ind w:firstLine="709"/>
        <w:jc w:val="center"/>
        <w:rPr>
          <w:del w:id="2455" w:author="mikle" w:date="2025-10-05T22:32:00Z" w16du:dateUtc="2025-10-06T05:32:00Z"/>
          <w:b/>
          <w:bCs/>
          <w:i/>
          <w:color w:val="000000" w:themeColor="text1"/>
          <w:sz w:val="28"/>
          <w:szCs w:val="28"/>
          <w:rPrChange w:id="2456" w:author="mikle" w:date="2025-10-09T20:00:00Z" w16du:dateUtc="2025-10-10T03:00:00Z">
            <w:rPr>
              <w:del w:id="2457" w:author="mikle" w:date="2025-10-05T22:32:00Z" w16du:dateUtc="2025-10-06T05:32:00Z"/>
              <w:b/>
              <w:bCs/>
              <w:color w:val="000000" w:themeColor="text1"/>
              <w:sz w:val="28"/>
              <w:szCs w:val="28"/>
              <w:lang w:val="en-US"/>
            </w:rPr>
          </w:rPrChange>
        </w:rPr>
        <w:pPrChange w:id="2458" w:author="mikle" w:date="2025-10-09T20:00:00Z" w16du:dateUtc="2025-10-10T03:00:00Z">
          <w:pPr>
            <w:spacing w:before="100" w:beforeAutospacing="1" w:after="24" w:line="360" w:lineRule="auto"/>
            <w:ind w:firstLine="709"/>
            <w:jc w:val="both"/>
          </w:pPr>
        </w:pPrChange>
      </w:pPr>
    </w:p>
    <w:p w14:paraId="593BA929" w14:textId="05EF0D90" w:rsidR="0092592C" w:rsidRPr="005D13B9" w:rsidRDefault="0092592C" w:rsidP="005D13B9">
      <w:pPr>
        <w:spacing w:before="100" w:beforeAutospacing="1" w:after="24" w:line="360" w:lineRule="auto"/>
        <w:ind w:firstLine="709"/>
        <w:jc w:val="both"/>
        <w:rPr>
          <w:b/>
          <w:bCs/>
          <w:color w:val="000000" w:themeColor="text1"/>
          <w:sz w:val="28"/>
          <w:szCs w:val="28"/>
        </w:rPr>
      </w:pPr>
      <w:r w:rsidRPr="005D13B9">
        <w:rPr>
          <w:b/>
          <w:bCs/>
          <w:color w:val="000000" w:themeColor="text1"/>
          <w:sz w:val="28"/>
          <w:szCs w:val="28"/>
        </w:rPr>
        <w:t xml:space="preserve">По аналогии с контуром курса, составляющую </w:t>
      </w:r>
      <m:oMath>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m:t>
        </m:r>
        <m:r>
          <m:rPr>
            <m:sty m:val="bi"/>
          </m:rPr>
          <w:rPr>
            <w:rFonts w:ascii="Cambria Math" w:hAnsi="Cambria Math"/>
            <w:color w:val="000000" w:themeColor="text1"/>
            <w:sz w:val="28"/>
            <w:szCs w:val="28"/>
            <w:lang w:val="en-US"/>
          </w:rPr>
          <m:t>Vx</m:t>
        </m:r>
        <m:r>
          <m:rPr>
            <m:sty m:val="bi"/>
          </m:rPr>
          <w:rPr>
            <w:rFonts w:ascii="Cambria Math" w:hAnsi="Cambria Math"/>
            <w:color w:val="000000" w:themeColor="text1"/>
            <w:sz w:val="28"/>
            <w:szCs w:val="28"/>
          </w:rPr>
          <m:t xml:space="preserve">, </m:t>
        </m:r>
        <m:r>
          <m:rPr>
            <m:sty m:val="bi"/>
          </m:rPr>
          <w:rPr>
            <w:rFonts w:ascii="Cambria Math" w:hAnsi="Cambria Math"/>
            <w:color w:val="000000" w:themeColor="text1"/>
            <w:sz w:val="28"/>
            <w:szCs w:val="28"/>
            <w:lang w:val="en-US"/>
          </w:rPr>
          <m:t>Vy</m:t>
        </m:r>
        <m:r>
          <m:rPr>
            <m:sty m:val="bi"/>
          </m:rPr>
          <w:rPr>
            <w:rFonts w:ascii="Cambria Math" w:hAnsi="Cambria Math"/>
            <w:color w:val="000000" w:themeColor="text1"/>
            <w:sz w:val="28"/>
            <w:szCs w:val="28"/>
          </w:rPr>
          <m:t xml:space="preserve">, </m:t>
        </m:r>
        <m:r>
          <m:rPr>
            <m:sty m:val="bi"/>
          </m:rPr>
          <w:rPr>
            <w:rFonts w:ascii="Cambria Math" w:hAnsi="Cambria Math"/>
            <w:color w:val="000000" w:themeColor="text1"/>
            <w:sz w:val="28"/>
            <w:szCs w:val="28"/>
            <w:lang w:val="en-US"/>
          </w:rPr>
          <m:t>Vz</m:t>
        </m:r>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ω</m:t>
            </m:r>
          </m:e>
          <m:sub>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m:t>
        </m:r>
      </m:oMath>
      <w:r w:rsidRPr="005D13B9">
        <w:rPr>
          <w:b/>
          <w:color w:val="000000" w:themeColor="text1"/>
          <w:sz w:val="28"/>
          <w:szCs w:val="28"/>
        </w:rPr>
        <w:t xml:space="preserve"> </w:t>
      </w:r>
      <w:ins w:id="2459" w:author="mikle" w:date="2025-10-05T10:00:00Z" w16du:dateUtc="2025-10-05T17:00:00Z">
        <w:r w:rsidR="00420666" w:rsidRPr="005D13B9">
          <w:rPr>
            <w:b/>
            <w:color w:val="000000" w:themeColor="text1"/>
            <w:sz w:val="28"/>
            <w:szCs w:val="28"/>
          </w:rPr>
          <w:t>в формуле (1.22)</w:t>
        </w:r>
      </w:ins>
      <w:r w:rsidRPr="005D13B9">
        <w:rPr>
          <w:b/>
          <w:color w:val="000000" w:themeColor="text1"/>
          <w:sz w:val="28"/>
          <w:szCs w:val="28"/>
        </w:rPr>
        <w:t>– функцию перекрестных связей мы отбросим</w:t>
      </w:r>
    </w:p>
    <w:p w14:paraId="60D574D1" w14:textId="72F1F719" w:rsidR="0092592C" w:rsidRPr="005D13B9" w:rsidRDefault="0092592C" w:rsidP="005D13B9">
      <w:pPr>
        <w:spacing w:before="100" w:beforeAutospacing="1" w:after="24" w:line="360" w:lineRule="auto"/>
        <w:ind w:firstLine="709"/>
        <w:jc w:val="both"/>
        <w:rPr>
          <w:b/>
          <w:bCs/>
          <w:color w:val="000000" w:themeColor="text1"/>
          <w:sz w:val="28"/>
          <w:szCs w:val="28"/>
        </w:rPr>
      </w:pPr>
      <w:r w:rsidRPr="005D13B9">
        <w:rPr>
          <w:b/>
          <w:bCs/>
          <w:color w:val="000000" w:themeColor="text1"/>
          <w:sz w:val="28"/>
          <w:szCs w:val="28"/>
        </w:rPr>
        <w:t xml:space="preserve">Таким образом, </w:t>
      </w:r>
      <w:del w:id="2460" w:author="mikle" w:date="2025-10-05T10:00:00Z" w16du:dateUtc="2025-10-05T17:00:00Z">
        <w:r w:rsidRPr="005D13B9" w:rsidDel="00420666">
          <w:rPr>
            <w:b/>
            <w:bCs/>
            <w:color w:val="000000" w:themeColor="text1"/>
            <w:sz w:val="28"/>
            <w:szCs w:val="28"/>
          </w:rPr>
          <w:delText xml:space="preserve">уравнение </w:delText>
        </w:r>
      </w:del>
      <w:ins w:id="2461" w:author="mikle" w:date="2025-10-05T10:00:00Z" w16du:dateUtc="2025-10-05T17:00:00Z">
        <w:r w:rsidR="00420666" w:rsidRPr="005D13B9">
          <w:rPr>
            <w:b/>
            <w:bCs/>
            <w:color w:val="000000" w:themeColor="text1"/>
            <w:sz w:val="28"/>
            <w:szCs w:val="28"/>
          </w:rPr>
          <w:t xml:space="preserve">формула (1.22)  </w:t>
        </w:r>
      </w:ins>
      <w:r w:rsidRPr="005D13B9">
        <w:rPr>
          <w:b/>
          <w:bCs/>
          <w:color w:val="000000" w:themeColor="text1"/>
          <w:sz w:val="28"/>
          <w:szCs w:val="28"/>
        </w:rPr>
        <w:t xml:space="preserve">поступательного движения ПА вдоль оси </w:t>
      </w:r>
      <w:r w:rsidRPr="005D13B9">
        <w:rPr>
          <w:b/>
          <w:bCs/>
          <w:color w:val="000000" w:themeColor="text1"/>
          <w:sz w:val="28"/>
          <w:szCs w:val="28"/>
          <w:lang w:val="en-US"/>
        </w:rPr>
        <w:t>X</w:t>
      </w:r>
      <w:r w:rsidRPr="005D13B9">
        <w:rPr>
          <w:b/>
          <w:bCs/>
          <w:color w:val="000000" w:themeColor="text1"/>
          <w:sz w:val="28"/>
          <w:szCs w:val="28"/>
        </w:rPr>
        <w:t>, проходящей через центр масс, принимает вид:</w:t>
      </w:r>
    </w:p>
    <w:p w14:paraId="6C9765B8" w14:textId="0AEAEAEE" w:rsidR="0092592C" w:rsidRPr="005D13B9" w:rsidRDefault="00000000" w:rsidP="005D13B9">
      <w:pPr>
        <w:spacing w:before="100" w:beforeAutospacing="1" w:after="24" w:line="360" w:lineRule="auto"/>
        <w:ind w:firstLine="709"/>
        <w:jc w:val="both"/>
        <w:rPr>
          <w:b/>
          <w:bCs/>
          <w:i/>
          <w:color w:val="000000" w:themeColor="text1"/>
          <w:sz w:val="28"/>
          <w:szCs w:val="28"/>
          <w:rPrChange w:id="2462" w:author="mikle" w:date="2025-10-09T20:00:00Z" w16du:dateUtc="2025-10-10T03:00:00Z">
            <w:rPr>
              <w:b/>
              <w:bCs/>
              <w:color w:val="000000" w:themeColor="text1"/>
              <w:sz w:val="28"/>
              <w:szCs w:val="28"/>
            </w:rPr>
          </w:rPrChange>
        </w:rPr>
      </w:pPr>
      <m:oMathPara>
        <m:oMath>
          <m:d>
            <m:dPr>
              <m:ctrlPr>
                <w:rPr>
                  <w:rFonts w:ascii="Cambria Math" w:hAnsi="Cambria Math"/>
                  <w:b/>
                  <w:bCs/>
                  <w:i/>
                  <w:color w:val="000000" w:themeColor="text1"/>
                  <w:sz w:val="28"/>
                  <w:szCs w:val="28"/>
                  <w:lang w:val="en-US"/>
                </w:rPr>
              </m:ctrlPr>
            </m:dPr>
            <m:e>
              <m:r>
                <m:rPr>
                  <m:sty m:val="bi"/>
                </m:rPr>
                <w:rPr>
                  <w:rFonts w:ascii="Cambria Math" w:hAnsi="Cambria Math"/>
                  <w:color w:val="000000" w:themeColor="text1"/>
                  <w:sz w:val="28"/>
                  <w:szCs w:val="28"/>
                  <w:lang w:val="en-US"/>
                </w:rPr>
                <m:t>m+</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11</m:t>
                  </m:r>
                </m:sub>
              </m:sSub>
            </m:e>
          </m:d>
          <m:r>
            <m:rPr>
              <m:sty m:val="bi"/>
            </m:rPr>
            <w:rPr>
              <w:rFonts w:ascii="Cambria Math" w:hAnsi="Cambria Math"/>
              <w:color w:val="000000" w:themeColor="text1"/>
              <w:sz w:val="28"/>
              <w:szCs w:val="28"/>
              <w:lang w:val="en-US"/>
            </w:rPr>
            <m:t>*</m:t>
          </m:r>
          <m:acc>
            <m:accPr>
              <m:chr m:val="̇"/>
              <m:ctrlPr>
                <w:rPr>
                  <w:rFonts w:ascii="Cambria Math" w:hAnsi="Cambria Math"/>
                  <w:b/>
                  <w:bCs/>
                  <w:i/>
                  <w:color w:val="000000" w:themeColor="text1"/>
                  <w:sz w:val="28"/>
                  <w:szCs w:val="28"/>
                  <w:lang w:val="en-US"/>
                </w:rPr>
              </m:ctrlPr>
            </m:acc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v</m:t>
                  </m:r>
                </m:e>
                <m:sub>
                  <m:r>
                    <m:rPr>
                      <m:sty m:val="bi"/>
                    </m:rPr>
                    <w:rPr>
                      <w:rFonts w:ascii="Cambria Math" w:hAnsi="Cambria Math"/>
                      <w:color w:val="000000" w:themeColor="text1"/>
                      <w:sz w:val="28"/>
                      <w:szCs w:val="28"/>
                      <w:lang w:val="en-US"/>
                    </w:rPr>
                    <m:t>x</m:t>
                  </m:r>
                </m:sub>
              </m:sSub>
            </m:e>
          </m:acc>
          <m:r>
            <m:rPr>
              <m:sty m:val="bi"/>
            </m:rPr>
            <w:rPr>
              <w:rFonts w:ascii="Cambria Math" w:hAnsi="Cambria Math"/>
              <w:color w:val="000000" w:themeColor="text1"/>
              <w:sz w:val="28"/>
              <w:szCs w:val="28"/>
              <w:lang w:val="en-US"/>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∑x</m:t>
              </m:r>
            </m:sub>
          </m:sSub>
          <m:r>
            <w:ins w:id="2463" w:author="mikle" w:date="2025-10-05T10:00:00Z" w16du:dateUtc="2025-10-05T17:00:00Z">
              <m:rPr>
                <m:sty m:val="bi"/>
              </m:rPr>
              <w:rPr>
                <w:rFonts w:ascii="Cambria Math" w:hAnsi="Cambria Math"/>
                <w:color w:val="000000" w:themeColor="text1"/>
                <w:sz w:val="28"/>
                <w:szCs w:val="28"/>
                <w:lang w:val="en-US"/>
              </w:rPr>
              <m:t xml:space="preserve"> (</m:t>
            </w:ins>
          </m:r>
          <m:r>
            <w:ins w:id="2464" w:author="mikle" w:date="2025-10-05T10:00:00Z" w16du:dateUtc="2025-10-05T17:00:00Z">
              <m:rPr>
                <m:sty m:val="bi"/>
              </m:rPr>
              <w:rPr>
                <w:rFonts w:ascii="Cambria Math" w:hAnsi="Cambria Math"/>
                <w:color w:val="000000" w:themeColor="text1"/>
                <w:sz w:val="28"/>
                <w:szCs w:val="28"/>
              </w:rPr>
              <m:t>1.23)</m:t>
            </w:ins>
          </m:r>
        </m:oMath>
      </m:oMathPara>
    </w:p>
    <w:p w14:paraId="4DACD98E" w14:textId="21FDF93F" w:rsidR="0092592C" w:rsidRPr="005D13B9" w:rsidRDefault="00EE5A11" w:rsidP="005D13B9">
      <w:pPr>
        <w:spacing w:before="100" w:beforeAutospacing="1" w:after="24" w:line="360" w:lineRule="auto"/>
        <w:ind w:firstLine="709"/>
        <w:jc w:val="both"/>
        <w:rPr>
          <w:b/>
          <w:bCs/>
          <w:color w:val="000000" w:themeColor="text1"/>
          <w:sz w:val="28"/>
          <w:szCs w:val="28"/>
        </w:rPr>
      </w:pPr>
      <w:ins w:id="2465" w:author="mikle" w:date="2025-10-05T22:21:00Z" w16du:dateUtc="2025-10-06T05:21:00Z">
        <w:r w:rsidRPr="005D13B9">
          <w:rPr>
            <w:b/>
            <w:bCs/>
            <w:color w:val="000000" w:themeColor="text1"/>
            <w:sz w:val="28"/>
            <w:szCs w:val="28"/>
          </w:rPr>
          <w:t>Рассмотрим величину суммарной силы по оси Х в формуле (1.2</w:t>
        </w:r>
      </w:ins>
      <w:ins w:id="2466" w:author="mikle" w:date="2025-10-05T22:22:00Z" w16du:dateUtc="2025-10-06T05:22:00Z">
        <w:r w:rsidRPr="005D13B9">
          <w:rPr>
            <w:b/>
            <w:bCs/>
            <w:color w:val="000000" w:themeColor="text1"/>
            <w:sz w:val="28"/>
            <w:szCs w:val="28"/>
          </w:rPr>
          <w:t>3).</w:t>
        </w:r>
      </w:ins>
      <w:del w:id="2467" w:author="mikle" w:date="2025-10-05T22:21:00Z" w16du:dateUtc="2025-10-06T05:21:00Z">
        <w:r w:rsidR="0092592C" w:rsidRPr="005D13B9" w:rsidDel="00EE5A11">
          <w:rPr>
            <w:b/>
            <w:bCs/>
            <w:color w:val="000000" w:themeColor="text1"/>
            <w:sz w:val="28"/>
            <w:szCs w:val="28"/>
          </w:rPr>
          <w:delText xml:space="preserve">Масса аппарата и присоединённая масса являются характеристиками подводного аппарата, вследствие чего в дальнейшем мы приступим к рассмотрению суммарной силы, действующей по оси </w:delText>
        </w:r>
        <w:r w:rsidR="0092592C" w:rsidRPr="005D13B9" w:rsidDel="00EE5A11">
          <w:rPr>
            <w:b/>
            <w:bCs/>
            <w:color w:val="000000" w:themeColor="text1"/>
            <w:sz w:val="28"/>
            <w:szCs w:val="28"/>
            <w:lang w:val="en-US"/>
          </w:rPr>
          <w:delText>X</w:delText>
        </w:r>
        <w:r w:rsidR="0092592C" w:rsidRPr="005D13B9" w:rsidDel="00EE5A11">
          <w:rPr>
            <w:b/>
            <w:bCs/>
            <w:color w:val="000000" w:themeColor="text1"/>
            <w:sz w:val="28"/>
            <w:szCs w:val="28"/>
          </w:rPr>
          <w:delText xml:space="preserve">. </w:delText>
        </w:r>
      </w:del>
      <w:r w:rsidR="0092592C" w:rsidRPr="005D13B9">
        <w:rPr>
          <w:b/>
          <w:bCs/>
          <w:color w:val="000000" w:themeColor="text1"/>
          <w:sz w:val="28"/>
          <w:szCs w:val="28"/>
        </w:rPr>
        <w:t>Уравнение данной силы имеет вид:</w:t>
      </w:r>
    </w:p>
    <w:p w14:paraId="229F78F0" w14:textId="5490C1CC" w:rsidR="0092592C" w:rsidRPr="005D13B9" w:rsidRDefault="00000000" w:rsidP="005D13B9">
      <w:pPr>
        <w:spacing w:before="100" w:beforeAutospacing="1" w:after="24" w:line="360" w:lineRule="auto"/>
        <w:ind w:firstLine="709"/>
        <w:jc w:val="both"/>
        <w:rPr>
          <w:b/>
          <w:bCs/>
          <w:i/>
          <w:color w:val="000000" w:themeColor="text1"/>
          <w:sz w:val="28"/>
          <w:szCs w:val="28"/>
          <w:rPrChange w:id="2468" w:author="mikle" w:date="2025-10-09T20:00:00Z" w16du:dateUtc="2025-10-10T03:00:00Z">
            <w:rPr>
              <w:b/>
              <w:bCs/>
              <w:i/>
              <w:color w:val="000000" w:themeColor="text1"/>
              <w:sz w:val="28"/>
              <w:szCs w:val="28"/>
              <w:lang w:val="en-US"/>
            </w:rPr>
          </w:rPrChange>
        </w:rPr>
      </w:pPr>
      <m:oMathPara>
        <m:oMath>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dx</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rPr>
                <m:t>г</m:t>
              </m:r>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аx</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gx</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вx</m:t>
              </m:r>
            </m:sub>
          </m:sSub>
          <m:r>
            <w:ins w:id="2469" w:author="mikle" w:date="2025-10-05T22:23:00Z" w16du:dateUtc="2025-10-06T05:23:00Z">
              <m:rPr>
                <m:sty m:val="bi"/>
              </m:rPr>
              <w:rPr>
                <w:rFonts w:ascii="Cambria Math" w:hAnsi="Cambria Math"/>
                <w:color w:val="000000" w:themeColor="text1"/>
                <w:sz w:val="28"/>
                <w:szCs w:val="28"/>
                <w:lang w:val="en-US"/>
              </w:rPr>
              <m:t xml:space="preserve"> </m:t>
            </w:ins>
          </m:r>
          <m:r>
            <w:ins w:id="2470" w:author="mikle" w:date="2025-10-05T22:23:00Z" w16du:dateUtc="2025-10-06T05:23:00Z">
              <m:rPr>
                <m:sty m:val="bi"/>
              </m:rPr>
              <w:rPr>
                <w:rFonts w:ascii="Cambria Math" w:hAnsi="Cambria Math"/>
                <w:color w:val="000000" w:themeColor="text1"/>
                <w:sz w:val="28"/>
                <w:szCs w:val="28"/>
              </w:rPr>
              <m:t>(1.24)</m:t>
            </w:ins>
          </m:r>
        </m:oMath>
      </m:oMathPara>
    </w:p>
    <w:p w14:paraId="626EFB65" w14:textId="77777777" w:rsidR="00EE5A11" w:rsidRPr="005D13B9" w:rsidRDefault="0092592C" w:rsidP="005D13B9">
      <w:pPr>
        <w:spacing w:before="100" w:beforeAutospacing="1" w:after="24" w:line="360" w:lineRule="auto"/>
        <w:ind w:firstLine="709"/>
        <w:jc w:val="both"/>
        <w:rPr>
          <w:ins w:id="2471" w:author="mikle" w:date="2025-10-05T22:22:00Z" w16du:dateUtc="2025-10-06T05:22:00Z"/>
          <w:b/>
          <w:bCs/>
          <w:i/>
          <w:color w:val="000000" w:themeColor="text1"/>
          <w:sz w:val="28"/>
          <w:szCs w:val="28"/>
        </w:rPr>
      </w:pPr>
      <w:r w:rsidRPr="005D13B9">
        <w:rPr>
          <w:b/>
          <w:bCs/>
          <w:i/>
          <w:color w:val="000000" w:themeColor="text1"/>
          <w:sz w:val="28"/>
          <w:szCs w:val="28"/>
        </w:rPr>
        <w:t>Где</w:t>
      </w:r>
      <w:ins w:id="2472" w:author="mikle" w:date="2025-10-05T22:22:00Z" w16du:dateUtc="2025-10-06T05:22:00Z">
        <w:r w:rsidR="00EE5A11" w:rsidRPr="005D13B9">
          <w:rPr>
            <w:b/>
            <w:bCs/>
            <w:i/>
            <w:color w:val="000000" w:themeColor="text1"/>
            <w:sz w:val="28"/>
            <w:szCs w:val="28"/>
          </w:rPr>
          <w:t>:</w:t>
        </w:r>
      </w:ins>
    </w:p>
    <w:p w14:paraId="52FE6681" w14:textId="4B62CDD9" w:rsidR="00814FE0" w:rsidRPr="005D13B9" w:rsidRDefault="0092592C" w:rsidP="005D13B9">
      <w:pPr>
        <w:spacing w:before="100" w:beforeAutospacing="1" w:after="24" w:line="360" w:lineRule="auto"/>
        <w:ind w:firstLine="709"/>
        <w:jc w:val="both"/>
        <w:rPr>
          <w:b/>
          <w:bCs/>
          <w:i/>
          <w:color w:val="000000" w:themeColor="text1"/>
          <w:sz w:val="28"/>
          <w:szCs w:val="28"/>
        </w:rPr>
      </w:pPr>
      <w:r w:rsidRPr="005D13B9">
        <w:rPr>
          <w:b/>
          <w:bCs/>
          <w:i/>
          <w:color w:val="000000" w:themeColor="text1"/>
          <w:sz w:val="28"/>
          <w:szCs w:val="28"/>
        </w:rPr>
        <w:t xml:space="preserve"> </w:t>
      </w:r>
      <m:oMath>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dx</m:t>
            </m:r>
          </m:sub>
        </m:sSub>
        <m:r>
          <m:rPr>
            <m:sty m:val="bi"/>
          </m:rPr>
          <w:rPr>
            <w:rFonts w:ascii="Cambria Math" w:hAnsi="Cambria Math"/>
            <w:color w:val="000000" w:themeColor="text1"/>
            <w:sz w:val="28"/>
            <w:szCs w:val="28"/>
          </w:rPr>
          <m:t xml:space="preserve">-сила тяги, создаваемая движителями вдоль оси </m:t>
        </m:r>
        <m:r>
          <m:rPr>
            <m:sty m:val="bi"/>
          </m:rPr>
          <w:rPr>
            <w:rFonts w:ascii="Cambria Math" w:hAnsi="Cambria Math"/>
            <w:color w:val="000000" w:themeColor="text1"/>
            <w:sz w:val="28"/>
            <w:szCs w:val="28"/>
            <w:lang w:val="en-US"/>
          </w:rPr>
          <m:t>X</m:t>
        </m:r>
      </m:oMath>
      <w:r w:rsidRPr="005D13B9">
        <w:rPr>
          <w:b/>
          <w:bCs/>
          <w:i/>
          <w:color w:val="000000" w:themeColor="text1"/>
          <w:sz w:val="28"/>
          <w:szCs w:val="28"/>
        </w:rPr>
        <w:t>,</w:t>
      </w:r>
      <w:ins w:id="2473" w:author="mikle" w:date="2025-10-05T22:22:00Z" w16du:dateUtc="2025-10-06T05:22:00Z">
        <w:r w:rsidR="00EE5A11" w:rsidRPr="005D13B9">
          <w:rPr>
            <w:b/>
            <w:bCs/>
            <w:i/>
            <w:color w:val="000000" w:themeColor="text1"/>
            <w:sz w:val="28"/>
            <w:szCs w:val="28"/>
          </w:rPr>
          <w:t xml:space="preserve"> Н</w:t>
        </w:r>
      </w:ins>
    </w:p>
    <w:p w14:paraId="0BDB0497" w14:textId="6359748C" w:rsidR="00814FE0" w:rsidRPr="005D13B9" w:rsidRDefault="0092592C" w:rsidP="005D13B9">
      <w:pPr>
        <w:spacing w:before="100" w:beforeAutospacing="1" w:after="24" w:line="360" w:lineRule="auto"/>
        <w:ind w:firstLine="709"/>
        <w:jc w:val="both"/>
        <w:rPr>
          <w:b/>
          <w:bCs/>
          <w:i/>
          <w:color w:val="000000" w:themeColor="text1"/>
          <w:sz w:val="28"/>
          <w:szCs w:val="28"/>
        </w:rPr>
      </w:pPr>
      <w:r w:rsidRPr="005D13B9">
        <w:rPr>
          <w:b/>
          <w:bCs/>
          <w:i/>
          <w:color w:val="000000" w:themeColor="text1"/>
          <w:sz w:val="28"/>
          <w:szCs w:val="28"/>
        </w:rPr>
        <w:t xml:space="preserve"> </w:t>
      </w:r>
      <m:oMath>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rPr>
              <m:t>г</m:t>
            </m:r>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-гидродинамические вязкие силы сопротивления</m:t>
        </m:r>
      </m:oMath>
      <w:ins w:id="2474" w:author="mikle" w:date="2025-10-05T22:22:00Z" w16du:dateUtc="2025-10-06T05:22:00Z">
        <w:r w:rsidR="00EE5A11" w:rsidRPr="005D13B9">
          <w:rPr>
            <w:b/>
            <w:i/>
            <w:color w:val="000000" w:themeColor="text1"/>
            <w:sz w:val="28"/>
            <w:szCs w:val="28"/>
          </w:rPr>
          <w:t>, Н</w:t>
        </w:r>
      </w:ins>
    </w:p>
    <w:p w14:paraId="4FB1016F" w14:textId="59918E8C" w:rsidR="00814FE0" w:rsidRPr="005D13B9" w:rsidRDefault="00814FE0" w:rsidP="005D13B9">
      <w:pPr>
        <w:spacing w:before="100" w:beforeAutospacing="1" w:after="24" w:line="360" w:lineRule="auto"/>
        <w:ind w:firstLine="709"/>
        <w:jc w:val="both"/>
        <w:rPr>
          <w:b/>
          <w:bCs/>
          <w:i/>
          <w:color w:val="000000" w:themeColor="text1"/>
          <w:sz w:val="28"/>
          <w:szCs w:val="28"/>
        </w:rPr>
      </w:pPr>
      <m:oMathPara>
        <m:oMath>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rPr>
                <m:t>а</m:t>
              </m:r>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 xml:space="preserve">-проекция силы архимеда на ось </m:t>
          </m:r>
          <m:r>
            <m:rPr>
              <m:sty m:val="bi"/>
            </m:rPr>
            <w:rPr>
              <w:rFonts w:ascii="Cambria Math" w:hAnsi="Cambria Math"/>
              <w:color w:val="000000" w:themeColor="text1"/>
              <w:sz w:val="28"/>
              <w:szCs w:val="28"/>
              <w:lang w:val="en-US"/>
            </w:rPr>
            <m:t>X</m:t>
          </m:r>
          <m:r>
            <m:rPr>
              <m:sty m:val="bi"/>
            </m:rPr>
            <w:rPr>
              <w:rFonts w:ascii="Cambria Math" w:hAnsi="Cambria Math"/>
              <w:color w:val="000000" w:themeColor="text1"/>
              <w:sz w:val="28"/>
              <w:szCs w:val="28"/>
            </w:rPr>
            <m:t>,</m:t>
          </m:r>
          <m:r>
            <w:ins w:id="2475" w:author="mikle" w:date="2025-10-05T22:22:00Z" w16du:dateUtc="2025-10-06T05:22:00Z">
              <m:rPr>
                <m:sty m:val="bi"/>
              </m:rPr>
              <w:rPr>
                <w:rFonts w:ascii="Cambria Math" w:hAnsi="Cambria Math"/>
                <w:color w:val="000000" w:themeColor="text1"/>
                <w:sz w:val="28"/>
                <w:szCs w:val="28"/>
              </w:rPr>
              <m:t xml:space="preserve"> Н</m:t>
            </w:ins>
          </m:r>
        </m:oMath>
      </m:oMathPara>
    </w:p>
    <w:p w14:paraId="61979727" w14:textId="6ACB9721" w:rsidR="00814FE0" w:rsidRPr="005D13B9" w:rsidRDefault="00814FE0" w:rsidP="005D13B9">
      <w:pPr>
        <w:spacing w:before="100" w:beforeAutospacing="1" w:after="24" w:line="360" w:lineRule="auto"/>
        <w:ind w:firstLine="709"/>
        <w:jc w:val="both"/>
        <w:rPr>
          <w:b/>
          <w:bCs/>
          <w:i/>
          <w:color w:val="000000" w:themeColor="text1"/>
          <w:sz w:val="28"/>
          <w:szCs w:val="28"/>
        </w:rPr>
      </w:pPr>
      <m:oMathPara>
        <m:oMath>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gx</m:t>
              </m:r>
            </m:sub>
          </m:sSub>
          <m:r>
            <m:rPr>
              <m:sty m:val="bi"/>
            </m:rPr>
            <w:rPr>
              <w:rFonts w:ascii="Cambria Math" w:hAnsi="Cambria Math"/>
              <w:color w:val="000000" w:themeColor="text1"/>
              <w:sz w:val="28"/>
              <w:szCs w:val="28"/>
            </w:rPr>
            <m:t>-проекция на данную ось силы тяжести,</m:t>
          </m:r>
          <m:r>
            <w:ins w:id="2476" w:author="mikle" w:date="2025-10-05T22:22:00Z" w16du:dateUtc="2025-10-06T05:22:00Z">
              <m:rPr>
                <m:sty m:val="bi"/>
              </m:rPr>
              <w:rPr>
                <w:rFonts w:ascii="Cambria Math" w:hAnsi="Cambria Math"/>
                <w:color w:val="000000" w:themeColor="text1"/>
                <w:sz w:val="28"/>
                <w:szCs w:val="28"/>
              </w:rPr>
              <m:t xml:space="preserve"> Н</m:t>
            </w:ins>
          </m:r>
        </m:oMath>
      </m:oMathPara>
    </w:p>
    <w:p w14:paraId="6507E8BE" w14:textId="3B0E9D38" w:rsidR="0092592C" w:rsidRPr="005D13B9" w:rsidRDefault="00814FE0" w:rsidP="005D13B9">
      <w:pPr>
        <w:spacing w:before="100" w:beforeAutospacing="1" w:after="24" w:line="360" w:lineRule="auto"/>
        <w:ind w:firstLine="709"/>
        <w:jc w:val="both"/>
        <w:rPr>
          <w:b/>
          <w:bCs/>
          <w:i/>
          <w:color w:val="000000" w:themeColor="text1"/>
          <w:sz w:val="28"/>
          <w:szCs w:val="28"/>
        </w:rPr>
      </w:pPr>
      <m:oMathPara>
        <m:oMath>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rPr>
                <m:t>в</m:t>
              </m:r>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 xml:space="preserve">-проекция возмущающего воздействия на ось </m:t>
          </m:r>
          <m:r>
            <m:rPr>
              <m:sty m:val="bi"/>
            </m:rPr>
            <w:rPr>
              <w:rFonts w:ascii="Cambria Math" w:hAnsi="Cambria Math"/>
              <w:color w:val="000000" w:themeColor="text1"/>
              <w:sz w:val="28"/>
              <w:szCs w:val="28"/>
              <w:lang w:val="en-US"/>
            </w:rPr>
            <m:t>X</m:t>
          </m:r>
          <m:r>
            <w:ins w:id="2477" w:author="mikle" w:date="2025-10-05T22:22:00Z" w16du:dateUtc="2025-10-06T05:22:00Z">
              <m:rPr>
                <m:sty m:val="bi"/>
              </m:rPr>
              <w:rPr>
                <w:rFonts w:ascii="Cambria Math" w:hAnsi="Cambria Math"/>
                <w:color w:val="000000" w:themeColor="text1"/>
                <w:sz w:val="28"/>
                <w:szCs w:val="28"/>
              </w:rPr>
              <m:t>, Н</m:t>
            </w:ins>
          </m:r>
          <m:r>
            <w:del w:id="2478" w:author="mikle" w:date="2025-10-05T22:22:00Z" w16du:dateUtc="2025-10-06T05:22:00Z">
              <m:rPr>
                <m:sty m:val="bi"/>
              </m:rPr>
              <w:rPr>
                <w:rFonts w:ascii="Cambria Math" w:hAnsi="Cambria Math"/>
                <w:color w:val="000000" w:themeColor="text1"/>
                <w:sz w:val="28"/>
                <w:szCs w:val="28"/>
              </w:rPr>
              <m:t>.</m:t>
            </w:del>
          </m:r>
          <m:r>
            <m:rPr>
              <m:sty m:val="bi"/>
            </m:rPr>
            <w:rPr>
              <w:rFonts w:ascii="Cambria Math" w:hAnsi="Cambria Math"/>
              <w:color w:val="000000" w:themeColor="text1"/>
              <w:sz w:val="28"/>
              <w:szCs w:val="28"/>
            </w:rPr>
            <m:t xml:space="preserve"> </m:t>
          </m:r>
        </m:oMath>
      </m:oMathPara>
    </w:p>
    <w:p w14:paraId="069E78F2" w14:textId="4A5DF71B" w:rsidR="008253CF" w:rsidRPr="005D13B9" w:rsidRDefault="00EE5A11" w:rsidP="005D13B9">
      <w:pPr>
        <w:spacing w:before="100" w:beforeAutospacing="1" w:after="24" w:line="360" w:lineRule="auto"/>
        <w:ind w:firstLine="709"/>
        <w:jc w:val="both"/>
        <w:rPr>
          <w:b/>
          <w:bCs/>
          <w:color w:val="000000" w:themeColor="text1"/>
          <w:sz w:val="28"/>
          <w:szCs w:val="28"/>
        </w:rPr>
      </w:pPr>
      <w:ins w:id="2479" w:author="mikle" w:date="2025-10-05T22:23:00Z" w16du:dateUtc="2025-10-06T05:23:00Z">
        <w:r w:rsidRPr="005D13B9">
          <w:rPr>
            <w:iCs/>
            <w:color w:val="000000" w:themeColor="text1"/>
            <w:sz w:val="28"/>
            <w:szCs w:val="28"/>
          </w:rPr>
          <w:t>Величиной силы Архимеда в формуле (1.24) мы можем пренебречь, так как движемся</w:t>
        </w:r>
      </w:ins>
      <w:ins w:id="2480" w:author="mikle" w:date="2025-10-05T22:24:00Z" w16du:dateUtc="2025-10-06T05:24:00Z">
        <w:r w:rsidRPr="005D13B9">
          <w:rPr>
            <w:iCs/>
            <w:color w:val="000000" w:themeColor="text1"/>
            <w:sz w:val="28"/>
            <w:szCs w:val="28"/>
          </w:rPr>
          <w:t xml:space="preserve"> строго в плоскости горизонта с нулевыми углами крена и дифферента</w:t>
        </w:r>
      </w:ins>
      <w:del w:id="2481" w:author="mikle" w:date="2025-10-05T22:23:00Z" w16du:dateUtc="2025-10-06T05:23:00Z">
        <w:r w:rsidR="00814FE0" w:rsidRPr="005D13B9" w:rsidDel="00EE5A11">
          <w:rPr>
            <w:iCs/>
            <w:color w:val="000000" w:themeColor="text1"/>
            <w:sz w:val="28"/>
            <w:szCs w:val="28"/>
          </w:rPr>
          <w:delText xml:space="preserve">Рассмотрим несколько допущений аналогично расчетам динамической модели контура курса. В качестве сил, оказывающих существенное влияние на динамическую модель, мы рассмотрим только силу тяги движителей, </w:delText>
        </w:r>
      </w:del>
      <m:oMath>
        <m:r>
          <w:del w:id="2482" w:author="mikle" w:date="2025-10-05T22:23:00Z" w16du:dateUtc="2025-10-06T05:23:00Z">
            <m:rPr>
              <m:sty m:val="bi"/>
            </m:rPr>
            <w:rPr>
              <w:rFonts w:ascii="Cambria Math" w:hAnsi="Cambria Math"/>
              <w:color w:val="000000" w:themeColor="text1"/>
              <w:sz w:val="28"/>
              <w:szCs w:val="28"/>
            </w:rPr>
            <m:t>гидродинамические вязкие силы сопротивления</m:t>
          </w:del>
        </m:r>
      </m:oMath>
      <w:del w:id="2483" w:author="mikle" w:date="2025-10-05T22:23:00Z" w16du:dateUtc="2025-10-06T05:23:00Z">
        <w:r w:rsidR="00814FE0" w:rsidRPr="005D13B9" w:rsidDel="00EE5A11">
          <w:rPr>
            <w:b/>
            <w:bCs/>
            <w:color w:val="000000" w:themeColor="text1"/>
            <w:sz w:val="28"/>
            <w:szCs w:val="28"/>
          </w:rPr>
          <w:delText xml:space="preserve"> и проекцию возмущающего воздействия на ось </w:delText>
        </w:r>
        <w:r w:rsidR="00814FE0" w:rsidRPr="005D13B9" w:rsidDel="00EE5A11">
          <w:rPr>
            <w:b/>
            <w:bCs/>
            <w:color w:val="000000" w:themeColor="text1"/>
            <w:sz w:val="28"/>
            <w:szCs w:val="28"/>
            <w:lang w:val="en-US"/>
          </w:rPr>
          <w:delText>X</w:delText>
        </w:r>
      </w:del>
      <w:r w:rsidR="00814FE0" w:rsidRPr="005D13B9">
        <w:rPr>
          <w:b/>
          <w:bCs/>
          <w:color w:val="000000" w:themeColor="text1"/>
          <w:sz w:val="28"/>
          <w:szCs w:val="28"/>
        </w:rPr>
        <w:t xml:space="preserve">. </w:t>
      </w:r>
    </w:p>
    <w:p w14:paraId="6DC6B4BD" w14:textId="166EC1C3" w:rsidR="00814FE0" w:rsidRPr="005D13B9" w:rsidRDefault="00814FE0" w:rsidP="005D13B9">
      <w:pPr>
        <w:spacing w:before="100" w:beforeAutospacing="1" w:after="24" w:line="360" w:lineRule="auto"/>
        <w:ind w:firstLine="709"/>
        <w:jc w:val="both"/>
        <w:rPr>
          <w:b/>
          <w:bCs/>
          <w:color w:val="000000" w:themeColor="text1"/>
          <w:sz w:val="28"/>
          <w:szCs w:val="28"/>
        </w:rPr>
      </w:pPr>
      <w:r w:rsidRPr="005D13B9">
        <w:rPr>
          <w:b/>
          <w:bCs/>
          <w:color w:val="000000" w:themeColor="text1"/>
          <w:sz w:val="28"/>
          <w:szCs w:val="28"/>
        </w:rPr>
        <w:t xml:space="preserve">Проекцию силы гравитации </w:t>
      </w:r>
      <w:ins w:id="2484" w:author="mikle" w:date="2025-10-05T22:24:00Z" w16du:dateUtc="2025-10-06T05:24:00Z">
        <w:r w:rsidR="00EE5A11" w:rsidRPr="005D13B9">
          <w:rPr>
            <w:b/>
            <w:bCs/>
            <w:color w:val="000000" w:themeColor="text1"/>
            <w:sz w:val="28"/>
            <w:szCs w:val="28"/>
          </w:rPr>
          <w:t xml:space="preserve">в формуле (1.24) </w:t>
        </w:r>
      </w:ins>
      <w:r w:rsidRPr="005D13B9">
        <w:rPr>
          <w:b/>
          <w:bCs/>
          <w:color w:val="000000" w:themeColor="text1"/>
          <w:sz w:val="28"/>
          <w:szCs w:val="28"/>
        </w:rPr>
        <w:t xml:space="preserve">мы принимаем за 0, так как одним из важных допущений при построении динамической модели контура марша является равенство углов крена и дифферента нулю, что позволяет принять направление воздействия силы гравитации </w:t>
      </w:r>
      <w:r w:rsidRPr="005D13B9">
        <w:rPr>
          <w:b/>
          <w:bCs/>
          <w:color w:val="000000" w:themeColor="text1"/>
          <w:sz w:val="28"/>
          <w:szCs w:val="28"/>
        </w:rPr>
        <w:lastRenderedPageBreak/>
        <w:t xml:space="preserve">соосным с нормалью подводного аппарата, а из этого следует равенство проекции этой силы на ось </w:t>
      </w:r>
      <w:r w:rsidRPr="005D13B9">
        <w:rPr>
          <w:b/>
          <w:bCs/>
          <w:color w:val="000000" w:themeColor="text1"/>
          <w:sz w:val="28"/>
          <w:szCs w:val="28"/>
          <w:lang w:val="en-US"/>
        </w:rPr>
        <w:t>X</w:t>
      </w:r>
      <w:r w:rsidRPr="005D13B9">
        <w:rPr>
          <w:b/>
          <w:bCs/>
          <w:color w:val="000000" w:themeColor="text1"/>
          <w:sz w:val="28"/>
          <w:szCs w:val="28"/>
        </w:rPr>
        <w:t xml:space="preserve"> нулю.</w:t>
      </w:r>
    </w:p>
    <w:p w14:paraId="78323F47" w14:textId="2C253162" w:rsidR="008253CF" w:rsidRPr="005D13B9" w:rsidRDefault="008253CF"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Гидродинамические силы сопротивления</w:t>
      </w:r>
      <w:ins w:id="2485" w:author="mikle" w:date="2025-10-05T22:24:00Z" w16du:dateUtc="2025-10-06T05:24:00Z">
        <w:r w:rsidR="00EE5A11" w:rsidRPr="005D13B9">
          <w:rPr>
            <w:iCs/>
            <w:color w:val="000000" w:themeColor="text1"/>
            <w:sz w:val="28"/>
            <w:szCs w:val="28"/>
          </w:rPr>
          <w:t xml:space="preserve"> в формуле (1.24)</w:t>
        </w:r>
      </w:ins>
      <w:r w:rsidRPr="005D13B9">
        <w:rPr>
          <w:iCs/>
          <w:color w:val="000000" w:themeColor="text1"/>
          <w:sz w:val="28"/>
          <w:szCs w:val="28"/>
        </w:rPr>
        <w:t xml:space="preserve"> вязкостной природы по аналогии с контуром курса мы распишем, опираясь на циркуляционно-отрывную теорию обтекания. Таким образом, для данных сил мы получаем следующее уравнение:</w:t>
      </w:r>
    </w:p>
    <w:p w14:paraId="0B1450A2" w14:textId="115FD555" w:rsidR="008253CF" w:rsidRPr="005D13B9" w:rsidRDefault="00000000" w:rsidP="005D13B9">
      <w:pPr>
        <w:spacing w:before="100" w:beforeAutospacing="1" w:after="24" w:line="360" w:lineRule="auto"/>
        <w:ind w:firstLine="709"/>
        <w:jc w:val="both"/>
        <w:rPr>
          <w:i/>
          <w:iCs/>
          <w:color w:val="000000" w:themeColor="text1"/>
          <w:sz w:val="28"/>
          <w:szCs w:val="28"/>
          <w:rPrChange w:id="2486" w:author="mikle" w:date="2025-10-09T20:00:00Z" w16du:dateUtc="2025-10-10T03:00:00Z">
            <w:rPr>
              <w:iCs/>
              <w:color w:val="000000" w:themeColor="text1"/>
              <w:sz w:val="28"/>
              <w:szCs w:val="28"/>
            </w:rPr>
          </w:rPrChange>
        </w:rPr>
      </w:pPr>
      <m:oMathPara>
        <m:oMath>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rPr>
                <m:t>г</m:t>
              </m:r>
              <m:r>
                <m:rPr>
                  <m:sty m:val="bi"/>
                </m:rP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lang w:val="en-US"/>
            </w:rPr>
            <m:t xml:space="preserve">= </m:t>
          </m:r>
          <m:r>
            <m:rPr>
              <m:sty m:val="bi"/>
            </m:rPr>
            <w:rPr>
              <w:rFonts w:ascii="Cambria Math" w:hAnsi="Cambria Math"/>
              <w:color w:val="000000" w:themeColor="text1"/>
              <w:sz w:val="28"/>
              <w:szCs w:val="28"/>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vx1</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r>
            <w:rPr>
              <w:rFonts w:ascii="Cambria Math" w:hAnsi="Cambria Math"/>
              <w:color w:val="000000" w:themeColor="text1"/>
              <w:sz w:val="28"/>
              <w:szCs w:val="28"/>
              <w:lang w:val="en-US"/>
            </w:rPr>
            <m:t>*</m:t>
          </m:r>
          <m:d>
            <m:dPr>
              <m:begChr m:val="|"/>
              <m:endChr m:val="|"/>
              <m:ctrlPr>
                <w:rPr>
                  <w:rFonts w:ascii="Cambria Math" w:hAnsi="Cambria Math"/>
                  <w:i/>
                  <w:iCs/>
                  <w:color w:val="000000" w:themeColor="text1"/>
                  <w:sz w:val="28"/>
                  <w:szCs w:val="28"/>
                  <w:lang w:val="en-US"/>
                </w:rPr>
              </m:ctrlPr>
            </m:dPr>
            <m:e>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e>
          </m:d>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vx2</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r>
            <w:ins w:id="2487" w:author="mikle" w:date="2025-10-05T22:24:00Z" w16du:dateUtc="2025-10-06T05:24:00Z">
              <w:rPr>
                <w:rFonts w:ascii="Cambria Math" w:hAnsi="Cambria Math"/>
                <w:color w:val="000000" w:themeColor="text1"/>
                <w:sz w:val="28"/>
                <w:szCs w:val="28"/>
                <w:lang w:val="en-US"/>
              </w:rPr>
              <m:t xml:space="preserve"> </m:t>
            </w:ins>
          </m:r>
          <m:r>
            <w:ins w:id="2488" w:author="mikle" w:date="2025-10-05T22:24:00Z" w16du:dateUtc="2025-10-06T05:24:00Z">
              <w:rPr>
                <w:rFonts w:ascii="Cambria Math" w:hAnsi="Cambria Math"/>
                <w:color w:val="000000" w:themeColor="text1"/>
                <w:sz w:val="28"/>
                <w:szCs w:val="28"/>
              </w:rPr>
              <m:t>(1.</m:t>
            </w:ins>
          </m:r>
          <m:r>
            <w:ins w:id="2489" w:author="mikle" w:date="2025-10-05T22:25:00Z" w16du:dateUtc="2025-10-06T05:25:00Z">
              <w:rPr>
                <w:rFonts w:ascii="Cambria Math" w:hAnsi="Cambria Math"/>
                <w:color w:val="000000" w:themeColor="text1"/>
                <w:sz w:val="28"/>
                <w:szCs w:val="28"/>
              </w:rPr>
              <m:t>25)</m:t>
            </w:ins>
          </m:r>
        </m:oMath>
      </m:oMathPara>
    </w:p>
    <w:p w14:paraId="58FED1D7" w14:textId="3D87EA68" w:rsidR="0092592C" w:rsidRPr="005D13B9" w:rsidRDefault="008253CF" w:rsidP="005D13B9">
      <w:pPr>
        <w:spacing w:before="100" w:beforeAutospacing="1" w:after="24" w:line="360" w:lineRule="auto"/>
        <w:ind w:firstLine="709"/>
        <w:jc w:val="both"/>
        <w:rPr>
          <w:iCs/>
          <w:color w:val="000000" w:themeColor="text1"/>
          <w:sz w:val="28"/>
          <w:szCs w:val="28"/>
        </w:rPr>
      </w:pPr>
      <w:del w:id="2490" w:author="mikle" w:date="2025-10-05T22:25:00Z" w16du:dateUtc="2025-10-06T05:25:00Z">
        <w:r w:rsidRPr="005D13B9" w:rsidDel="00EE5A11">
          <w:rPr>
            <w:iCs/>
            <w:color w:val="000000" w:themeColor="text1"/>
            <w:sz w:val="28"/>
            <w:szCs w:val="28"/>
          </w:rPr>
          <w:delText>Принимая в учет все вышеперечисленные зависимости</w:delText>
        </w:r>
      </w:del>
      <w:ins w:id="2491" w:author="mikle" w:date="2025-10-05T22:25:00Z" w16du:dateUtc="2025-10-06T05:25:00Z">
        <w:r w:rsidR="00EE5A11" w:rsidRPr="005D13B9">
          <w:rPr>
            <w:iCs/>
            <w:color w:val="000000" w:themeColor="text1"/>
            <w:sz w:val="28"/>
            <w:szCs w:val="28"/>
          </w:rPr>
          <w:t>Исходя из формул (1.24) и (1.25)</w:t>
        </w:r>
      </w:ins>
      <w:r w:rsidR="00814FE0" w:rsidRPr="005D13B9">
        <w:rPr>
          <w:iCs/>
          <w:color w:val="000000" w:themeColor="text1"/>
          <w:sz w:val="28"/>
          <w:szCs w:val="28"/>
        </w:rPr>
        <w:t xml:space="preserve">, </w:t>
      </w:r>
      <w:del w:id="2492" w:author="mikle" w:date="2025-10-05T22:25:00Z" w16du:dateUtc="2025-10-06T05:25:00Z">
        <w:r w:rsidR="00814FE0" w:rsidRPr="005D13B9" w:rsidDel="00EE5A11">
          <w:rPr>
            <w:iCs/>
            <w:color w:val="000000" w:themeColor="text1"/>
            <w:sz w:val="28"/>
            <w:szCs w:val="28"/>
          </w:rPr>
          <w:delText xml:space="preserve">уравнение </w:delText>
        </w:r>
      </w:del>
      <w:ins w:id="2493" w:author="mikle" w:date="2025-10-05T22:25:00Z" w16du:dateUtc="2025-10-06T05:25:00Z">
        <w:r w:rsidR="00EE5A11" w:rsidRPr="005D13B9">
          <w:rPr>
            <w:iCs/>
            <w:color w:val="000000" w:themeColor="text1"/>
            <w:sz w:val="28"/>
            <w:szCs w:val="28"/>
          </w:rPr>
          <w:t xml:space="preserve">формула </w:t>
        </w:r>
      </w:ins>
      <w:r w:rsidR="00814FE0" w:rsidRPr="005D13B9">
        <w:rPr>
          <w:iCs/>
          <w:color w:val="000000" w:themeColor="text1"/>
          <w:sz w:val="28"/>
          <w:szCs w:val="28"/>
        </w:rPr>
        <w:t xml:space="preserve">динамической модели </w:t>
      </w:r>
      <w:r w:rsidRPr="005D13B9">
        <w:rPr>
          <w:iCs/>
          <w:color w:val="000000" w:themeColor="text1"/>
          <w:sz w:val="28"/>
          <w:szCs w:val="28"/>
        </w:rPr>
        <w:t>ПА при движении по маршу принимает вид</w:t>
      </w:r>
      <w:r w:rsidR="0092592C" w:rsidRPr="005D13B9">
        <w:rPr>
          <w:iCs/>
          <w:color w:val="000000" w:themeColor="text1"/>
          <w:sz w:val="28"/>
          <w:szCs w:val="28"/>
        </w:rPr>
        <w:t>:</w:t>
      </w:r>
    </w:p>
    <w:p w14:paraId="42C51CB1" w14:textId="130C05FC" w:rsidR="0092592C" w:rsidRPr="005D13B9" w:rsidRDefault="00000000" w:rsidP="005D13B9">
      <w:pPr>
        <w:spacing w:before="100" w:beforeAutospacing="1" w:after="24" w:line="360" w:lineRule="auto"/>
        <w:ind w:firstLine="709"/>
        <w:jc w:val="both"/>
        <w:rPr>
          <w:b/>
          <w:bCs/>
          <w:i/>
          <w:color w:val="000000" w:themeColor="text1"/>
          <w:sz w:val="28"/>
          <w:szCs w:val="28"/>
          <w:rPrChange w:id="2494" w:author="mikle" w:date="2025-10-09T20:00:00Z" w16du:dateUtc="2025-10-10T03:00:00Z">
            <w:rPr>
              <w:b/>
              <w:bCs/>
              <w:color w:val="000000" w:themeColor="text1"/>
              <w:sz w:val="28"/>
              <w:szCs w:val="28"/>
            </w:rPr>
          </w:rPrChange>
        </w:rPr>
      </w:pPr>
      <m:oMathPara>
        <m:oMath>
          <m:d>
            <m:dPr>
              <m:ctrlPr>
                <w:rPr>
                  <w:rFonts w:ascii="Cambria Math" w:hAnsi="Cambria Math"/>
                  <w:b/>
                  <w:bCs/>
                  <w:i/>
                  <w:color w:val="000000" w:themeColor="text1"/>
                  <w:sz w:val="28"/>
                  <w:szCs w:val="28"/>
                  <w:lang w:val="en-US"/>
                </w:rPr>
              </m:ctrlPr>
            </m:dPr>
            <m:e>
              <m:r>
                <m:rPr>
                  <m:sty m:val="bi"/>
                </m:rPr>
                <w:rPr>
                  <w:rFonts w:ascii="Cambria Math" w:hAnsi="Cambria Math"/>
                  <w:color w:val="000000" w:themeColor="text1"/>
                  <w:sz w:val="28"/>
                  <w:szCs w:val="28"/>
                  <w:lang w:val="en-US"/>
                </w:rPr>
                <m:t>m+</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11</m:t>
                  </m:r>
                </m:sub>
              </m:sSub>
            </m:e>
          </m:d>
          <m:r>
            <m:rPr>
              <m:sty m:val="bi"/>
            </m:rPr>
            <w:rPr>
              <w:rFonts w:ascii="Cambria Math" w:hAnsi="Cambria Math"/>
              <w:color w:val="000000" w:themeColor="text1"/>
              <w:sz w:val="28"/>
              <w:szCs w:val="28"/>
              <w:lang w:val="en-US"/>
            </w:rPr>
            <m:t>*</m:t>
          </m:r>
          <m:acc>
            <m:accPr>
              <m:chr m:val="̇"/>
              <m:ctrlPr>
                <w:rPr>
                  <w:rFonts w:ascii="Cambria Math" w:hAnsi="Cambria Math"/>
                  <w:b/>
                  <w:bCs/>
                  <w:i/>
                  <w:color w:val="000000" w:themeColor="text1"/>
                  <w:sz w:val="28"/>
                  <w:szCs w:val="28"/>
                  <w:lang w:val="en-US"/>
                </w:rPr>
              </m:ctrlPr>
            </m:acc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v</m:t>
                  </m:r>
                </m:e>
                <m:sub>
                  <m:r>
                    <m:rPr>
                      <m:sty m:val="bi"/>
                    </m:rPr>
                    <w:rPr>
                      <w:rFonts w:ascii="Cambria Math" w:hAnsi="Cambria Math"/>
                      <w:color w:val="000000" w:themeColor="text1"/>
                      <w:sz w:val="28"/>
                      <w:szCs w:val="28"/>
                      <w:lang w:val="en-US"/>
                    </w:rPr>
                    <m:t>x</m:t>
                  </m:r>
                </m:sub>
              </m:sSub>
            </m:e>
          </m:acc>
          <m:r>
            <m:rPr>
              <m:sty m:val="bi"/>
            </m:rPr>
            <w:rPr>
              <w:rFonts w:ascii="Cambria Math" w:hAnsi="Cambria Math"/>
              <w:color w:val="000000" w:themeColor="text1"/>
              <w:sz w:val="28"/>
              <w:szCs w:val="28"/>
              <w:lang w:val="en-US"/>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dx</m:t>
              </m:r>
            </m:sub>
          </m:sSub>
          <m:r>
            <m:rPr>
              <m:sty m:val="bi"/>
            </m:rPr>
            <w:rPr>
              <w:rFonts w:ascii="Cambria Math" w:hAnsi="Cambria Math"/>
              <w:color w:val="000000" w:themeColor="text1"/>
              <w:sz w:val="28"/>
              <w:szCs w:val="28"/>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vx1</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r>
            <w:rPr>
              <w:rFonts w:ascii="Cambria Math" w:hAnsi="Cambria Math"/>
              <w:color w:val="000000" w:themeColor="text1"/>
              <w:sz w:val="28"/>
              <w:szCs w:val="28"/>
              <w:lang w:val="en-US"/>
            </w:rPr>
            <m:t>*</m:t>
          </m:r>
          <m:d>
            <m:dPr>
              <m:begChr m:val="|"/>
              <m:endChr m:val="|"/>
              <m:ctrlPr>
                <w:rPr>
                  <w:rFonts w:ascii="Cambria Math" w:hAnsi="Cambria Math"/>
                  <w:i/>
                  <w:iCs/>
                  <w:color w:val="000000" w:themeColor="text1"/>
                  <w:sz w:val="28"/>
                  <w:szCs w:val="28"/>
                  <w:lang w:val="en-US"/>
                </w:rPr>
              </m:ctrlPr>
            </m:dPr>
            <m:e>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e>
          </m:d>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vx2</m:t>
              </m:r>
            </m:sub>
          </m:sSub>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вx</m:t>
              </m:r>
            </m:sub>
          </m:sSub>
          <m:r>
            <w:ins w:id="2495" w:author="mikle" w:date="2025-10-05T22:25:00Z" w16du:dateUtc="2025-10-06T05:25:00Z">
              <m:rPr>
                <m:sty m:val="bi"/>
              </m:rPr>
              <w:rPr>
                <w:rFonts w:ascii="Cambria Math" w:hAnsi="Cambria Math"/>
                <w:color w:val="000000" w:themeColor="text1"/>
                <w:sz w:val="28"/>
                <w:szCs w:val="28"/>
                <w:lang w:val="en-US"/>
              </w:rPr>
              <m:t xml:space="preserve"> </m:t>
            </w:ins>
          </m:r>
          <m:r>
            <w:ins w:id="2496" w:author="mikle" w:date="2025-10-05T22:25:00Z" w16du:dateUtc="2025-10-06T05:25:00Z">
              <m:rPr>
                <m:sty m:val="bi"/>
              </m:rPr>
              <w:rPr>
                <w:rFonts w:ascii="Cambria Math" w:hAnsi="Cambria Math"/>
                <w:color w:val="000000" w:themeColor="text1"/>
                <w:sz w:val="28"/>
                <w:szCs w:val="28"/>
              </w:rPr>
              <m:t>(1.26)</m:t>
            </w:ins>
          </m:r>
        </m:oMath>
      </m:oMathPara>
    </w:p>
    <w:p w14:paraId="1EEA883F" w14:textId="09354C29" w:rsidR="0092592C" w:rsidRPr="005D13B9" w:rsidRDefault="0092592C" w:rsidP="005D13B9">
      <w:pPr>
        <w:spacing w:before="100" w:beforeAutospacing="1" w:after="24" w:line="360" w:lineRule="auto"/>
        <w:ind w:firstLine="709"/>
        <w:jc w:val="both"/>
        <w:rPr>
          <w:ins w:id="2497" w:author="mikle" w:date="2025-10-05T22:32:00Z" w16du:dateUtc="2025-10-06T05:32:00Z"/>
          <w:b/>
          <w:bCs/>
          <w:color w:val="000000" w:themeColor="text1"/>
          <w:sz w:val="28"/>
          <w:szCs w:val="28"/>
        </w:rPr>
      </w:pPr>
      <w:del w:id="2498" w:author="mikle" w:date="2025-10-05T22:25:00Z" w16du:dateUtc="2025-10-06T05:25:00Z">
        <w:r w:rsidRPr="005D13B9" w:rsidDel="00EE5A11">
          <w:rPr>
            <w:b/>
            <w:bCs/>
            <w:color w:val="000000" w:themeColor="text1"/>
            <w:sz w:val="28"/>
            <w:szCs w:val="28"/>
          </w:rPr>
          <w:delText>Данное уравнение</w:delText>
        </w:r>
      </w:del>
      <w:ins w:id="2499" w:author="mikle" w:date="2025-10-05T22:40:00Z" w16du:dateUtc="2025-10-06T05:40:00Z">
        <w:r w:rsidR="009505A2" w:rsidRPr="005D13B9">
          <w:rPr>
            <w:b/>
            <w:bCs/>
            <w:color w:val="000000" w:themeColor="text1"/>
            <w:sz w:val="28"/>
            <w:szCs w:val="28"/>
          </w:rPr>
          <w:t>Уравнение</w:t>
        </w:r>
      </w:ins>
      <w:ins w:id="2500" w:author="mikle" w:date="2025-10-05T22:25:00Z" w16du:dateUtc="2025-10-06T05:25:00Z">
        <w:r w:rsidR="00EE5A11" w:rsidRPr="005D13B9">
          <w:rPr>
            <w:b/>
            <w:bCs/>
            <w:color w:val="000000" w:themeColor="text1"/>
            <w:sz w:val="28"/>
            <w:szCs w:val="28"/>
          </w:rPr>
          <w:t xml:space="preserve"> (1.26)</w:t>
        </w:r>
      </w:ins>
      <w:r w:rsidRPr="005D13B9">
        <w:rPr>
          <w:b/>
          <w:bCs/>
          <w:color w:val="000000" w:themeColor="text1"/>
          <w:sz w:val="28"/>
          <w:szCs w:val="28"/>
        </w:rPr>
        <w:t xml:space="preserve"> будет реализовано в нашей системе управления траекторным движением ПА</w:t>
      </w:r>
      <w:ins w:id="2501" w:author="mikle" w:date="2025-10-05T22:32:00Z" w16du:dateUtc="2025-10-06T05:32:00Z">
        <w:r w:rsidR="009505A2" w:rsidRPr="005D13B9">
          <w:rPr>
            <w:b/>
            <w:bCs/>
            <w:color w:val="000000" w:themeColor="text1"/>
            <w:sz w:val="28"/>
            <w:szCs w:val="28"/>
          </w:rPr>
          <w:t xml:space="preserve">, </w:t>
        </w:r>
      </w:ins>
      <w:ins w:id="2502" w:author="mikle" w:date="2025-10-05T22:40:00Z" w16du:dateUtc="2025-10-06T05:40:00Z">
        <w:r w:rsidR="009505A2" w:rsidRPr="005D13B9">
          <w:rPr>
            <w:b/>
            <w:bCs/>
            <w:color w:val="000000" w:themeColor="text1"/>
            <w:sz w:val="28"/>
            <w:szCs w:val="28"/>
          </w:rPr>
          <w:t>представленной</w:t>
        </w:r>
      </w:ins>
      <w:ins w:id="2503" w:author="mikle" w:date="2025-10-05T22:32:00Z" w16du:dateUtc="2025-10-06T05:32:00Z">
        <w:r w:rsidR="009505A2" w:rsidRPr="005D13B9">
          <w:rPr>
            <w:b/>
            <w:bCs/>
            <w:color w:val="000000" w:themeColor="text1"/>
            <w:sz w:val="28"/>
            <w:szCs w:val="28"/>
          </w:rPr>
          <w:t xml:space="preserve"> на рисунке 1.</w:t>
        </w:r>
      </w:ins>
      <w:ins w:id="2504" w:author="mikle" w:date="2025-10-09T16:59:00Z" w16du:dateUtc="2025-10-09T23:59:00Z">
        <w:r w:rsidR="00E376B5" w:rsidRPr="005D13B9">
          <w:rPr>
            <w:b/>
            <w:bCs/>
            <w:color w:val="000000" w:themeColor="text1"/>
            <w:sz w:val="28"/>
            <w:szCs w:val="28"/>
          </w:rPr>
          <w:t>7</w:t>
        </w:r>
      </w:ins>
      <w:ins w:id="2505" w:author="mikle" w:date="2025-10-05T22:32:00Z" w16du:dateUtc="2025-10-06T05:32:00Z">
        <w:r w:rsidR="009505A2" w:rsidRPr="005D13B9">
          <w:rPr>
            <w:b/>
            <w:bCs/>
            <w:color w:val="000000" w:themeColor="text1"/>
            <w:sz w:val="28"/>
            <w:szCs w:val="28"/>
          </w:rPr>
          <w:t>,</w:t>
        </w:r>
      </w:ins>
      <w:r w:rsidRPr="005D13B9">
        <w:rPr>
          <w:b/>
          <w:bCs/>
          <w:color w:val="000000" w:themeColor="text1"/>
          <w:sz w:val="28"/>
          <w:szCs w:val="28"/>
        </w:rPr>
        <w:t xml:space="preserve"> в плоскости горизонта, как модели динамики </w:t>
      </w:r>
      <w:r w:rsidR="008253CF" w:rsidRPr="005D13B9">
        <w:rPr>
          <w:b/>
          <w:bCs/>
          <w:color w:val="000000" w:themeColor="text1"/>
          <w:sz w:val="28"/>
          <w:szCs w:val="28"/>
        </w:rPr>
        <w:t>поступательного</w:t>
      </w:r>
      <w:r w:rsidRPr="005D13B9">
        <w:rPr>
          <w:b/>
          <w:bCs/>
          <w:color w:val="000000" w:themeColor="text1"/>
          <w:sz w:val="28"/>
          <w:szCs w:val="28"/>
        </w:rPr>
        <w:t xml:space="preserve"> движения аппарата. В качестве входных сигналов в нашей модели выступают </w:t>
      </w:r>
      <w:r w:rsidR="008253CF" w:rsidRPr="005D13B9">
        <w:rPr>
          <w:b/>
          <w:bCs/>
          <w:color w:val="000000" w:themeColor="text1"/>
          <w:sz w:val="28"/>
          <w:szCs w:val="28"/>
        </w:rPr>
        <w:t>сила</w:t>
      </w:r>
      <w:r w:rsidRPr="005D13B9">
        <w:rPr>
          <w:b/>
          <w:bCs/>
          <w:color w:val="000000" w:themeColor="text1"/>
          <w:sz w:val="28"/>
          <w:szCs w:val="28"/>
        </w:rPr>
        <w:t xml:space="preserve"> тяги движителей и </w:t>
      </w:r>
      <w:r w:rsidR="008253CF" w:rsidRPr="005D13B9">
        <w:rPr>
          <w:b/>
          <w:bCs/>
          <w:color w:val="000000" w:themeColor="text1"/>
          <w:sz w:val="28"/>
          <w:szCs w:val="28"/>
        </w:rPr>
        <w:t>возмущающая сила</w:t>
      </w:r>
      <w:r w:rsidRPr="005D13B9">
        <w:rPr>
          <w:b/>
          <w:bCs/>
          <w:color w:val="000000" w:themeColor="text1"/>
          <w:sz w:val="28"/>
          <w:szCs w:val="28"/>
        </w:rPr>
        <w:t xml:space="preserve">, поэтому для дальнейшего анализа контура </w:t>
      </w:r>
      <w:r w:rsidR="008253CF" w:rsidRPr="005D13B9">
        <w:rPr>
          <w:b/>
          <w:bCs/>
          <w:color w:val="000000" w:themeColor="text1"/>
          <w:sz w:val="28"/>
          <w:szCs w:val="28"/>
        </w:rPr>
        <w:t>марша</w:t>
      </w:r>
      <w:r w:rsidRPr="005D13B9">
        <w:rPr>
          <w:b/>
          <w:bCs/>
          <w:color w:val="000000" w:themeColor="text1"/>
          <w:sz w:val="28"/>
          <w:szCs w:val="28"/>
        </w:rPr>
        <w:t xml:space="preserve"> мы переходим к моделированию движительно-рулевого комплекса.</w:t>
      </w:r>
    </w:p>
    <w:p w14:paraId="5DCF930B" w14:textId="77777777" w:rsidR="009505A2" w:rsidRPr="005D13B9" w:rsidRDefault="009505A2" w:rsidP="005D13B9">
      <w:pPr>
        <w:spacing w:before="100" w:beforeAutospacing="1" w:after="24" w:line="360" w:lineRule="auto"/>
        <w:ind w:firstLine="709"/>
        <w:jc w:val="center"/>
        <w:rPr>
          <w:ins w:id="2506" w:author="mikle" w:date="2025-10-05T22:32:00Z" w16du:dateUtc="2025-10-06T05:32:00Z"/>
          <w:b/>
          <w:bCs/>
          <w:i/>
          <w:color w:val="000000" w:themeColor="text1"/>
          <w:sz w:val="28"/>
          <w:szCs w:val="28"/>
        </w:rPr>
      </w:pPr>
      <w:ins w:id="2507" w:author="mikle" w:date="2025-10-05T22:32:00Z" w16du:dateUtc="2025-10-06T05:32:00Z">
        <w:r w:rsidRPr="005D13B9">
          <w:rPr>
            <w:b/>
            <w:bCs/>
            <w:i/>
            <w:noProof/>
            <w:color w:val="000000" w:themeColor="text1"/>
            <w:sz w:val="28"/>
            <w:szCs w:val="28"/>
            <w14:ligatures w14:val="standardContextual"/>
          </w:rPr>
          <w:lastRenderedPageBreak/>
          <w:drawing>
            <wp:inline distT="0" distB="0" distL="0" distR="0" wp14:anchorId="2AF78F7A" wp14:editId="7647FD54">
              <wp:extent cx="5940425" cy="3404235"/>
              <wp:effectExtent l="0" t="0" r="3175" b="0"/>
              <wp:docPr id="166856034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60345" name="Рисунок 1668560345"/>
                      <pic:cNvPicPr/>
                    </pic:nvPicPr>
                    <pic:blipFill>
                      <a:blip r:embed="rId24">
                        <a:extLst>
                          <a:ext uri="{28A0092B-C50C-407E-A947-70E740481C1C}">
                            <a14:useLocalDpi xmlns:a14="http://schemas.microsoft.com/office/drawing/2010/main" val="0"/>
                          </a:ext>
                        </a:extLst>
                      </a:blip>
                      <a:stretch>
                        <a:fillRect/>
                      </a:stretch>
                    </pic:blipFill>
                    <pic:spPr>
                      <a:xfrm>
                        <a:off x="0" y="0"/>
                        <a:ext cx="5940425" cy="3404235"/>
                      </a:xfrm>
                      <a:prstGeom prst="rect">
                        <a:avLst/>
                      </a:prstGeom>
                    </pic:spPr>
                  </pic:pic>
                </a:graphicData>
              </a:graphic>
            </wp:inline>
          </w:drawing>
        </w:r>
      </w:ins>
    </w:p>
    <w:p w14:paraId="7F48E7F5" w14:textId="312B91A1" w:rsidR="009505A2" w:rsidRPr="005D13B9" w:rsidRDefault="009505A2" w:rsidP="005D13B9">
      <w:pPr>
        <w:spacing w:before="100" w:beforeAutospacing="1" w:after="24" w:line="360" w:lineRule="auto"/>
        <w:ind w:firstLine="709"/>
        <w:jc w:val="center"/>
        <w:rPr>
          <w:ins w:id="2508" w:author="mikle" w:date="2025-10-05T22:32:00Z" w16du:dateUtc="2025-10-06T05:32:00Z"/>
          <w:b/>
          <w:bCs/>
          <w:i/>
          <w:color w:val="000000" w:themeColor="text1"/>
          <w:sz w:val="28"/>
          <w:szCs w:val="28"/>
        </w:rPr>
      </w:pPr>
      <w:ins w:id="2509" w:author="mikle" w:date="2025-10-05T22:32:00Z" w16du:dateUtc="2025-10-06T05:32:00Z">
        <w:r w:rsidRPr="005D13B9">
          <w:rPr>
            <w:b/>
            <w:bCs/>
            <w:i/>
            <w:color w:val="000000" w:themeColor="text1"/>
            <w:sz w:val="28"/>
            <w:szCs w:val="28"/>
          </w:rPr>
          <w:t>Рисунок 1.</w:t>
        </w:r>
      </w:ins>
      <w:ins w:id="2510" w:author="mikle" w:date="2025-10-09T16:59:00Z" w16du:dateUtc="2025-10-09T23:59:00Z">
        <w:r w:rsidR="00E376B5" w:rsidRPr="005D13B9">
          <w:rPr>
            <w:b/>
            <w:bCs/>
            <w:i/>
            <w:color w:val="000000" w:themeColor="text1"/>
            <w:sz w:val="28"/>
            <w:szCs w:val="28"/>
          </w:rPr>
          <w:t>7</w:t>
        </w:r>
      </w:ins>
      <w:ins w:id="2511" w:author="mikle" w:date="2025-10-05T22:32:00Z" w16du:dateUtc="2025-10-06T05:32:00Z">
        <w:r w:rsidRPr="005D13B9">
          <w:rPr>
            <w:b/>
            <w:bCs/>
            <w:i/>
            <w:color w:val="000000" w:themeColor="text1"/>
            <w:sz w:val="28"/>
            <w:szCs w:val="28"/>
          </w:rPr>
          <w:t xml:space="preserve"> – динамическая модель маршевого движения ПА</w:t>
        </w:r>
      </w:ins>
    </w:p>
    <w:p w14:paraId="64DEBA4D" w14:textId="77777777" w:rsidR="009505A2" w:rsidRPr="005D13B9" w:rsidRDefault="009505A2" w:rsidP="005D13B9">
      <w:pPr>
        <w:spacing w:before="100" w:beforeAutospacing="1" w:after="24" w:line="360" w:lineRule="auto"/>
        <w:ind w:firstLine="709"/>
        <w:jc w:val="both"/>
        <w:rPr>
          <w:b/>
          <w:bCs/>
          <w:color w:val="000000" w:themeColor="text1"/>
          <w:sz w:val="28"/>
          <w:szCs w:val="28"/>
        </w:rPr>
      </w:pPr>
    </w:p>
    <w:p w14:paraId="2679997A" w14:textId="77777777" w:rsidR="0092592C" w:rsidRPr="005D13B9" w:rsidRDefault="0092592C" w:rsidP="005D13B9">
      <w:pPr>
        <w:spacing w:before="100" w:beforeAutospacing="1" w:after="24" w:line="360" w:lineRule="auto"/>
        <w:ind w:firstLine="709"/>
        <w:jc w:val="both"/>
        <w:rPr>
          <w:b/>
          <w:bCs/>
          <w:color w:val="000000" w:themeColor="text1"/>
          <w:sz w:val="28"/>
          <w:szCs w:val="28"/>
        </w:rPr>
      </w:pPr>
    </w:p>
    <w:p w14:paraId="2201A6D4" w14:textId="2FC19B05" w:rsidR="0092592C" w:rsidRPr="005D13B9" w:rsidRDefault="0092592C" w:rsidP="005D13B9">
      <w:pPr>
        <w:pStyle w:val="3"/>
        <w:spacing w:line="360" w:lineRule="auto"/>
        <w:ind w:firstLine="709"/>
        <w:jc w:val="both"/>
        <w:rPr>
          <w:rFonts w:ascii="Times New Roman" w:hAnsi="Times New Roman" w:cs="Times New Roman"/>
          <w:b/>
          <w:bCs/>
          <w:color w:val="000000" w:themeColor="text1"/>
          <w:sz w:val="28"/>
          <w:szCs w:val="28"/>
        </w:rPr>
      </w:pPr>
      <w:bookmarkStart w:id="2512" w:name="_Toc210932341"/>
      <w:r w:rsidRPr="005D13B9">
        <w:rPr>
          <w:rFonts w:ascii="Times New Roman" w:hAnsi="Times New Roman" w:cs="Times New Roman"/>
          <w:b/>
          <w:bCs/>
          <w:color w:val="000000" w:themeColor="text1"/>
          <w:sz w:val="28"/>
          <w:szCs w:val="28"/>
        </w:rPr>
        <w:t>1.</w:t>
      </w:r>
      <w:r w:rsidR="008253CF" w:rsidRPr="005D13B9">
        <w:rPr>
          <w:rFonts w:ascii="Times New Roman" w:hAnsi="Times New Roman" w:cs="Times New Roman"/>
          <w:b/>
          <w:bCs/>
          <w:color w:val="000000" w:themeColor="text1"/>
          <w:sz w:val="28"/>
          <w:szCs w:val="28"/>
        </w:rPr>
        <w:t>2</w:t>
      </w:r>
      <w:r w:rsidRPr="005D13B9">
        <w:rPr>
          <w:rFonts w:ascii="Times New Roman" w:hAnsi="Times New Roman" w:cs="Times New Roman"/>
          <w:b/>
          <w:bCs/>
          <w:color w:val="000000" w:themeColor="text1"/>
          <w:sz w:val="28"/>
          <w:szCs w:val="28"/>
        </w:rPr>
        <w:t xml:space="preserve">.2 Движительно-рулевой комплекс подводного аппарата в контуре </w:t>
      </w:r>
      <w:r w:rsidR="008253CF" w:rsidRPr="005D13B9">
        <w:rPr>
          <w:rFonts w:ascii="Times New Roman" w:hAnsi="Times New Roman" w:cs="Times New Roman"/>
          <w:b/>
          <w:bCs/>
          <w:color w:val="000000" w:themeColor="text1"/>
          <w:sz w:val="28"/>
          <w:szCs w:val="28"/>
        </w:rPr>
        <w:t>марша</w:t>
      </w:r>
      <w:bookmarkEnd w:id="2512"/>
    </w:p>
    <w:p w14:paraId="3469CDC3" w14:textId="61518757" w:rsidR="0092592C" w:rsidRPr="005D13B9" w:rsidRDefault="0092592C" w:rsidP="005D13B9">
      <w:pPr>
        <w:spacing w:before="100" w:beforeAutospacing="1" w:after="24" w:line="360" w:lineRule="auto"/>
        <w:ind w:firstLine="709"/>
        <w:jc w:val="both"/>
        <w:rPr>
          <w:b/>
          <w:bCs/>
          <w:color w:val="000000" w:themeColor="text1"/>
          <w:sz w:val="28"/>
          <w:szCs w:val="28"/>
        </w:rPr>
      </w:pPr>
      <w:r w:rsidRPr="005D13B9">
        <w:rPr>
          <w:b/>
          <w:bCs/>
          <w:color w:val="000000" w:themeColor="text1"/>
          <w:sz w:val="28"/>
          <w:szCs w:val="28"/>
        </w:rPr>
        <w:t xml:space="preserve">Для получения центрального уравнения движительно-рулевого комплекса нам необходимо провести линеаризацию нашей динамической модели вокруг некоторой </w:t>
      </w:r>
      <m:oMath>
        <m:sSubSup>
          <m:sSubSupPr>
            <m:ctrlPr>
              <w:rPr>
                <w:rFonts w:ascii="Cambria Math" w:hAnsi="Cambria Math"/>
                <w:b/>
                <w:bCs/>
                <w:i/>
                <w:color w:val="000000" w:themeColor="text1"/>
                <w:sz w:val="28"/>
                <w:szCs w:val="28"/>
              </w:rPr>
            </m:ctrlPr>
          </m:sSubSupPr>
          <m:e>
            <m:r>
              <m:rPr>
                <m:sty m:val="bi"/>
              </m:rPr>
              <w:rPr>
                <w:rFonts w:ascii="Cambria Math" w:hAnsi="Cambria Math"/>
                <w:color w:val="000000" w:themeColor="text1"/>
                <w:sz w:val="28"/>
                <w:szCs w:val="28"/>
                <w:lang w:val="en-US"/>
              </w:rPr>
              <m:t>v</m:t>
            </m:r>
          </m:e>
          <m:sub>
            <m:r>
              <m:rPr>
                <m:sty m:val="bi"/>
              </m:rPr>
              <w:rPr>
                <w:rFonts w:ascii="Cambria Math" w:hAnsi="Cambria Math"/>
                <w:color w:val="000000" w:themeColor="text1"/>
                <w:sz w:val="28"/>
                <w:szCs w:val="28"/>
              </w:rPr>
              <m:t>x</m:t>
            </m:r>
          </m:sub>
          <m:sup>
            <m:r>
              <m:rPr>
                <m:sty m:val="bi"/>
              </m:rPr>
              <w:rPr>
                <w:rFonts w:ascii="Cambria Math" w:hAnsi="Cambria Math"/>
                <w:color w:val="000000" w:themeColor="text1"/>
                <w:sz w:val="28"/>
                <w:szCs w:val="28"/>
              </w:rPr>
              <m:t>*</m:t>
            </m:r>
          </m:sup>
        </m:sSubSup>
      </m:oMath>
      <w:r w:rsidRPr="005D13B9">
        <w:rPr>
          <w:b/>
          <w:bCs/>
          <w:color w:val="000000" w:themeColor="text1"/>
          <w:sz w:val="28"/>
          <w:szCs w:val="28"/>
        </w:rPr>
        <w:t xml:space="preserve"> . Для данного процесса </w:t>
      </w:r>
      <w:r w:rsidR="008253CF" w:rsidRPr="005D13B9">
        <w:rPr>
          <w:b/>
          <w:bCs/>
          <w:color w:val="000000" w:themeColor="text1"/>
          <w:sz w:val="28"/>
          <w:szCs w:val="28"/>
        </w:rPr>
        <w:t>нам необходимо найти</w:t>
      </w:r>
      <w:r w:rsidRPr="005D13B9">
        <w:rPr>
          <w:b/>
          <w:bCs/>
          <w:color w:val="000000" w:themeColor="text1"/>
          <w:sz w:val="28"/>
          <w:szCs w:val="28"/>
        </w:rPr>
        <w:t xml:space="preserve"> частную производную </w:t>
      </w:r>
      <w:del w:id="2513" w:author="mikle" w:date="2025-10-05T22:33:00Z" w16du:dateUtc="2025-10-06T05:33:00Z">
        <w:r w:rsidRPr="005D13B9" w:rsidDel="009505A2">
          <w:rPr>
            <w:b/>
            <w:bCs/>
            <w:color w:val="000000" w:themeColor="text1"/>
            <w:sz w:val="28"/>
            <w:szCs w:val="28"/>
          </w:rPr>
          <w:delText>нашего уравнения</w:delText>
        </w:r>
      </w:del>
      <w:ins w:id="2514" w:author="mikle" w:date="2025-10-05T22:33:00Z" w16du:dateUtc="2025-10-06T05:33:00Z">
        <w:r w:rsidR="009505A2" w:rsidRPr="005D13B9">
          <w:rPr>
            <w:b/>
            <w:bCs/>
            <w:color w:val="000000" w:themeColor="text1"/>
            <w:sz w:val="28"/>
            <w:szCs w:val="28"/>
          </w:rPr>
          <w:t>формулы (1.26)</w:t>
        </w:r>
      </w:ins>
      <w:r w:rsidRPr="005D13B9">
        <w:rPr>
          <w:b/>
          <w:bCs/>
          <w:color w:val="000000" w:themeColor="text1"/>
          <w:sz w:val="28"/>
          <w:szCs w:val="28"/>
        </w:rPr>
        <w:t xml:space="preserve"> динамики движения</w:t>
      </w:r>
      <w:r w:rsidR="008253CF" w:rsidRPr="005D13B9">
        <w:rPr>
          <w:b/>
          <w:bCs/>
          <w:color w:val="000000" w:themeColor="text1"/>
          <w:sz w:val="28"/>
          <w:szCs w:val="28"/>
        </w:rPr>
        <w:t>. По аналогии с расчетом для контура курса мы получаем следующее значение частной производной:</w:t>
      </w:r>
    </w:p>
    <w:p w14:paraId="4B6D749A" w14:textId="77777777" w:rsidR="008253CF" w:rsidRPr="005D13B9" w:rsidRDefault="008253CF" w:rsidP="005D13B9">
      <w:pPr>
        <w:spacing w:before="100" w:beforeAutospacing="1" w:after="24" w:line="360" w:lineRule="auto"/>
        <w:ind w:firstLine="709"/>
        <w:jc w:val="both"/>
        <w:rPr>
          <w:b/>
          <w:bCs/>
          <w:color w:val="000000" w:themeColor="text1"/>
          <w:sz w:val="28"/>
          <w:szCs w:val="28"/>
        </w:rPr>
      </w:pPr>
    </w:p>
    <w:p w14:paraId="5B3DA86E" w14:textId="00ADA0BD" w:rsidR="0092592C" w:rsidRPr="005D13B9" w:rsidRDefault="00000000" w:rsidP="005D13B9">
      <w:pPr>
        <w:spacing w:before="100" w:beforeAutospacing="1" w:after="24" w:line="360" w:lineRule="auto"/>
        <w:ind w:firstLine="709"/>
        <w:jc w:val="both"/>
        <w:rPr>
          <w:i/>
          <w:iCs/>
          <w:color w:val="000000" w:themeColor="text1"/>
          <w:sz w:val="28"/>
          <w:szCs w:val="28"/>
          <w:rPrChange w:id="2515" w:author="mikle" w:date="2025-10-09T20:00:00Z" w16du:dateUtc="2025-10-10T03:00:00Z">
            <w:rPr>
              <w:i/>
              <w:iCs/>
              <w:color w:val="000000" w:themeColor="text1"/>
              <w:sz w:val="28"/>
              <w:szCs w:val="28"/>
              <w:lang w:val="en-US"/>
            </w:rPr>
          </w:rPrChange>
        </w:rPr>
      </w:pPr>
      <m:oMathPara>
        <m:oMath>
          <m:f>
            <m:fPr>
              <m:ctrlPr>
                <w:rPr>
                  <w:rFonts w:ascii="Cambria Math" w:hAnsi="Cambria Math"/>
                  <w:b/>
                  <w:bCs/>
                  <w:i/>
                  <w:color w:val="000000" w:themeColor="text1"/>
                  <w:sz w:val="28"/>
                  <w:szCs w:val="28"/>
                </w:rPr>
              </m:ctrlPr>
            </m:fPr>
            <m:num>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x</m:t>
                  </m:r>
                </m:sub>
              </m:sSub>
            </m:num>
            <m:den>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v</m:t>
                  </m:r>
                </m:e>
                <m:sub>
                  <m:r>
                    <m:rPr>
                      <m:sty m:val="bi"/>
                    </m:rPr>
                    <w:rPr>
                      <w:rFonts w:ascii="Cambria Math" w:hAnsi="Cambria Math"/>
                      <w:color w:val="000000" w:themeColor="text1"/>
                      <w:sz w:val="28"/>
                      <w:szCs w:val="28"/>
                    </w:rPr>
                    <m:t>x</m:t>
                  </m:r>
                </m:sub>
              </m:sSub>
            </m:den>
          </m:f>
          <m:r>
            <m:rPr>
              <m:sty m:val="bi"/>
            </m:rPr>
            <w:rPr>
              <w:rFonts w:ascii="Cambria Math" w:hAnsi="Cambria Math"/>
              <w:color w:val="000000" w:themeColor="text1"/>
              <w:sz w:val="28"/>
              <w:szCs w:val="28"/>
              <w:vertAlign w:val="subscript"/>
              <w:lang w:val="en-US"/>
            </w:rPr>
            <m:t>=</m:t>
          </m:r>
          <m:f>
            <m:fPr>
              <m:ctrlPr>
                <w:rPr>
                  <w:rFonts w:ascii="Cambria Math" w:hAnsi="Cambria Math"/>
                  <w:b/>
                  <w:bCs/>
                  <w:i/>
                  <w:color w:val="000000" w:themeColor="text1"/>
                  <w:sz w:val="28"/>
                  <w:szCs w:val="28"/>
                </w:rPr>
              </m:ctrlPr>
            </m:fPr>
            <m:num>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rPr>
                    <m:t>г</m:t>
                  </m:r>
                </m:sub>
              </m:sSub>
            </m:num>
            <m:den>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v</m:t>
                  </m:r>
                </m:e>
                <m:sub>
                  <m:r>
                    <m:rPr>
                      <m:sty m:val="bi"/>
                    </m:rPr>
                    <w:rPr>
                      <w:rFonts w:ascii="Cambria Math" w:hAnsi="Cambria Math"/>
                      <w:color w:val="000000" w:themeColor="text1"/>
                      <w:sz w:val="28"/>
                      <w:szCs w:val="28"/>
                    </w:rPr>
                    <m:t>x</m:t>
                  </m:r>
                </m:sub>
              </m:sSub>
            </m:den>
          </m:f>
          <m:r>
            <m:rPr>
              <m:sty m:val="bi"/>
            </m:rPr>
            <w:rPr>
              <w:rFonts w:ascii="Cambria Math" w:hAnsi="Cambria Math"/>
              <w:color w:val="000000" w:themeColor="text1"/>
              <w:sz w:val="28"/>
              <w:szCs w:val="28"/>
              <w:vertAlign w:val="subscript"/>
              <w:lang w:val="en-US"/>
            </w:rPr>
            <m:t>= -</m:t>
          </m:r>
          <m:d>
            <m:dPr>
              <m:ctrlPr>
                <w:rPr>
                  <w:rFonts w:ascii="Cambria Math" w:hAnsi="Cambria Math"/>
                  <w:b/>
                  <w:i/>
                  <w:color w:val="000000" w:themeColor="text1"/>
                  <w:sz w:val="28"/>
                  <w:szCs w:val="28"/>
                  <w:vertAlign w:val="subscript"/>
                  <w:lang w:val="en-US"/>
                </w:rPr>
              </m:ctrlPr>
            </m:dPr>
            <m:e>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2*С</m:t>
                  </m:r>
                </m:e>
                <m:sub>
                  <m:r>
                    <w:rPr>
                      <w:rFonts w:ascii="Cambria Math" w:hAnsi="Cambria Math"/>
                      <w:color w:val="000000" w:themeColor="text1"/>
                      <w:sz w:val="28"/>
                      <w:szCs w:val="28"/>
                      <w:lang w:val="en-US"/>
                    </w:rPr>
                    <m:t>vx1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up>
                  <m: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vx2</m:t>
                  </m:r>
                </m:sub>
              </m:sSub>
              <m:ctrlPr>
                <w:rPr>
                  <w:rFonts w:ascii="Cambria Math" w:hAnsi="Cambria Math"/>
                  <w:i/>
                  <w:color w:val="000000" w:themeColor="text1"/>
                  <w:sz w:val="28"/>
                  <w:szCs w:val="28"/>
                  <w:lang w:val="en-US"/>
                </w:rPr>
              </m:ctrlPr>
            </m:e>
          </m:d>
          <m:r>
            <w:rPr>
              <w:rFonts w:ascii="Cambria Math" w:hAnsi="Cambria Math"/>
              <w:color w:val="000000" w:themeColor="text1"/>
              <w:sz w:val="28"/>
              <w:szCs w:val="28"/>
              <w:lang w:val="en-US"/>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r>
            <w:ins w:id="2516" w:author="mikle" w:date="2025-10-05T22:33:00Z" w16du:dateUtc="2025-10-06T05:33:00Z">
              <w:rPr>
                <w:rFonts w:ascii="Cambria Math" w:hAnsi="Cambria Math"/>
                <w:color w:val="000000" w:themeColor="text1"/>
                <w:sz w:val="28"/>
                <w:szCs w:val="28"/>
                <w:lang w:val="en-US"/>
              </w:rPr>
              <m:t>(</m:t>
            </w:ins>
          </m:r>
          <m:r>
            <w:ins w:id="2517" w:author="mikle" w:date="2025-10-05T22:33:00Z" w16du:dateUtc="2025-10-06T05:33:00Z">
              <w:rPr>
                <w:rFonts w:ascii="Cambria Math" w:hAnsi="Cambria Math"/>
                <w:color w:val="000000" w:themeColor="text1"/>
                <w:sz w:val="28"/>
                <w:szCs w:val="28"/>
              </w:rPr>
              <m:t>1.27)</m:t>
            </w:ins>
          </m:r>
        </m:oMath>
      </m:oMathPara>
    </w:p>
    <w:p w14:paraId="67737972" w14:textId="77777777" w:rsidR="0092592C" w:rsidRPr="005D13B9" w:rsidRDefault="0092592C" w:rsidP="005D13B9">
      <w:pPr>
        <w:spacing w:before="100" w:beforeAutospacing="1" w:after="24" w:line="360" w:lineRule="auto"/>
        <w:ind w:firstLine="709"/>
        <w:jc w:val="both"/>
        <w:rPr>
          <w:color w:val="000000" w:themeColor="text1"/>
          <w:sz w:val="28"/>
          <w:szCs w:val="28"/>
        </w:rPr>
      </w:pPr>
      <w:r w:rsidRPr="005D13B9">
        <w:rPr>
          <w:color w:val="000000" w:themeColor="text1"/>
          <w:sz w:val="28"/>
          <w:szCs w:val="28"/>
        </w:rPr>
        <w:lastRenderedPageBreak/>
        <w:t>Построим линеаризованную систему управления, посчитаем ее передаточную функцию:</w:t>
      </w:r>
    </w:p>
    <w:p w14:paraId="5407036C" w14:textId="3F959F46" w:rsidR="0092592C" w:rsidRPr="005D13B9" w:rsidRDefault="00000000" w:rsidP="005D13B9">
      <w:pPr>
        <w:spacing w:before="100" w:beforeAutospacing="1" w:after="24" w:line="360" w:lineRule="auto"/>
        <w:ind w:firstLine="709"/>
        <w:jc w:val="both"/>
        <w:rPr>
          <w:b/>
          <w:bCs/>
          <w:i/>
          <w:color w:val="000000" w:themeColor="text1"/>
          <w:sz w:val="28"/>
          <w:szCs w:val="28"/>
          <w:vertAlign w:val="subscript"/>
          <w:rPrChange w:id="2518" w:author="mikle" w:date="2025-10-09T20:00:00Z" w16du:dateUtc="2025-10-10T03:00:00Z">
            <w:rPr>
              <w:b/>
              <w:bCs/>
              <w:i/>
              <w:color w:val="000000" w:themeColor="text1"/>
              <w:sz w:val="28"/>
              <w:szCs w:val="28"/>
              <w:vertAlign w:val="subscript"/>
              <w:lang w:val="en-US"/>
            </w:rPr>
          </w:rPrChange>
        </w:rPr>
      </w:pPr>
      <m:oMathPara>
        <m:oMath>
          <m:f>
            <m:fPr>
              <m:ctrlPr>
                <w:rPr>
                  <w:rFonts w:ascii="Cambria Math" w:hAnsi="Cambria Math"/>
                  <w:b/>
                  <w:bCs/>
                  <w:i/>
                  <w:color w:val="000000" w:themeColor="text1"/>
                  <w:sz w:val="28"/>
                  <w:szCs w:val="28"/>
                  <w:vertAlign w:val="subscript"/>
                </w:rPr>
              </m:ctrlPr>
            </m:fPr>
            <m:num>
              <m:sSub>
                <m:sSubPr>
                  <m:ctrlPr>
                    <w:rPr>
                      <w:rFonts w:ascii="Cambria Math" w:hAnsi="Cambria Math"/>
                      <w:b/>
                      <w:bCs/>
                      <w:i/>
                      <w:color w:val="000000" w:themeColor="text1"/>
                      <w:sz w:val="28"/>
                      <w:szCs w:val="28"/>
                      <w:vertAlign w:val="subscript"/>
                    </w:rPr>
                  </m:ctrlPr>
                </m:sSubPr>
                <m:e>
                  <m:r>
                    <m:rPr>
                      <m:sty m:val="bi"/>
                    </m:rPr>
                    <w:rPr>
                      <w:rFonts w:ascii="Cambria Math" w:hAnsi="Cambria Math"/>
                      <w:color w:val="000000" w:themeColor="text1"/>
                      <w:sz w:val="28"/>
                      <w:szCs w:val="28"/>
                      <w:vertAlign w:val="subscript"/>
                    </w:rPr>
                    <m:t>W</m:t>
                  </m:r>
                </m:e>
                <m:sub>
                  <m:r>
                    <m:rPr>
                      <m:sty m:val="bi"/>
                    </m:rPr>
                    <w:rPr>
                      <w:rFonts w:ascii="Cambria Math" w:hAnsi="Cambria Math"/>
                      <w:color w:val="000000" w:themeColor="text1"/>
                      <w:sz w:val="28"/>
                      <w:szCs w:val="28"/>
                      <w:vertAlign w:val="subscript"/>
                    </w:rPr>
                    <m:t>1</m:t>
                  </m:r>
                </m:sub>
              </m:sSub>
            </m:num>
            <m:den>
              <m:r>
                <m:rPr>
                  <m:sty m:val="bi"/>
                </m:rPr>
                <w:rPr>
                  <w:rFonts w:ascii="Cambria Math" w:hAnsi="Cambria Math"/>
                  <w:color w:val="000000" w:themeColor="text1"/>
                  <w:sz w:val="28"/>
                  <w:szCs w:val="28"/>
                  <w:vertAlign w:val="subscript"/>
                </w:rPr>
                <m:t xml:space="preserve">1+ </m:t>
              </m:r>
              <m:sSub>
                <m:sSubPr>
                  <m:ctrlPr>
                    <w:rPr>
                      <w:rFonts w:ascii="Cambria Math" w:hAnsi="Cambria Math"/>
                      <w:b/>
                      <w:bCs/>
                      <w:i/>
                      <w:color w:val="000000" w:themeColor="text1"/>
                      <w:sz w:val="28"/>
                      <w:szCs w:val="28"/>
                      <w:vertAlign w:val="subscript"/>
                    </w:rPr>
                  </m:ctrlPr>
                </m:sSubPr>
                <m:e>
                  <m:r>
                    <m:rPr>
                      <m:sty m:val="bi"/>
                    </m:rPr>
                    <w:rPr>
                      <w:rFonts w:ascii="Cambria Math" w:hAnsi="Cambria Math"/>
                      <w:color w:val="000000" w:themeColor="text1"/>
                      <w:sz w:val="28"/>
                      <w:szCs w:val="28"/>
                      <w:vertAlign w:val="subscript"/>
                      <w:lang w:val="en-US"/>
                    </w:rPr>
                    <m:t>W</m:t>
                  </m:r>
                </m:e>
                <m:sub>
                  <m:r>
                    <m:rPr>
                      <m:sty m:val="bi"/>
                    </m:rPr>
                    <w:rPr>
                      <w:rFonts w:ascii="Cambria Math" w:hAnsi="Cambria Math"/>
                      <w:color w:val="000000" w:themeColor="text1"/>
                      <w:sz w:val="28"/>
                      <w:szCs w:val="28"/>
                      <w:vertAlign w:val="subscript"/>
                    </w:rPr>
                    <m:t>1</m:t>
                  </m:r>
                </m:sub>
              </m:sSub>
              <m:r>
                <m:rPr>
                  <m:sty m:val="bi"/>
                </m:rPr>
                <w:rPr>
                  <w:rFonts w:ascii="Cambria Math" w:hAnsi="Cambria Math"/>
                  <w:color w:val="000000" w:themeColor="text1"/>
                  <w:sz w:val="28"/>
                  <w:szCs w:val="28"/>
                  <w:vertAlign w:val="subscript"/>
                </w:rPr>
                <m:t>*</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W</m:t>
                  </m:r>
                </m:e>
                <m:sub>
                  <m:r>
                    <m:rPr>
                      <m:sty m:val="bi"/>
                    </m:rPr>
                    <w:rPr>
                      <w:rFonts w:ascii="Cambria Math" w:hAnsi="Cambria Math"/>
                      <w:color w:val="000000" w:themeColor="text1"/>
                      <w:sz w:val="28"/>
                      <w:szCs w:val="28"/>
                      <w:vertAlign w:val="subscript"/>
                      <w:lang w:val="en-US"/>
                    </w:rPr>
                    <m:t>2</m:t>
                  </m:r>
                </m:sub>
              </m:sSub>
            </m:den>
          </m:f>
          <m:r>
            <m:rPr>
              <m:sty m:val="bi"/>
            </m:rPr>
            <w:rPr>
              <w:rFonts w:ascii="Cambria Math" w:hAnsi="Cambria Math"/>
              <w:color w:val="000000" w:themeColor="text1"/>
              <w:sz w:val="28"/>
              <w:szCs w:val="28"/>
              <w:vertAlign w:val="subscript"/>
              <w:lang w:val="en-US"/>
            </w:rPr>
            <m:t xml:space="preserve">= </m:t>
          </m:r>
          <m:f>
            <m:fPr>
              <m:ctrlPr>
                <w:rPr>
                  <w:rFonts w:ascii="Cambria Math" w:hAnsi="Cambria Math"/>
                  <w:b/>
                  <w:bCs/>
                  <w:i/>
                  <w:color w:val="000000" w:themeColor="text1"/>
                  <w:sz w:val="28"/>
                  <w:szCs w:val="28"/>
                  <w:vertAlign w:val="subscript"/>
                  <w:lang w:val="en-US"/>
                </w:rPr>
              </m:ctrlPr>
            </m:fPr>
            <m:num>
              <m:f>
                <m:fPr>
                  <m:ctrlPr>
                    <w:rPr>
                      <w:rFonts w:ascii="Cambria Math" w:hAnsi="Cambria Math"/>
                      <w:b/>
                      <w:bCs/>
                      <w:i/>
                      <w:color w:val="000000" w:themeColor="text1"/>
                      <w:sz w:val="28"/>
                      <w:szCs w:val="28"/>
                      <w:vertAlign w:val="subscript"/>
                      <w:lang w:val="en-US"/>
                    </w:rPr>
                  </m:ctrlPr>
                </m:fPr>
                <m:num>
                  <m:r>
                    <m:rPr>
                      <m:sty m:val="bi"/>
                    </m:rPr>
                    <w:rPr>
                      <w:rFonts w:ascii="Cambria Math" w:hAnsi="Cambria Math"/>
                      <w:color w:val="000000" w:themeColor="text1"/>
                      <w:sz w:val="28"/>
                      <w:szCs w:val="28"/>
                      <w:vertAlign w:val="subscript"/>
                      <w:lang w:val="en-US"/>
                    </w:rPr>
                    <m:t>1</m:t>
                  </m:r>
                </m:num>
                <m:den>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2*С</m:t>
                      </m:r>
                    </m:e>
                    <m:sub>
                      <m:r>
                        <w:rPr>
                          <w:rFonts w:ascii="Cambria Math" w:hAnsi="Cambria Math"/>
                          <w:color w:val="000000" w:themeColor="text1"/>
                          <w:sz w:val="28"/>
                          <w:szCs w:val="28"/>
                          <w:lang w:val="en-US"/>
                        </w:rPr>
                        <m:t>vx1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up>
                      <m: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vx2</m:t>
                      </m:r>
                    </m:sub>
                  </m:sSub>
                </m:den>
              </m:f>
            </m:num>
            <m:den>
              <m:f>
                <m:fPr>
                  <m:ctrlPr>
                    <w:rPr>
                      <w:rFonts w:ascii="Cambria Math" w:hAnsi="Cambria Math"/>
                      <w:b/>
                      <w:bCs/>
                      <w:i/>
                      <w:color w:val="000000" w:themeColor="text1"/>
                      <w:sz w:val="28"/>
                      <w:szCs w:val="28"/>
                      <w:vertAlign w:val="subscript"/>
                      <w:lang w:val="en-US"/>
                    </w:rPr>
                  </m:ctrlPr>
                </m:fPr>
                <m:num>
                  <m:r>
                    <m:rPr>
                      <m:sty m:val="bi"/>
                    </m:rPr>
                    <w:rPr>
                      <w:rFonts w:ascii="Cambria Math" w:hAnsi="Cambria Math"/>
                      <w:color w:val="000000" w:themeColor="text1"/>
                      <w:sz w:val="28"/>
                      <w:szCs w:val="28"/>
                      <w:lang w:val="en-US"/>
                    </w:rPr>
                    <m:t>m+</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11</m:t>
                      </m:r>
                    </m:sub>
                  </m:sSub>
                  <m:r>
                    <m:rPr>
                      <m:sty m:val="bi"/>
                    </m:rPr>
                    <w:rPr>
                      <w:rFonts w:ascii="Cambria Math" w:hAnsi="Cambria Math"/>
                      <w:color w:val="000000" w:themeColor="text1"/>
                      <w:sz w:val="28"/>
                      <w:szCs w:val="28"/>
                      <w:vertAlign w:val="subscript"/>
                      <w:lang w:val="en-US"/>
                    </w:rPr>
                    <m:t xml:space="preserve"> </m:t>
                  </m:r>
                </m:num>
                <m:den>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2*С</m:t>
                      </m:r>
                    </m:e>
                    <m:sub>
                      <m:r>
                        <w:rPr>
                          <w:rFonts w:ascii="Cambria Math" w:hAnsi="Cambria Math"/>
                          <w:color w:val="000000" w:themeColor="text1"/>
                          <w:sz w:val="28"/>
                          <w:szCs w:val="28"/>
                          <w:lang w:val="en-US"/>
                        </w:rPr>
                        <m:t>vx1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up>
                      <m: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vx2</m:t>
                      </m:r>
                    </m:sub>
                  </m:sSub>
                </m:den>
              </m:f>
              <m:r>
                <m:rPr>
                  <m:sty m:val="bi"/>
                </m:rPr>
                <w:rPr>
                  <w:rFonts w:ascii="Cambria Math" w:hAnsi="Cambria Math"/>
                  <w:color w:val="000000" w:themeColor="text1"/>
                  <w:sz w:val="28"/>
                  <w:szCs w:val="28"/>
                  <w:vertAlign w:val="subscript"/>
                  <w:lang w:val="en-US"/>
                </w:rPr>
                <m:t>*p+1</m:t>
              </m:r>
            </m:den>
          </m:f>
          <m:r>
            <m:rPr>
              <m:sty m:val="bi"/>
            </m:rPr>
            <w:rPr>
              <w:rFonts w:ascii="Cambria Math" w:hAnsi="Cambria Math"/>
              <w:color w:val="000000" w:themeColor="text1"/>
              <w:sz w:val="28"/>
              <w:szCs w:val="28"/>
              <w:vertAlign w:val="subscript"/>
              <w:lang w:val="en-US"/>
            </w:rPr>
            <m:t xml:space="preserve">= </m:t>
          </m:r>
          <m:f>
            <m:fPr>
              <m:ctrlPr>
                <w:rPr>
                  <w:rFonts w:ascii="Cambria Math" w:hAnsi="Cambria Math"/>
                  <w:b/>
                  <w:bCs/>
                  <w:i/>
                  <w:color w:val="000000" w:themeColor="text1"/>
                  <w:sz w:val="28"/>
                  <w:szCs w:val="28"/>
                  <w:vertAlign w:val="subscript"/>
                  <w:lang w:val="en-US"/>
                </w:rPr>
              </m:ctrlPr>
            </m:fPr>
            <m:num>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num>
            <m:den>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r>
                <m:rPr>
                  <m:sty m:val="bi"/>
                </m:rPr>
                <w:rPr>
                  <w:rFonts w:ascii="Cambria Math" w:hAnsi="Cambria Math"/>
                  <w:color w:val="000000" w:themeColor="text1"/>
                  <w:sz w:val="28"/>
                  <w:szCs w:val="28"/>
                  <w:vertAlign w:val="subscript"/>
                  <w:lang w:val="en-US"/>
                </w:rPr>
                <m:t>*p+1</m:t>
              </m:r>
            </m:den>
          </m:f>
          <m:r>
            <w:ins w:id="2519" w:author="mikle" w:date="2025-10-05T22:34:00Z" w16du:dateUtc="2025-10-06T05:34:00Z">
              <m:rPr>
                <m:sty m:val="bi"/>
              </m:rPr>
              <w:rPr>
                <w:rFonts w:ascii="Cambria Math" w:hAnsi="Cambria Math"/>
                <w:color w:val="000000" w:themeColor="text1"/>
                <w:sz w:val="28"/>
                <w:szCs w:val="28"/>
                <w:vertAlign w:val="subscript"/>
                <w:lang w:val="en-US"/>
              </w:rPr>
              <m:t>(</m:t>
            </w:ins>
          </m:r>
          <m:r>
            <w:ins w:id="2520" w:author="mikle" w:date="2025-10-05T22:34:00Z" w16du:dateUtc="2025-10-06T05:34:00Z">
              <m:rPr>
                <m:sty m:val="bi"/>
              </m:rPr>
              <w:rPr>
                <w:rFonts w:ascii="Cambria Math" w:hAnsi="Cambria Math"/>
                <w:color w:val="000000" w:themeColor="text1"/>
                <w:sz w:val="28"/>
                <w:szCs w:val="28"/>
                <w:vertAlign w:val="subscript"/>
              </w:rPr>
              <m:t>1.28)</m:t>
            </w:ins>
          </m:r>
        </m:oMath>
      </m:oMathPara>
    </w:p>
    <w:p w14:paraId="2C1B2D7D" w14:textId="43B0E53F" w:rsidR="0092592C" w:rsidRPr="005D13B9" w:rsidRDefault="00000000" w:rsidP="005D13B9">
      <w:pPr>
        <w:spacing w:before="100" w:beforeAutospacing="1" w:after="24" w:line="360" w:lineRule="auto"/>
        <w:ind w:firstLine="709"/>
        <w:jc w:val="both"/>
        <w:rPr>
          <w:b/>
          <w:bCs/>
          <w:i/>
          <w:color w:val="000000" w:themeColor="text1"/>
          <w:sz w:val="28"/>
          <w:szCs w:val="28"/>
          <w:vertAlign w:val="subscript"/>
          <w:lang w:val="en-US"/>
        </w:rPr>
      </w:pPr>
      <m:oMathPara>
        <m:oMath>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m:rPr>
              <m:sty m:val="bi"/>
            </m:rPr>
            <w:rPr>
              <w:rFonts w:ascii="Cambria Math" w:hAnsi="Cambria Math"/>
              <w:color w:val="000000" w:themeColor="text1"/>
              <w:sz w:val="28"/>
              <w:szCs w:val="28"/>
              <w:vertAlign w:val="subscript"/>
              <w:lang w:val="en-US"/>
            </w:rPr>
            <m:t xml:space="preserve">= </m:t>
          </m:r>
          <m:f>
            <m:fPr>
              <m:ctrlPr>
                <w:rPr>
                  <w:rFonts w:ascii="Cambria Math" w:hAnsi="Cambria Math"/>
                  <w:b/>
                  <w:bCs/>
                  <w:i/>
                  <w:color w:val="000000" w:themeColor="text1"/>
                  <w:sz w:val="28"/>
                  <w:szCs w:val="28"/>
                  <w:vertAlign w:val="subscript"/>
                  <w:lang w:val="en-US"/>
                </w:rPr>
              </m:ctrlPr>
            </m:fPr>
            <m:num>
              <m:r>
                <m:rPr>
                  <m:sty m:val="bi"/>
                </m:rPr>
                <w:rPr>
                  <w:rFonts w:ascii="Cambria Math" w:hAnsi="Cambria Math"/>
                  <w:color w:val="000000" w:themeColor="text1"/>
                  <w:sz w:val="28"/>
                  <w:szCs w:val="28"/>
                  <w:vertAlign w:val="subscript"/>
                  <w:lang w:val="en-US"/>
                </w:rPr>
                <m:t>1</m:t>
              </m:r>
            </m:num>
            <m:den>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2*С</m:t>
                  </m:r>
                </m:e>
                <m:sub>
                  <m:r>
                    <w:rPr>
                      <w:rFonts w:ascii="Cambria Math" w:hAnsi="Cambria Math"/>
                      <w:color w:val="000000" w:themeColor="text1"/>
                      <w:sz w:val="28"/>
                      <w:szCs w:val="28"/>
                      <w:lang w:val="en-US"/>
                    </w:rPr>
                    <m:t>vx1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up>
                  <m: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vx2</m:t>
                  </m:r>
                </m:sub>
              </m:sSub>
            </m:den>
          </m:f>
        </m:oMath>
      </m:oMathPara>
    </w:p>
    <w:p w14:paraId="29ACD36D" w14:textId="165F4518" w:rsidR="0092592C" w:rsidRPr="005D13B9" w:rsidRDefault="00000000" w:rsidP="005D13B9">
      <w:pPr>
        <w:spacing w:before="100" w:beforeAutospacing="1" w:after="24" w:line="360" w:lineRule="auto"/>
        <w:ind w:firstLine="709"/>
        <w:jc w:val="both"/>
        <w:rPr>
          <w:b/>
          <w:bCs/>
          <w:i/>
          <w:color w:val="000000" w:themeColor="text1"/>
          <w:sz w:val="28"/>
          <w:szCs w:val="28"/>
          <w:vertAlign w:val="subscript"/>
          <w:lang w:val="en-US"/>
        </w:rPr>
      </w:pPr>
      <m:oMathPara>
        <m:oMath>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r>
            <m:rPr>
              <m:sty m:val="bi"/>
            </m:rPr>
            <w:rPr>
              <w:rFonts w:ascii="Cambria Math" w:hAnsi="Cambria Math"/>
              <w:color w:val="000000" w:themeColor="text1"/>
              <w:sz w:val="28"/>
              <w:szCs w:val="28"/>
              <w:vertAlign w:val="subscript"/>
              <w:lang w:val="en-US"/>
            </w:rPr>
            <m:t xml:space="preserve">= </m:t>
          </m:r>
          <m:f>
            <m:fPr>
              <m:ctrlPr>
                <w:rPr>
                  <w:rFonts w:ascii="Cambria Math" w:hAnsi="Cambria Math"/>
                  <w:b/>
                  <w:bCs/>
                  <w:i/>
                  <w:color w:val="000000" w:themeColor="text1"/>
                  <w:sz w:val="28"/>
                  <w:szCs w:val="28"/>
                  <w:vertAlign w:val="subscript"/>
                  <w:lang w:val="en-US"/>
                </w:rPr>
              </m:ctrlPr>
            </m:fPr>
            <m:num>
              <m:r>
                <m:rPr>
                  <m:sty m:val="bi"/>
                </m:rPr>
                <w:rPr>
                  <w:rFonts w:ascii="Cambria Math" w:hAnsi="Cambria Math"/>
                  <w:color w:val="000000" w:themeColor="text1"/>
                  <w:sz w:val="28"/>
                  <w:szCs w:val="28"/>
                  <w:lang w:val="en-US"/>
                </w:rPr>
                <m:t>m+</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11</m:t>
                  </m:r>
                </m:sub>
              </m:sSub>
              <m:r>
                <m:rPr>
                  <m:sty m:val="bi"/>
                </m:rPr>
                <w:rPr>
                  <w:rFonts w:ascii="Cambria Math" w:hAnsi="Cambria Math"/>
                  <w:color w:val="000000" w:themeColor="text1"/>
                  <w:sz w:val="28"/>
                  <w:szCs w:val="28"/>
                  <w:vertAlign w:val="subscript"/>
                  <w:lang w:val="en-US"/>
                </w:rPr>
                <m:t xml:space="preserve"> </m:t>
              </m:r>
            </m:num>
            <m:den>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2*С</m:t>
                  </m:r>
                </m:e>
                <m:sub>
                  <m:r>
                    <w:rPr>
                      <w:rFonts w:ascii="Cambria Math" w:hAnsi="Cambria Math"/>
                      <w:color w:val="000000" w:themeColor="text1"/>
                      <w:sz w:val="28"/>
                      <w:szCs w:val="28"/>
                      <w:lang w:val="en-US"/>
                    </w:rPr>
                    <m:t>vx1</m:t>
                  </m:r>
                </m:sub>
              </m:sSub>
              <m:r>
                <w:rPr>
                  <w:rFonts w:ascii="Cambria Math" w:hAnsi="Cambria Math"/>
                  <w:color w:val="000000" w:themeColor="text1"/>
                  <w:sz w:val="28"/>
                  <w:szCs w:val="28"/>
                  <w:lang w:val="en-US"/>
                </w:rPr>
                <m:t>*</m:t>
              </m:r>
              <m:sSubSup>
                <m:sSubSupPr>
                  <m:ctrlPr>
                    <w:rPr>
                      <w:rFonts w:ascii="Cambria Math" w:hAnsi="Cambria Math"/>
                      <w:i/>
                      <w:iCs/>
                      <w:color w:val="000000" w:themeColor="text1"/>
                      <w:sz w:val="28"/>
                      <w:szCs w:val="28"/>
                      <w:lang w:val="en-US"/>
                    </w:rPr>
                  </m:ctrlPr>
                </m:sSubSup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up>
                  <m:r>
                    <w:rPr>
                      <w:rFonts w:ascii="Cambria Math" w:hAnsi="Cambria Math"/>
                      <w:color w:val="000000" w:themeColor="text1"/>
                      <w:sz w:val="28"/>
                      <w:szCs w:val="28"/>
                      <w:lang w:val="en-US"/>
                    </w:rPr>
                    <m:t>*</m:t>
                  </m:r>
                </m:sup>
              </m:sSubSup>
              <m:r>
                <w:rPr>
                  <w:rFonts w:ascii="Cambria Math" w:hAnsi="Cambria Math"/>
                  <w:color w:val="000000" w:themeColor="text1"/>
                  <w:sz w:val="28"/>
                  <w:szCs w:val="28"/>
                  <w:lang w:val="en-US"/>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lang w:val="en-US"/>
                    </w:rPr>
                    <m:t>С</m:t>
                  </m:r>
                </m:e>
                <m:sub>
                  <m:r>
                    <w:rPr>
                      <w:rFonts w:ascii="Cambria Math" w:hAnsi="Cambria Math"/>
                      <w:color w:val="000000" w:themeColor="text1"/>
                      <w:sz w:val="28"/>
                      <w:szCs w:val="28"/>
                      <w:lang w:val="en-US"/>
                    </w:rPr>
                    <m:t>vx2</m:t>
                  </m:r>
                </m:sub>
              </m:sSub>
            </m:den>
          </m:f>
        </m:oMath>
      </m:oMathPara>
    </w:p>
    <w:p w14:paraId="6637CD38" w14:textId="251999A4" w:rsidR="0092592C" w:rsidRPr="005D13B9" w:rsidRDefault="002E1095" w:rsidP="005D13B9">
      <w:pPr>
        <w:pStyle w:val="a8"/>
        <w:spacing w:line="360" w:lineRule="auto"/>
        <w:ind w:firstLine="709"/>
        <w:jc w:val="both"/>
        <w:rPr>
          <w:color w:val="000000" w:themeColor="text1"/>
          <w:sz w:val="28"/>
          <w:szCs w:val="28"/>
        </w:rPr>
      </w:pPr>
      <w:r w:rsidRPr="005D13B9">
        <w:rPr>
          <w:color w:val="000000" w:themeColor="text1"/>
          <w:sz w:val="28"/>
          <w:szCs w:val="28"/>
        </w:rPr>
        <w:t xml:space="preserve">Тяга </w:t>
      </w:r>
      <w:r w:rsidR="00C63251" w:rsidRPr="005D13B9">
        <w:rPr>
          <w:color w:val="000000" w:themeColor="text1"/>
          <w:sz w:val="28"/>
          <w:szCs w:val="28"/>
        </w:rPr>
        <w:t>правого и левого винтов на нашем аппарате была посчитана нами еще при анализе контура курса и составляет:</w:t>
      </w:r>
    </w:p>
    <w:p w14:paraId="05C8C845" w14:textId="6210D9C2" w:rsidR="0092592C" w:rsidRPr="005D13B9" w:rsidRDefault="00000000" w:rsidP="005D13B9">
      <w:pPr>
        <w:spacing w:line="360" w:lineRule="auto"/>
        <w:ind w:firstLine="709"/>
        <w:jc w:val="both"/>
        <w:rPr>
          <w:color w:val="000000" w:themeColor="text1"/>
          <w:sz w:val="28"/>
          <w:szCs w:val="28"/>
        </w:rPr>
      </w:pPr>
      <m:oMathPara>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R</m:t>
              </m:r>
            </m:sub>
          </m:sSub>
          <m:r>
            <w:rPr>
              <w:rFonts w:ascii="Cambria Math" w:hAnsi="Cambria Math"/>
              <w:color w:val="000000" w:themeColor="text1"/>
              <w:sz w:val="28"/>
              <w:szCs w:val="28"/>
            </w:rPr>
            <m:t>=</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R</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L</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dv</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L</m:t>
              </m:r>
            </m:sub>
          </m:sSub>
          <m:r>
            <m:rPr>
              <m:nor/>
            </m:rPr>
            <w:rPr>
              <w:color w:val="000000" w:themeColor="text1"/>
              <w:sz w:val="28"/>
              <w:szCs w:val="28"/>
            </w:rPr>
            <m:t>(Н)</m:t>
          </m:r>
          <m:r>
            <m:rPr>
              <m:sty m:val="p"/>
            </m:rPr>
            <w:rPr>
              <w:rFonts w:ascii="Cambria Math" w:hAnsi="Cambria Math"/>
              <w:color w:val="000000" w:themeColor="text1"/>
              <w:sz w:val="28"/>
              <w:szCs w:val="28"/>
            </w:rPr>
            <m:t>.</m:t>
          </m:r>
          <m:r>
            <w:ins w:id="2521" w:author="mikle" w:date="2025-10-05T22:35:00Z" w16du:dateUtc="2025-10-06T05:35:00Z">
              <m:rPr>
                <m:sty m:val="p"/>
              </m:rPr>
              <w:rPr>
                <w:rFonts w:ascii="Cambria Math" w:hAnsi="Cambria Math"/>
                <w:color w:val="000000" w:themeColor="text1"/>
                <w:sz w:val="28"/>
                <w:szCs w:val="28"/>
              </w:rPr>
              <m:t>(1.29)</m:t>
            </w:ins>
          </m:r>
        </m:oMath>
      </m:oMathPara>
    </w:p>
    <w:p w14:paraId="33DD7573" w14:textId="51F100AD" w:rsidR="00C63251" w:rsidRPr="005D13B9" w:rsidRDefault="00C63251" w:rsidP="005D13B9">
      <w:pPr>
        <w:spacing w:line="360" w:lineRule="auto"/>
        <w:ind w:firstLine="709"/>
        <w:jc w:val="both"/>
        <w:rPr>
          <w:color w:val="000000" w:themeColor="text1"/>
          <w:sz w:val="28"/>
          <w:szCs w:val="28"/>
        </w:rPr>
      </w:pPr>
      <w:r w:rsidRPr="005D13B9">
        <w:rPr>
          <w:color w:val="000000" w:themeColor="text1"/>
          <w:sz w:val="28"/>
          <w:szCs w:val="28"/>
        </w:rPr>
        <w:t>Так как при маршевом движении оба винта работают в одном направлении с равной тягой, мы получаем следующее выражении для общей тяги движителей</w:t>
      </w:r>
      <w:ins w:id="2522" w:author="mikle" w:date="2025-10-05T22:37:00Z" w16du:dateUtc="2025-10-06T05:37:00Z">
        <w:r w:rsidR="009505A2" w:rsidRPr="005D13B9">
          <w:rPr>
            <w:color w:val="000000" w:themeColor="text1"/>
            <w:sz w:val="28"/>
            <w:szCs w:val="28"/>
          </w:rPr>
          <w:t xml:space="preserve"> исход из формулы (1.29)</w:t>
        </w:r>
      </w:ins>
      <w:r w:rsidRPr="005D13B9">
        <w:rPr>
          <w:color w:val="000000" w:themeColor="text1"/>
          <w:sz w:val="28"/>
          <w:szCs w:val="28"/>
        </w:rPr>
        <w:t>:</w:t>
      </w:r>
    </w:p>
    <w:p w14:paraId="6785AC33" w14:textId="1B28EB99" w:rsidR="0092592C" w:rsidRPr="005D13B9" w:rsidRDefault="00C63251" w:rsidP="005D13B9">
      <w:pPr>
        <w:spacing w:line="360" w:lineRule="auto"/>
        <w:ind w:firstLine="709"/>
        <w:jc w:val="both"/>
        <w:rPr>
          <w:color w:val="000000" w:themeColor="text1"/>
          <w:sz w:val="28"/>
          <w:szCs w:val="28"/>
        </w:rPr>
      </w:pPr>
      <m:oMathPara>
        <m:oMath>
          <m:r>
            <w:rPr>
              <w:rFonts w:ascii="Cambria Math" w:hAnsi="Cambria Math"/>
              <w:color w:val="000000" w:themeColor="text1"/>
              <w:sz w:val="28"/>
              <w:szCs w:val="28"/>
            </w:rPr>
            <m:t>F=</m:t>
          </m:r>
          <m:r>
            <m:rPr>
              <m:nor/>
            </m:rPr>
            <w:rPr>
              <w:color w:val="000000" w:themeColor="text1"/>
              <w:sz w:val="28"/>
              <w:szCs w:val="28"/>
            </w:rPr>
            <m:t> </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m:rPr>
              <m:nor/>
            </m:rPr>
            <w:rPr>
              <w:color w:val="000000" w:themeColor="text1"/>
              <w:sz w:val="28"/>
              <w:szCs w:val="28"/>
            </w:rPr>
            <m:t> </m:t>
          </m:r>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R</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L</m:t>
              </m:r>
            </m:sub>
          </m:sSub>
          <m:r>
            <w:rPr>
              <w:rFonts w:ascii="Cambria Math" w:hAnsi="Cambria Math"/>
              <w:color w:val="000000" w:themeColor="text1"/>
              <w:sz w:val="28"/>
              <w:szCs w:val="28"/>
            </w:rPr>
            <m:t>))=2</m:t>
          </m:r>
          <m:r>
            <m:rPr>
              <m:nor/>
            </m:rPr>
            <w:rPr>
              <w:color w:val="000000" w:themeColor="text1"/>
              <w:sz w:val="28"/>
              <w:szCs w:val="28"/>
            </w:rPr>
            <m:t> </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r>
            <w:ins w:id="2523" w:author="mikle" w:date="2025-10-05T22:37:00Z" w16du:dateUtc="2025-10-06T05:37:00Z">
              <w:rPr>
                <w:rFonts w:ascii="Cambria Math" w:hAnsi="Cambria Math"/>
                <w:color w:val="000000" w:themeColor="text1"/>
                <w:sz w:val="28"/>
                <w:szCs w:val="28"/>
              </w:rPr>
              <m:t xml:space="preserve"> (1.30)</m:t>
            </w:ins>
          </m:r>
        </m:oMath>
      </m:oMathPara>
    </w:p>
    <w:p w14:paraId="4BDC3E3B" w14:textId="77777777" w:rsidR="009505A2" w:rsidRPr="005D13B9" w:rsidRDefault="009505A2" w:rsidP="005D13B9">
      <w:pPr>
        <w:pStyle w:val="a8"/>
        <w:spacing w:line="360" w:lineRule="auto"/>
        <w:ind w:firstLine="709"/>
        <w:jc w:val="both"/>
        <w:rPr>
          <w:ins w:id="2524" w:author="mikle" w:date="2025-10-05T22:36:00Z" w16du:dateUtc="2025-10-06T05:36:00Z"/>
          <w:color w:val="000000" w:themeColor="text1"/>
          <w:sz w:val="28"/>
          <w:szCs w:val="28"/>
        </w:rPr>
      </w:pPr>
      <w:r w:rsidRPr="005D13B9">
        <w:rPr>
          <w:color w:val="000000" w:themeColor="text1"/>
          <w:sz w:val="28"/>
          <w:szCs w:val="28"/>
        </w:rPr>
        <w:t>Г</w:t>
      </w:r>
      <w:r w:rsidR="0092592C" w:rsidRPr="005D13B9">
        <w:rPr>
          <w:color w:val="000000" w:themeColor="text1"/>
          <w:sz w:val="28"/>
          <w:szCs w:val="28"/>
        </w:rPr>
        <w:t>де</w:t>
      </w:r>
      <w:ins w:id="2525" w:author="mikle" w:date="2025-10-05T22:36:00Z" w16du:dateUtc="2025-10-06T05:36:00Z">
        <w:r w:rsidRPr="005D13B9">
          <w:rPr>
            <w:color w:val="000000" w:themeColor="text1"/>
            <w:sz w:val="28"/>
            <w:szCs w:val="28"/>
          </w:rPr>
          <w:t>:</w:t>
        </w:r>
      </w:ins>
    </w:p>
    <w:p w14:paraId="0E2C1E7C" w14:textId="3934BD25" w:rsidR="0092592C" w:rsidRPr="005D13B9" w:rsidRDefault="0092592C" w:rsidP="005D13B9">
      <w:pPr>
        <w:pStyle w:val="a8"/>
        <w:spacing w:line="360" w:lineRule="auto"/>
        <w:ind w:firstLine="709"/>
        <w:jc w:val="both"/>
        <w:rPr>
          <w:color w:val="000000" w:themeColor="text1"/>
          <w:sz w:val="28"/>
          <w:szCs w:val="28"/>
        </w:rPr>
      </w:pPr>
      <w:r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w:rPr>
            <w:rFonts w:ascii="Cambria Math" w:hAnsi="Cambria Math"/>
            <w:color w:val="000000" w:themeColor="text1"/>
            <w:sz w:val="28"/>
            <w:szCs w:val="28"/>
          </w:rPr>
          <m:t>=2</m:t>
        </m:r>
        <m:r>
          <m:rPr>
            <m:nor/>
          </m:rPr>
          <w:rPr>
            <w:color w:val="000000" w:themeColor="text1"/>
            <w:sz w:val="28"/>
            <w:szCs w:val="28"/>
          </w:rPr>
          <m:t>  </m:t>
        </m:r>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K</m:t>
            </m:r>
          </m:e>
          <m:sub>
            <m:r>
              <m:rPr>
                <m:sty m:val="bi"/>
              </m:rPr>
              <w:rPr>
                <w:rFonts w:ascii="Cambria Math" w:hAnsi="Cambria Math"/>
                <w:color w:val="000000" w:themeColor="text1"/>
                <w:sz w:val="28"/>
                <w:szCs w:val="28"/>
                <w:vertAlign w:val="subscript"/>
                <w:lang w:val="en-US"/>
              </w:rPr>
              <m:t>dv</m:t>
            </m:r>
          </m:sub>
        </m:sSub>
        <m:r>
          <w:ins w:id="2526" w:author="mikle" w:date="2025-10-05T22:36:00Z" w16du:dateUtc="2025-10-06T05:36:00Z">
            <m:rPr>
              <m:sty m:val="bi"/>
            </m:rPr>
            <w:rPr>
              <w:rFonts w:ascii="Cambria Math" w:hAnsi="Cambria Math"/>
              <w:color w:val="000000" w:themeColor="text1"/>
              <w:sz w:val="28"/>
              <w:szCs w:val="28"/>
              <w:vertAlign w:val="subscript"/>
              <w:rPrChange w:id="2527" w:author="mikle" w:date="2025-10-09T20:00:00Z" w16du:dateUtc="2025-10-10T03:00:00Z">
                <w:rPr>
                  <w:rFonts w:ascii="Cambria Math" w:hAnsi="Cambria Math"/>
                  <w:color w:val="000000" w:themeColor="text1"/>
                  <w:sz w:val="28"/>
                  <w:szCs w:val="28"/>
                  <w:vertAlign w:val="subscript"/>
                  <w:lang w:val="en-US"/>
                </w:rPr>
              </w:rPrChange>
            </w:rPr>
            <m:t xml:space="preserve"> </m:t>
          </w:ins>
        </m:r>
      </m:oMath>
      <w:ins w:id="2528" w:author="mikle" w:date="2025-10-05T22:36:00Z" w16du:dateUtc="2025-10-06T05:36:00Z">
        <w:r w:rsidR="009505A2" w:rsidRPr="005D13B9">
          <w:rPr>
            <w:color w:val="000000" w:themeColor="text1"/>
            <w:sz w:val="28"/>
            <w:szCs w:val="28"/>
          </w:rPr>
          <w:t>– коэффициент усиления движительного комплекса</w:t>
        </w:r>
      </w:ins>
      <w:r w:rsidRPr="005D13B9">
        <w:rPr>
          <w:color w:val="000000" w:themeColor="text1"/>
          <w:sz w:val="28"/>
          <w:szCs w:val="28"/>
        </w:rPr>
        <w:t>.</w:t>
      </w:r>
    </w:p>
    <w:p w14:paraId="4D9A3B7C" w14:textId="4AE44206" w:rsidR="0092592C" w:rsidRPr="005D13B9" w:rsidRDefault="0092592C" w:rsidP="005D13B9">
      <w:pPr>
        <w:pStyle w:val="a8"/>
        <w:spacing w:line="360" w:lineRule="auto"/>
        <w:ind w:firstLine="709"/>
        <w:jc w:val="both"/>
        <w:rPr>
          <w:color w:val="000000" w:themeColor="text1"/>
          <w:sz w:val="28"/>
          <w:szCs w:val="28"/>
        </w:rPr>
      </w:pPr>
      <w:r w:rsidRPr="005D13B9">
        <w:rPr>
          <w:color w:val="000000" w:themeColor="text1"/>
          <w:sz w:val="28"/>
          <w:szCs w:val="28"/>
        </w:rPr>
        <w:t xml:space="preserve">Исходя из передаточной функции </w:t>
      </w:r>
      <w:ins w:id="2529" w:author="mikle" w:date="2025-10-05T22:36:00Z" w16du:dateUtc="2025-10-06T05:36:00Z">
        <w:r w:rsidR="009505A2" w:rsidRPr="005D13B9">
          <w:rPr>
            <w:color w:val="000000" w:themeColor="text1"/>
            <w:sz w:val="28"/>
            <w:szCs w:val="28"/>
          </w:rPr>
          <w:t xml:space="preserve">(1.28) </w:t>
        </w:r>
      </w:ins>
      <w:r w:rsidRPr="005D13B9">
        <w:rPr>
          <w:color w:val="000000" w:themeColor="text1"/>
          <w:sz w:val="28"/>
          <w:szCs w:val="28"/>
        </w:rPr>
        <w:t xml:space="preserve">и </w:t>
      </w:r>
      <w:ins w:id="2530" w:author="mikle" w:date="2025-10-05T22:37:00Z" w16du:dateUtc="2025-10-06T05:37:00Z">
        <w:r w:rsidR="009505A2" w:rsidRPr="005D13B9">
          <w:rPr>
            <w:color w:val="000000" w:themeColor="text1"/>
            <w:sz w:val="28"/>
            <w:szCs w:val="28"/>
          </w:rPr>
          <w:t>формулы (1.30)</w:t>
        </w:r>
      </w:ins>
      <w:del w:id="2531" w:author="mikle" w:date="2025-10-05T22:37:00Z" w16du:dateUtc="2025-10-06T05:37:00Z">
        <w:r w:rsidRPr="005D13B9" w:rsidDel="009505A2">
          <w:rPr>
            <w:color w:val="000000" w:themeColor="text1"/>
            <w:sz w:val="28"/>
            <w:szCs w:val="28"/>
          </w:rPr>
          <w:delText>уравнения</w:delText>
        </w:r>
      </w:del>
      <w:r w:rsidRPr="005D13B9">
        <w:rPr>
          <w:color w:val="000000" w:themeColor="text1"/>
          <w:sz w:val="28"/>
          <w:szCs w:val="28"/>
        </w:rPr>
        <w:t xml:space="preserve"> для </w:t>
      </w:r>
      <w:r w:rsidR="00C63251" w:rsidRPr="005D13B9">
        <w:rPr>
          <w:color w:val="000000" w:themeColor="text1"/>
          <w:sz w:val="28"/>
          <w:szCs w:val="28"/>
        </w:rPr>
        <w:t>силы тяги</w:t>
      </w:r>
      <w:r w:rsidRPr="005D13B9">
        <w:rPr>
          <w:color w:val="000000" w:themeColor="text1"/>
          <w:sz w:val="28"/>
          <w:szCs w:val="28"/>
        </w:rPr>
        <w:t xml:space="preserve"> мы получаем следующую зависимость:</w:t>
      </w:r>
    </w:p>
    <w:p w14:paraId="30E8E5FB" w14:textId="3AE5CF92" w:rsidR="0092592C" w:rsidRPr="005D13B9" w:rsidRDefault="00000000" w:rsidP="005D13B9">
      <w:pPr>
        <w:pStyle w:val="a8"/>
        <w:spacing w:line="360" w:lineRule="auto"/>
        <w:ind w:firstLine="709"/>
        <w:jc w:val="both"/>
        <w:rPr>
          <w:i/>
          <w:color w:val="000000" w:themeColor="text1"/>
          <w:sz w:val="28"/>
          <w:szCs w:val="28"/>
        </w:rPr>
      </w:pPr>
      <m:oMathPara>
        <m:oMath>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r>
            <m:rPr>
              <m:sty m:val="bi"/>
            </m:rPr>
            <w:rPr>
              <w:rFonts w:ascii="Cambria Math" w:hAnsi="Cambria Math"/>
              <w:color w:val="000000" w:themeColor="text1"/>
              <w:sz w:val="28"/>
              <w:szCs w:val="28"/>
              <w:vertAlign w:val="subscript"/>
            </w:rPr>
            <m:t>*</m:t>
          </m:r>
          <m:acc>
            <m:accPr>
              <m:chr m:val="̇"/>
              <m:ctrlPr>
                <w:rPr>
                  <w:rFonts w:ascii="Cambria Math" w:hAnsi="Cambria Math"/>
                  <w:b/>
                  <w:bCs/>
                  <w:i/>
                  <w:color w:val="000000" w:themeColor="text1"/>
                  <w:sz w:val="28"/>
                  <w:szCs w:val="28"/>
                  <w:vertAlign w:val="subscript"/>
                  <w:lang w:val="en-US"/>
                </w:rPr>
              </m:ctrlPr>
            </m:accPr>
            <m:e>
              <m:r>
                <m:rPr>
                  <m:sty m:val="bi"/>
                </m:rPr>
                <w:rPr>
                  <w:rFonts w:ascii="Cambria Math" w:hAnsi="Cambria Math"/>
                  <w:color w:val="000000" w:themeColor="text1"/>
                  <w:sz w:val="28"/>
                  <w:szCs w:val="28"/>
                  <w:vertAlign w:val="subscript"/>
                  <w:lang w:val="en-US"/>
                </w:rPr>
                <m:t>F</m:t>
              </m:r>
            </m:e>
          </m:acc>
          <m:r>
            <m:rPr>
              <m:sty m:val="bi"/>
            </m:rPr>
            <w:rPr>
              <w:rFonts w:ascii="Cambria Math" w:hAnsi="Cambria Math"/>
              <w:color w:val="000000" w:themeColor="text1"/>
              <w:sz w:val="28"/>
              <w:szCs w:val="28"/>
              <w:vertAlign w:val="subscript"/>
            </w:rPr>
            <m:t>+</m:t>
          </m:r>
          <m:r>
            <m:rPr>
              <m:sty m:val="bi"/>
            </m:rPr>
            <w:rPr>
              <w:rFonts w:ascii="Cambria Math" w:hAnsi="Cambria Math"/>
              <w:color w:val="000000" w:themeColor="text1"/>
              <w:sz w:val="28"/>
              <w:szCs w:val="28"/>
              <w:vertAlign w:val="subscript"/>
              <w:lang w:val="en-US"/>
            </w:rPr>
            <m:t>F</m:t>
          </m:r>
          <m:r>
            <m:rPr>
              <m:sty m:val="bi"/>
            </m:rPr>
            <w:rPr>
              <w:rFonts w:ascii="Cambria Math" w:hAnsi="Cambria Math"/>
              <w:color w:val="000000" w:themeColor="text1"/>
              <w:sz w:val="28"/>
              <w:szCs w:val="28"/>
              <w:vertAlign w:val="subscript"/>
            </w:rPr>
            <m:t xml:space="preserve">=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 xml:space="preserve">→ </m:t>
          </m:r>
          <m:acc>
            <m:accPr>
              <m:chr m:val="̇"/>
              <m:ctrlPr>
                <w:rPr>
                  <w:rFonts w:ascii="Cambria Math" w:hAnsi="Cambria Math"/>
                  <w:b/>
                  <w:bCs/>
                  <w:i/>
                  <w:color w:val="000000" w:themeColor="text1"/>
                  <w:sz w:val="28"/>
                  <w:szCs w:val="28"/>
                  <w:vertAlign w:val="subscript"/>
                  <w:lang w:val="en-US"/>
                </w:rPr>
              </m:ctrlPr>
            </m:accPr>
            <m:e>
              <m:r>
                <m:rPr>
                  <m:sty m:val="bi"/>
                </m:rPr>
                <w:rPr>
                  <w:rFonts w:ascii="Cambria Math" w:hAnsi="Cambria Math"/>
                  <w:color w:val="000000" w:themeColor="text1"/>
                  <w:sz w:val="28"/>
                  <w:szCs w:val="28"/>
                  <w:vertAlign w:val="subscript"/>
                  <w:lang w:val="en-US"/>
                </w:rPr>
                <m:t>F</m:t>
              </m:r>
            </m:e>
          </m:acc>
          <m:r>
            <m:rPr>
              <m:sty m:val="bi"/>
            </m:rPr>
            <w:rPr>
              <w:rFonts w:ascii="Cambria Math" w:hAnsi="Cambria Math"/>
              <w:color w:val="000000" w:themeColor="text1"/>
              <w:sz w:val="28"/>
              <w:szCs w:val="28"/>
              <w:vertAlign w:val="subscript"/>
            </w:rPr>
            <m:t xml:space="preserve">= </m:t>
          </m:r>
          <m:f>
            <m:fPr>
              <m:ctrlPr>
                <w:rPr>
                  <w:rFonts w:ascii="Cambria Math" w:hAnsi="Cambria Math"/>
                  <w:b/>
                  <w:bCs/>
                  <w:i/>
                  <w:color w:val="000000" w:themeColor="text1"/>
                  <w:sz w:val="28"/>
                  <w:szCs w:val="28"/>
                  <w:vertAlign w:val="subscript"/>
                  <w:lang w:val="en-US"/>
                </w:rPr>
              </m:ctrlPr>
            </m:fPr>
            <m:num>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r>
                <w:rPr>
                  <w:rFonts w:ascii="Cambria Math" w:hAnsi="Cambria Math"/>
                  <w:color w:val="000000" w:themeColor="text1"/>
                  <w:sz w:val="28"/>
                  <w:szCs w:val="28"/>
                  <w:lang w:val="en-US"/>
                </w:rPr>
                <m:t>F</m:t>
              </m:r>
            </m:num>
            <m:den>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den>
          </m:f>
          <m:r>
            <w:ins w:id="2532" w:author="mikle" w:date="2025-10-05T22:37:00Z" w16du:dateUtc="2025-10-06T05:37:00Z">
              <m:rPr>
                <m:sty m:val="bi"/>
              </m:rPr>
              <w:rPr>
                <w:rFonts w:ascii="Cambria Math" w:hAnsi="Cambria Math"/>
                <w:color w:val="000000" w:themeColor="text1"/>
                <w:sz w:val="28"/>
                <w:szCs w:val="28"/>
                <w:vertAlign w:val="subscript"/>
                <w:rPrChange w:id="2533" w:author="mikle" w:date="2025-10-09T20:00:00Z" w16du:dateUtc="2025-10-10T03:00:00Z">
                  <w:rPr>
                    <w:rFonts w:ascii="Cambria Math" w:hAnsi="Cambria Math"/>
                    <w:color w:val="000000" w:themeColor="text1"/>
                    <w:sz w:val="28"/>
                    <w:szCs w:val="28"/>
                    <w:vertAlign w:val="subscript"/>
                    <w:lang w:val="en-US"/>
                  </w:rPr>
                </w:rPrChange>
              </w:rPr>
              <m:t>(</m:t>
            </w:ins>
          </m:r>
          <m:r>
            <w:ins w:id="2534" w:author="mikle" w:date="2025-10-05T22:37:00Z" w16du:dateUtc="2025-10-06T05:37:00Z">
              <m:rPr>
                <m:sty m:val="bi"/>
              </m:rPr>
              <w:rPr>
                <w:rFonts w:ascii="Cambria Math" w:hAnsi="Cambria Math"/>
                <w:color w:val="000000" w:themeColor="text1"/>
                <w:sz w:val="28"/>
                <w:szCs w:val="28"/>
                <w:vertAlign w:val="subscript"/>
              </w:rPr>
              <m:t>1.31)</m:t>
            </w:ins>
          </m:r>
        </m:oMath>
      </m:oMathPara>
    </w:p>
    <w:p w14:paraId="71CB912B" w14:textId="74B1CF93" w:rsidR="0092592C" w:rsidRPr="005D13B9" w:rsidRDefault="00C63251" w:rsidP="005D13B9">
      <w:pPr>
        <w:spacing w:before="100" w:beforeAutospacing="1" w:after="24" w:line="360" w:lineRule="auto"/>
        <w:ind w:firstLine="709"/>
        <w:jc w:val="both"/>
        <w:rPr>
          <w:ins w:id="2535" w:author="mikle" w:date="2025-10-05T22:40:00Z" w16du:dateUtc="2025-10-06T05:40:00Z"/>
          <w:color w:val="000000" w:themeColor="text1"/>
          <w:sz w:val="28"/>
          <w:szCs w:val="28"/>
        </w:rPr>
      </w:pPr>
      <w:r w:rsidRPr="005D13B9">
        <w:rPr>
          <w:iCs/>
          <w:color w:val="000000" w:themeColor="text1"/>
          <w:sz w:val="28"/>
          <w:szCs w:val="28"/>
        </w:rPr>
        <w:t xml:space="preserve">Аналогично контуру курса, мы получили модель движительно-рулевого комплекса </w:t>
      </w:r>
      <w:ins w:id="2536" w:author="mikle" w:date="2025-10-05T22:41:00Z" w16du:dateUtc="2025-10-06T05:41:00Z">
        <w:r w:rsidR="00D413EC" w:rsidRPr="005D13B9">
          <w:rPr>
            <w:iCs/>
            <w:color w:val="000000" w:themeColor="text1"/>
            <w:sz w:val="28"/>
            <w:szCs w:val="28"/>
          </w:rPr>
          <w:t xml:space="preserve">на основе уравнения (1.31) </w:t>
        </w:r>
      </w:ins>
      <w:r w:rsidRPr="005D13B9">
        <w:rPr>
          <w:iCs/>
          <w:color w:val="000000" w:themeColor="text1"/>
          <w:sz w:val="28"/>
          <w:szCs w:val="28"/>
        </w:rPr>
        <w:t xml:space="preserve">с управляющим напряжением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oMath>
      <w:r w:rsidRPr="005D13B9">
        <w:rPr>
          <w:color w:val="000000" w:themeColor="text1"/>
          <w:sz w:val="28"/>
          <w:szCs w:val="28"/>
        </w:rPr>
        <w:t xml:space="preserve"> , </w:t>
      </w:r>
      <w:ins w:id="2537" w:author="mikle" w:date="2025-10-05T22:39:00Z" w16du:dateUtc="2025-10-06T05:39:00Z">
        <w:r w:rsidR="009505A2" w:rsidRPr="005D13B9">
          <w:rPr>
            <w:color w:val="000000" w:themeColor="text1"/>
            <w:sz w:val="28"/>
            <w:szCs w:val="28"/>
          </w:rPr>
          <w:t xml:space="preserve">представленную на рисунке </w:t>
        </w:r>
      </w:ins>
      <w:ins w:id="2538" w:author="mikle" w:date="2025-10-05T22:40:00Z" w16du:dateUtc="2025-10-06T05:40:00Z">
        <w:r w:rsidR="009505A2" w:rsidRPr="005D13B9">
          <w:rPr>
            <w:color w:val="000000" w:themeColor="text1"/>
            <w:sz w:val="28"/>
            <w:szCs w:val="28"/>
          </w:rPr>
          <w:t>1.</w:t>
        </w:r>
      </w:ins>
      <w:ins w:id="2539" w:author="mikle" w:date="2025-10-09T16:59:00Z" w16du:dateUtc="2025-10-09T23:59:00Z">
        <w:r w:rsidR="00E376B5" w:rsidRPr="005D13B9">
          <w:rPr>
            <w:color w:val="000000" w:themeColor="text1"/>
            <w:sz w:val="28"/>
            <w:szCs w:val="28"/>
          </w:rPr>
          <w:t>8</w:t>
        </w:r>
      </w:ins>
      <w:ins w:id="2540" w:author="mikle" w:date="2025-10-05T22:40:00Z" w16du:dateUtc="2025-10-06T05:40:00Z">
        <w:r w:rsidR="009505A2" w:rsidRPr="005D13B9">
          <w:rPr>
            <w:color w:val="000000" w:themeColor="text1"/>
            <w:sz w:val="28"/>
            <w:szCs w:val="28"/>
          </w:rPr>
          <w:t>.</w:t>
        </w:r>
      </w:ins>
      <w:del w:id="2541" w:author="mikle" w:date="2025-10-05T22:39:00Z" w16du:dateUtc="2025-10-06T05:39:00Z">
        <w:r w:rsidRPr="005D13B9" w:rsidDel="009505A2">
          <w:rPr>
            <w:color w:val="000000" w:themeColor="text1"/>
            <w:sz w:val="28"/>
            <w:szCs w:val="28"/>
          </w:rPr>
          <w:delText>поэтому для дальнейшего рассмотрения контура марша перейдем к построению модуля управления контуром марша.</w:delText>
        </w:r>
      </w:del>
    </w:p>
    <w:p w14:paraId="16EA8C9A" w14:textId="212ED5D6" w:rsidR="009505A2" w:rsidRPr="005D13B9" w:rsidRDefault="00D413EC" w:rsidP="005D13B9">
      <w:pPr>
        <w:spacing w:before="100" w:beforeAutospacing="1" w:after="24" w:line="360" w:lineRule="auto"/>
        <w:ind w:firstLine="709"/>
        <w:jc w:val="center"/>
        <w:rPr>
          <w:ins w:id="2542" w:author="mikle" w:date="2025-10-05T22:41:00Z" w16du:dateUtc="2025-10-06T05:41:00Z"/>
          <w:color w:val="000000" w:themeColor="text1"/>
          <w:sz w:val="28"/>
          <w:szCs w:val="28"/>
        </w:rPr>
      </w:pPr>
      <w:ins w:id="2543" w:author="mikle" w:date="2025-10-05T22:40:00Z" w16du:dateUtc="2025-10-06T05:40:00Z">
        <w:r w:rsidRPr="005D13B9">
          <w:rPr>
            <w:noProof/>
            <w:color w:val="000000" w:themeColor="text1"/>
            <w:sz w:val="28"/>
            <w:szCs w:val="28"/>
            <w14:ligatures w14:val="standardContextual"/>
          </w:rPr>
          <w:lastRenderedPageBreak/>
          <w:drawing>
            <wp:inline distT="0" distB="0" distL="0" distR="0" wp14:anchorId="1CCE320F" wp14:editId="5046F6B8">
              <wp:extent cx="5940425" cy="2261235"/>
              <wp:effectExtent l="0" t="0" r="3175" b="0"/>
              <wp:docPr id="137821397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3977" name="Рисунок 1378213977"/>
                      <pic:cNvPicPr/>
                    </pic:nvPicPr>
                    <pic:blipFill>
                      <a:blip r:embed="rId25">
                        <a:extLst>
                          <a:ext uri="{28A0092B-C50C-407E-A947-70E740481C1C}">
                            <a14:useLocalDpi xmlns:a14="http://schemas.microsoft.com/office/drawing/2010/main" val="0"/>
                          </a:ext>
                        </a:extLst>
                      </a:blip>
                      <a:stretch>
                        <a:fillRect/>
                      </a:stretch>
                    </pic:blipFill>
                    <pic:spPr>
                      <a:xfrm>
                        <a:off x="0" y="0"/>
                        <a:ext cx="5940425" cy="2261235"/>
                      </a:xfrm>
                      <a:prstGeom prst="rect">
                        <a:avLst/>
                      </a:prstGeom>
                    </pic:spPr>
                  </pic:pic>
                </a:graphicData>
              </a:graphic>
            </wp:inline>
          </w:drawing>
        </w:r>
      </w:ins>
    </w:p>
    <w:p w14:paraId="397B1479" w14:textId="0F30B3E9" w:rsidR="00D413EC" w:rsidRPr="005D13B9" w:rsidRDefault="00D413EC" w:rsidP="005D13B9">
      <w:pPr>
        <w:spacing w:before="100" w:beforeAutospacing="1" w:after="24" w:line="360" w:lineRule="auto"/>
        <w:ind w:firstLine="709"/>
        <w:jc w:val="center"/>
        <w:rPr>
          <w:color w:val="000000" w:themeColor="text1"/>
          <w:sz w:val="28"/>
          <w:szCs w:val="28"/>
        </w:rPr>
        <w:pPrChange w:id="2544" w:author="mikle" w:date="2025-10-09T20:00:00Z" w16du:dateUtc="2025-10-10T03:00:00Z">
          <w:pPr>
            <w:spacing w:before="100" w:beforeAutospacing="1" w:after="24" w:line="360" w:lineRule="auto"/>
            <w:ind w:firstLine="709"/>
            <w:jc w:val="both"/>
          </w:pPr>
        </w:pPrChange>
      </w:pPr>
      <w:ins w:id="2545" w:author="mikle" w:date="2025-10-05T22:41:00Z" w16du:dateUtc="2025-10-06T05:41:00Z">
        <w:r w:rsidRPr="005D13B9">
          <w:rPr>
            <w:color w:val="000000" w:themeColor="text1"/>
            <w:sz w:val="28"/>
            <w:szCs w:val="28"/>
          </w:rPr>
          <w:t>Рисунок 1.</w:t>
        </w:r>
      </w:ins>
      <w:ins w:id="2546" w:author="mikle" w:date="2025-10-09T16:59:00Z" w16du:dateUtc="2025-10-09T23:59:00Z">
        <w:r w:rsidR="00E376B5" w:rsidRPr="005D13B9">
          <w:rPr>
            <w:color w:val="000000" w:themeColor="text1"/>
            <w:sz w:val="28"/>
            <w:szCs w:val="28"/>
          </w:rPr>
          <w:t>8</w:t>
        </w:r>
      </w:ins>
      <w:ins w:id="2547" w:author="mikle" w:date="2025-10-05T22:41:00Z" w16du:dateUtc="2025-10-06T05:41:00Z">
        <w:r w:rsidRPr="005D13B9">
          <w:rPr>
            <w:color w:val="000000" w:themeColor="text1"/>
            <w:sz w:val="28"/>
            <w:szCs w:val="28"/>
          </w:rPr>
          <w:t xml:space="preserve"> – модель движительно-рулевого комплекса в контуре марша.</w:t>
        </w:r>
      </w:ins>
    </w:p>
    <w:p w14:paraId="298D074C" w14:textId="7E541505" w:rsidR="0092592C" w:rsidRPr="005D13B9" w:rsidRDefault="0092592C" w:rsidP="005D13B9">
      <w:pPr>
        <w:pStyle w:val="3"/>
        <w:spacing w:line="360" w:lineRule="auto"/>
        <w:ind w:firstLine="709"/>
        <w:jc w:val="both"/>
        <w:rPr>
          <w:rFonts w:ascii="Times New Roman" w:hAnsi="Times New Roman" w:cs="Times New Roman"/>
          <w:b/>
          <w:bCs/>
          <w:color w:val="000000" w:themeColor="text1"/>
          <w:sz w:val="28"/>
          <w:szCs w:val="28"/>
        </w:rPr>
      </w:pPr>
      <w:bookmarkStart w:id="2548" w:name="_Toc210932342"/>
      <w:r w:rsidRPr="005D13B9">
        <w:rPr>
          <w:rFonts w:ascii="Times New Roman" w:hAnsi="Times New Roman" w:cs="Times New Roman"/>
          <w:b/>
          <w:bCs/>
          <w:color w:val="000000" w:themeColor="text1"/>
          <w:sz w:val="28"/>
          <w:szCs w:val="28"/>
        </w:rPr>
        <w:t>1.</w:t>
      </w:r>
      <w:r w:rsidR="00C63251" w:rsidRPr="005D13B9">
        <w:rPr>
          <w:rFonts w:ascii="Times New Roman" w:hAnsi="Times New Roman" w:cs="Times New Roman"/>
          <w:b/>
          <w:bCs/>
          <w:color w:val="000000" w:themeColor="text1"/>
          <w:sz w:val="28"/>
          <w:szCs w:val="28"/>
        </w:rPr>
        <w:t>2</w:t>
      </w:r>
      <w:r w:rsidRPr="005D13B9">
        <w:rPr>
          <w:rFonts w:ascii="Times New Roman" w:hAnsi="Times New Roman" w:cs="Times New Roman"/>
          <w:b/>
          <w:bCs/>
          <w:color w:val="000000" w:themeColor="text1"/>
          <w:sz w:val="28"/>
          <w:szCs w:val="28"/>
        </w:rPr>
        <w:t>.3 Построение уравнения и реализация модуля управления</w:t>
      </w:r>
      <w:r w:rsidR="00C63251" w:rsidRPr="005D13B9">
        <w:rPr>
          <w:rFonts w:ascii="Times New Roman" w:hAnsi="Times New Roman" w:cs="Times New Roman"/>
          <w:b/>
          <w:bCs/>
          <w:color w:val="000000" w:themeColor="text1"/>
          <w:sz w:val="28"/>
          <w:szCs w:val="28"/>
        </w:rPr>
        <w:t xml:space="preserve"> контура марша</w:t>
      </w:r>
      <w:bookmarkEnd w:id="2548"/>
    </w:p>
    <w:p w14:paraId="34AC2A87" w14:textId="4DD0A455" w:rsidR="00D413EC" w:rsidRPr="005D13B9" w:rsidRDefault="00C63251" w:rsidP="005D13B9">
      <w:pPr>
        <w:spacing w:before="100" w:beforeAutospacing="1" w:after="24" w:line="360" w:lineRule="auto"/>
        <w:ind w:firstLine="709"/>
        <w:jc w:val="both"/>
        <w:rPr>
          <w:ins w:id="2549" w:author="mikle" w:date="2025-10-05T22:42:00Z" w16du:dateUtc="2025-10-06T05:42:00Z"/>
          <w:b/>
          <w:bCs/>
          <w:iCs/>
          <w:color w:val="000000" w:themeColor="text1"/>
          <w:sz w:val="28"/>
          <w:szCs w:val="28"/>
        </w:rPr>
      </w:pPr>
      <w:r w:rsidRPr="005D13B9">
        <w:rPr>
          <w:b/>
          <w:bCs/>
          <w:iCs/>
          <w:color w:val="000000" w:themeColor="text1"/>
          <w:sz w:val="28"/>
          <w:szCs w:val="28"/>
        </w:rPr>
        <w:t xml:space="preserve">Так же, как и в контуре курса, мы выберем </w:t>
      </w:r>
      <w:r w:rsidR="00815291" w:rsidRPr="005D13B9">
        <w:rPr>
          <w:b/>
          <w:bCs/>
          <w:iCs/>
          <w:color w:val="000000" w:themeColor="text1"/>
          <w:sz w:val="28"/>
          <w:szCs w:val="28"/>
        </w:rPr>
        <w:t>PD</w:t>
      </w:r>
      <w:r w:rsidRPr="005D13B9">
        <w:rPr>
          <w:b/>
          <w:bCs/>
          <w:iCs/>
          <w:color w:val="000000" w:themeColor="text1"/>
          <w:sz w:val="28"/>
          <w:szCs w:val="28"/>
        </w:rPr>
        <w:t xml:space="preserve"> регулятор</w:t>
      </w:r>
      <w:ins w:id="2550" w:author="mikle" w:date="2025-10-05T22:42:00Z" w16du:dateUtc="2025-10-06T05:42:00Z">
        <w:r w:rsidR="00D413EC" w:rsidRPr="005D13B9">
          <w:rPr>
            <w:b/>
            <w:bCs/>
            <w:iCs/>
            <w:color w:val="000000" w:themeColor="text1"/>
            <w:sz w:val="28"/>
            <w:szCs w:val="28"/>
          </w:rPr>
          <w:t>, представленный на рисунке 1.</w:t>
        </w:r>
      </w:ins>
      <w:ins w:id="2551" w:author="mikle" w:date="2025-10-09T16:59:00Z" w16du:dateUtc="2025-10-09T23:59:00Z">
        <w:r w:rsidR="00E376B5" w:rsidRPr="005D13B9">
          <w:rPr>
            <w:b/>
            <w:bCs/>
            <w:iCs/>
            <w:color w:val="000000" w:themeColor="text1"/>
            <w:sz w:val="28"/>
            <w:szCs w:val="28"/>
          </w:rPr>
          <w:t>9</w:t>
        </w:r>
      </w:ins>
      <w:ins w:id="2552" w:author="mikle" w:date="2025-10-05T22:42:00Z" w16du:dateUtc="2025-10-06T05:42:00Z">
        <w:r w:rsidR="00D413EC" w:rsidRPr="005D13B9">
          <w:rPr>
            <w:b/>
            <w:bCs/>
            <w:iCs/>
            <w:color w:val="000000" w:themeColor="text1"/>
            <w:sz w:val="28"/>
            <w:szCs w:val="28"/>
          </w:rPr>
          <w:t>,</w:t>
        </w:r>
      </w:ins>
      <w:r w:rsidRPr="005D13B9">
        <w:rPr>
          <w:b/>
          <w:bCs/>
          <w:iCs/>
          <w:color w:val="000000" w:themeColor="text1"/>
          <w:sz w:val="28"/>
          <w:szCs w:val="28"/>
        </w:rPr>
        <w:t xml:space="preserve"> в качестве элемента формирования управляющего сигнала</w:t>
      </w:r>
      <w:ins w:id="2553" w:author="mikle" w:date="2025-10-05T22:42:00Z" w16du:dateUtc="2025-10-06T05:42:00Z">
        <w:r w:rsidR="00D413EC" w:rsidRPr="005D13B9">
          <w:rPr>
            <w:b/>
            <w:bCs/>
            <w:iCs/>
            <w:color w:val="000000" w:themeColor="text1"/>
            <w:sz w:val="28"/>
            <w:szCs w:val="28"/>
          </w:rPr>
          <w:t>.</w:t>
        </w:r>
      </w:ins>
    </w:p>
    <w:p w14:paraId="0ACA5622" w14:textId="7626934D" w:rsidR="00D413EC" w:rsidRPr="005D13B9" w:rsidRDefault="00D413EC" w:rsidP="005D13B9">
      <w:pPr>
        <w:spacing w:before="100" w:beforeAutospacing="1" w:after="24" w:line="360" w:lineRule="auto"/>
        <w:ind w:firstLine="709"/>
        <w:jc w:val="center"/>
        <w:rPr>
          <w:ins w:id="2554" w:author="mikle" w:date="2025-10-05T22:42:00Z" w16du:dateUtc="2025-10-06T05:42:00Z"/>
          <w:b/>
          <w:bCs/>
          <w:iCs/>
          <w:color w:val="000000" w:themeColor="text1"/>
          <w:sz w:val="28"/>
          <w:szCs w:val="28"/>
        </w:rPr>
      </w:pPr>
      <w:ins w:id="2555" w:author="mikle" w:date="2025-10-05T22:42:00Z" w16du:dateUtc="2025-10-06T05:42:00Z">
        <w:r w:rsidRPr="005D13B9">
          <w:rPr>
            <w:b/>
            <w:bCs/>
            <w:iCs/>
            <w:noProof/>
            <w:color w:val="000000" w:themeColor="text1"/>
            <w:sz w:val="28"/>
            <w:szCs w:val="28"/>
            <w14:ligatures w14:val="standardContextual"/>
          </w:rPr>
          <w:drawing>
            <wp:inline distT="0" distB="0" distL="0" distR="0" wp14:anchorId="40EDEAF5" wp14:editId="2C9992CE">
              <wp:extent cx="5940425" cy="2423795"/>
              <wp:effectExtent l="0" t="0" r="3175" b="1905"/>
              <wp:docPr id="13369683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6832" name="Рисунок 133696832"/>
                      <pic:cNvPicPr/>
                    </pic:nvPicPr>
                    <pic:blipFill>
                      <a:blip r:embed="rId26">
                        <a:extLst>
                          <a:ext uri="{28A0092B-C50C-407E-A947-70E740481C1C}">
                            <a14:useLocalDpi xmlns:a14="http://schemas.microsoft.com/office/drawing/2010/main" val="0"/>
                          </a:ext>
                        </a:extLst>
                      </a:blip>
                      <a:stretch>
                        <a:fillRect/>
                      </a:stretch>
                    </pic:blipFill>
                    <pic:spPr>
                      <a:xfrm>
                        <a:off x="0" y="0"/>
                        <a:ext cx="5940425" cy="2423795"/>
                      </a:xfrm>
                      <a:prstGeom prst="rect">
                        <a:avLst/>
                      </a:prstGeom>
                    </pic:spPr>
                  </pic:pic>
                </a:graphicData>
              </a:graphic>
            </wp:inline>
          </w:drawing>
        </w:r>
      </w:ins>
    </w:p>
    <w:p w14:paraId="70AFEFF2" w14:textId="20BE715B" w:rsidR="00D413EC" w:rsidRPr="005D13B9" w:rsidRDefault="00D413EC" w:rsidP="005D13B9">
      <w:pPr>
        <w:spacing w:before="100" w:beforeAutospacing="1" w:after="24" w:line="360" w:lineRule="auto"/>
        <w:ind w:firstLine="709"/>
        <w:jc w:val="center"/>
        <w:rPr>
          <w:ins w:id="2556" w:author="mikle" w:date="2025-10-05T22:42:00Z" w16du:dateUtc="2025-10-06T05:42:00Z"/>
          <w:b/>
          <w:bCs/>
          <w:iCs/>
          <w:color w:val="000000" w:themeColor="text1"/>
          <w:sz w:val="28"/>
          <w:szCs w:val="28"/>
        </w:rPr>
        <w:pPrChange w:id="2557" w:author="mikle" w:date="2025-10-09T20:00:00Z" w16du:dateUtc="2025-10-10T03:00:00Z">
          <w:pPr>
            <w:spacing w:before="100" w:beforeAutospacing="1" w:after="24" w:line="360" w:lineRule="auto"/>
            <w:ind w:firstLine="709"/>
            <w:jc w:val="both"/>
          </w:pPr>
        </w:pPrChange>
      </w:pPr>
      <w:ins w:id="2558" w:author="mikle" w:date="2025-10-05T22:42:00Z" w16du:dateUtc="2025-10-06T05:42:00Z">
        <w:r w:rsidRPr="005D13B9">
          <w:rPr>
            <w:b/>
            <w:bCs/>
            <w:iCs/>
            <w:color w:val="000000" w:themeColor="text1"/>
            <w:sz w:val="28"/>
            <w:szCs w:val="28"/>
          </w:rPr>
          <w:t>Рисунок 1.</w:t>
        </w:r>
      </w:ins>
      <w:ins w:id="2559" w:author="mikle" w:date="2025-10-09T16:59:00Z" w16du:dateUtc="2025-10-09T23:59:00Z">
        <w:r w:rsidR="00E376B5" w:rsidRPr="005D13B9">
          <w:rPr>
            <w:b/>
            <w:bCs/>
            <w:iCs/>
            <w:color w:val="000000" w:themeColor="text1"/>
            <w:sz w:val="28"/>
            <w:szCs w:val="28"/>
          </w:rPr>
          <w:t>9</w:t>
        </w:r>
      </w:ins>
      <w:ins w:id="2560" w:author="mikle" w:date="2025-10-05T22:42:00Z" w16du:dateUtc="2025-10-06T05:42:00Z">
        <w:r w:rsidRPr="005D13B9">
          <w:rPr>
            <w:b/>
            <w:bCs/>
            <w:iCs/>
            <w:color w:val="000000" w:themeColor="text1"/>
            <w:sz w:val="28"/>
            <w:szCs w:val="28"/>
          </w:rPr>
          <w:t xml:space="preserve"> – модель </w:t>
        </w:r>
      </w:ins>
      <w:ins w:id="2561" w:author="mikle" w:date="2025-10-05T22:43:00Z" w16du:dateUtc="2025-10-06T05:43:00Z">
        <w:r w:rsidRPr="005D13B9">
          <w:rPr>
            <w:b/>
            <w:bCs/>
            <w:iCs/>
            <w:color w:val="000000" w:themeColor="text1"/>
            <w:sz w:val="28"/>
            <w:szCs w:val="28"/>
            <w:lang w:val="en-US"/>
          </w:rPr>
          <w:t>PD</w:t>
        </w:r>
        <w:r w:rsidRPr="005D13B9">
          <w:rPr>
            <w:b/>
            <w:bCs/>
            <w:iCs/>
            <w:color w:val="000000" w:themeColor="text1"/>
            <w:sz w:val="28"/>
            <w:szCs w:val="28"/>
            <w:rPrChange w:id="2562" w:author="mikle" w:date="2025-10-09T20:00:00Z" w16du:dateUtc="2025-10-10T03:00:00Z">
              <w:rPr>
                <w:b/>
                <w:bCs/>
                <w:iCs/>
                <w:color w:val="000000" w:themeColor="text1"/>
                <w:sz w:val="28"/>
                <w:szCs w:val="28"/>
                <w:lang w:val="en-US"/>
              </w:rPr>
            </w:rPrChange>
          </w:rPr>
          <w:t xml:space="preserve"> </w:t>
        </w:r>
        <w:r w:rsidRPr="005D13B9">
          <w:rPr>
            <w:b/>
            <w:bCs/>
            <w:iCs/>
            <w:color w:val="000000" w:themeColor="text1"/>
            <w:sz w:val="28"/>
            <w:szCs w:val="28"/>
          </w:rPr>
          <w:t>регулятора в контуре маршевого движения.</w:t>
        </w:r>
      </w:ins>
    </w:p>
    <w:p w14:paraId="017585C0" w14:textId="58CFBDAB" w:rsidR="0092592C" w:rsidRPr="005D13B9" w:rsidRDefault="00D413EC" w:rsidP="005D13B9">
      <w:pPr>
        <w:spacing w:before="100" w:beforeAutospacing="1" w:after="24" w:line="360" w:lineRule="auto"/>
        <w:ind w:firstLine="709"/>
        <w:jc w:val="both"/>
        <w:rPr>
          <w:color w:val="000000" w:themeColor="text1"/>
          <w:sz w:val="28"/>
          <w:szCs w:val="28"/>
        </w:rPr>
      </w:pPr>
      <w:ins w:id="2563" w:author="mikle" w:date="2025-10-05T22:42:00Z" w16du:dateUtc="2025-10-06T05:42:00Z">
        <w:r w:rsidRPr="005D13B9">
          <w:rPr>
            <w:b/>
            <w:bCs/>
            <w:iCs/>
            <w:color w:val="000000" w:themeColor="text1"/>
            <w:sz w:val="28"/>
            <w:szCs w:val="28"/>
          </w:rPr>
          <w:t xml:space="preserve"> </w:t>
        </w:r>
      </w:ins>
      <w:del w:id="2564" w:author="mikle" w:date="2025-10-05T22:42:00Z" w16du:dateUtc="2025-10-06T05:42:00Z">
        <w:r w:rsidR="00C63251" w:rsidRPr="005D13B9" w:rsidDel="00D413EC">
          <w:rPr>
            <w:b/>
            <w:bCs/>
            <w:iCs/>
            <w:color w:val="000000" w:themeColor="text1"/>
            <w:sz w:val="28"/>
            <w:szCs w:val="28"/>
          </w:rPr>
          <w:delText xml:space="preserve">, </w:delText>
        </w:r>
      </w:del>
      <w:ins w:id="2565" w:author="mikle" w:date="2025-10-05T22:42:00Z" w16du:dateUtc="2025-10-06T05:42:00Z">
        <w:r w:rsidRPr="005D13B9">
          <w:rPr>
            <w:b/>
            <w:bCs/>
            <w:iCs/>
            <w:color w:val="000000" w:themeColor="text1"/>
            <w:sz w:val="28"/>
            <w:szCs w:val="28"/>
          </w:rPr>
          <w:t>У</w:t>
        </w:r>
      </w:ins>
      <w:del w:id="2566" w:author="mikle" w:date="2025-10-05T22:42:00Z" w16du:dateUtc="2025-10-06T05:42:00Z">
        <w:r w:rsidR="00C63251" w:rsidRPr="005D13B9" w:rsidDel="00D413EC">
          <w:rPr>
            <w:b/>
            <w:bCs/>
            <w:iCs/>
            <w:color w:val="000000" w:themeColor="text1"/>
            <w:sz w:val="28"/>
            <w:szCs w:val="28"/>
          </w:rPr>
          <w:delText>у</w:delText>
        </w:r>
      </w:del>
      <w:r w:rsidR="00C63251" w:rsidRPr="005D13B9">
        <w:rPr>
          <w:b/>
          <w:bCs/>
          <w:iCs/>
          <w:color w:val="000000" w:themeColor="text1"/>
          <w:sz w:val="28"/>
          <w:szCs w:val="28"/>
        </w:rPr>
        <w:t>равнение регулятора имеет вид</w:t>
      </w:r>
      <w:r w:rsidR="0092592C" w:rsidRPr="005D13B9">
        <w:rPr>
          <w:color w:val="000000" w:themeColor="text1"/>
          <w:sz w:val="28"/>
          <w:szCs w:val="28"/>
        </w:rPr>
        <w:t>:</w:t>
      </w:r>
    </w:p>
    <w:p w14:paraId="1498B7F2" w14:textId="563C7627" w:rsidR="0092592C" w:rsidRPr="005D13B9" w:rsidRDefault="0092592C" w:rsidP="005D13B9">
      <w:pPr>
        <w:spacing w:before="100" w:beforeAutospacing="1" w:after="24" w:line="360" w:lineRule="auto"/>
        <w:ind w:firstLine="709"/>
        <w:jc w:val="both"/>
        <w:rPr>
          <w:i/>
          <w:color w:val="000000" w:themeColor="text1"/>
          <w:sz w:val="28"/>
          <w:szCs w:val="28"/>
        </w:rPr>
      </w:pPr>
      <m:oMathPara>
        <m:oMath>
          <m:r>
            <m:rPr>
              <m:sty m:val="bi"/>
            </m:rPr>
            <w:rPr>
              <w:rFonts w:ascii="Cambria Math" w:hAnsi="Cambria Math"/>
              <w:color w:val="000000" w:themeColor="text1"/>
              <w:sz w:val="28"/>
              <w:szCs w:val="28"/>
            </w:rPr>
            <w:lastRenderedPageBreak/>
            <m:t xml:space="preserve">U=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r>
            <m:rPr>
              <m:nor/>
            </m:rPr>
            <w:rPr>
              <w:color w:val="000000" w:themeColor="text1"/>
              <w:sz w:val="28"/>
              <w:szCs w:val="28"/>
            </w:rPr>
            <m:t>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e</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m:rPr>
              <m:nor/>
            </m:rPr>
            <w:rPr>
              <w:color w:val="000000" w:themeColor="text1"/>
              <w:sz w:val="28"/>
              <w:szCs w:val="28"/>
            </w:rPr>
            <m:t> </m:t>
          </m:r>
          <m:r>
            <w:rPr>
              <w:rFonts w:ascii="Cambria Math" w:hAnsi="Cambria Math"/>
              <w:color w:val="000000" w:themeColor="text1"/>
              <w:sz w:val="28"/>
              <w:szCs w:val="28"/>
            </w:rPr>
            <m:t>v</m:t>
          </m:r>
          <m:r>
            <w:ins w:id="2567" w:author="mikle" w:date="2025-10-05T22:43:00Z" w16du:dateUtc="2025-10-06T05:43:00Z">
              <w:rPr>
                <w:rFonts w:ascii="Cambria Math" w:hAnsi="Cambria Math"/>
                <w:color w:val="000000" w:themeColor="text1"/>
                <w:sz w:val="28"/>
                <w:szCs w:val="28"/>
              </w:rPr>
              <m:t>(1.32)</m:t>
            </w:ins>
          </m:r>
        </m:oMath>
      </m:oMathPara>
    </w:p>
    <w:p w14:paraId="2604D1E0" w14:textId="5A593E5B" w:rsidR="00DC4F08" w:rsidRPr="005D13B9" w:rsidRDefault="00DC4F08" w:rsidP="005D13B9">
      <w:pPr>
        <w:spacing w:before="100" w:beforeAutospacing="1" w:after="24" w:line="360" w:lineRule="auto"/>
        <w:ind w:firstLine="709"/>
        <w:jc w:val="both"/>
        <w:rPr>
          <w:b/>
          <w:bCs/>
          <w:iCs/>
          <w:color w:val="000000" w:themeColor="text1"/>
          <w:sz w:val="28"/>
          <w:szCs w:val="28"/>
        </w:rPr>
      </w:pPr>
      <w:r w:rsidRPr="005D13B9">
        <w:rPr>
          <w:color w:val="000000" w:themeColor="text1"/>
          <w:sz w:val="28"/>
          <w:szCs w:val="28"/>
        </w:rPr>
        <w:t>Проведя аналогичный синтез с выбором ряда параметров для переходного процесса</w:t>
      </w:r>
      <w:del w:id="2568" w:author="mikle" w:date="2025-10-05T22:43:00Z" w16du:dateUtc="2025-10-06T05:43:00Z">
        <w:r w:rsidRPr="005D13B9" w:rsidDel="00D413EC">
          <w:rPr>
            <w:color w:val="000000" w:themeColor="text1"/>
            <w:sz w:val="28"/>
            <w:szCs w:val="28"/>
          </w:rPr>
          <w:delText xml:space="preserve"> – времени установившегося процесса в 4-5 секунд и нулевого перерегулирования</w:delText>
        </w:r>
      </w:del>
      <w:r w:rsidRPr="005D13B9">
        <w:rPr>
          <w:color w:val="000000" w:themeColor="text1"/>
          <w:sz w:val="28"/>
          <w:szCs w:val="28"/>
        </w:rPr>
        <w:t xml:space="preserve">, мы получаем коэффициенты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=1.98712 и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2</m:t>
            </m:r>
          </m:sub>
        </m:sSub>
        <m:r>
          <w:rPr>
            <w:rFonts w:ascii="Cambria Math" w:hAnsi="Cambria Math"/>
            <w:color w:val="000000" w:themeColor="text1"/>
            <w:sz w:val="28"/>
            <w:szCs w:val="28"/>
          </w:rPr>
          <m:t>=1.20176</m:t>
        </m:r>
      </m:oMath>
      <w:ins w:id="2569" w:author="mikle" w:date="2025-10-05T22:43:00Z" w16du:dateUtc="2025-10-06T05:43:00Z">
        <w:r w:rsidR="00D413EC" w:rsidRPr="005D13B9">
          <w:rPr>
            <w:color w:val="000000" w:themeColor="text1"/>
            <w:sz w:val="28"/>
            <w:szCs w:val="28"/>
          </w:rPr>
          <w:t xml:space="preserve"> </w:t>
        </w:r>
      </w:ins>
      <w:del w:id="2570" w:author="mikle" w:date="2025-10-05T22:43:00Z" w16du:dateUtc="2025-10-06T05:43:00Z">
        <w:r w:rsidRPr="005D13B9" w:rsidDel="00D413EC">
          <w:rPr>
            <w:color w:val="000000" w:themeColor="text1"/>
            <w:sz w:val="28"/>
            <w:szCs w:val="28"/>
          </w:rPr>
          <w:delText xml:space="preserve">. </w:delText>
        </w:r>
      </w:del>
      <w:ins w:id="2571" w:author="mikle" w:date="2025-10-05T22:43:00Z" w16du:dateUtc="2025-10-06T05:43:00Z">
        <w:r w:rsidR="00D413EC" w:rsidRPr="005D13B9">
          <w:rPr>
            <w:color w:val="000000" w:themeColor="text1"/>
            <w:sz w:val="28"/>
            <w:szCs w:val="28"/>
          </w:rPr>
          <w:t>в формуле (1.32).</w:t>
        </w:r>
      </w:ins>
    </w:p>
    <w:p w14:paraId="14089254" w14:textId="42166CCB" w:rsidR="0092592C" w:rsidRPr="005D13B9" w:rsidRDefault="0092592C"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Таким образом, мы получаем систему уравнений</w:t>
      </w:r>
      <w:ins w:id="2572" w:author="mikle" w:date="2025-10-05T22:44:00Z" w16du:dateUtc="2025-10-06T05:44:00Z">
        <w:r w:rsidR="00D413EC" w:rsidRPr="005D13B9">
          <w:rPr>
            <w:iCs/>
            <w:color w:val="000000" w:themeColor="text1"/>
            <w:sz w:val="28"/>
            <w:szCs w:val="28"/>
          </w:rPr>
          <w:t xml:space="preserve"> из уравнений (1.26), (1.31) и (1.32)</w:t>
        </w:r>
      </w:ins>
      <w:r w:rsidRPr="005D13B9">
        <w:rPr>
          <w:iCs/>
          <w:color w:val="000000" w:themeColor="text1"/>
          <w:sz w:val="28"/>
          <w:szCs w:val="28"/>
        </w:rPr>
        <w:t xml:space="preserve">, на основании которой будет смоделирован контур </w:t>
      </w:r>
      <w:r w:rsidR="00DC4F08" w:rsidRPr="005D13B9">
        <w:rPr>
          <w:iCs/>
          <w:color w:val="000000" w:themeColor="text1"/>
          <w:sz w:val="28"/>
          <w:szCs w:val="28"/>
        </w:rPr>
        <w:t>марша</w:t>
      </w:r>
      <w:r w:rsidRPr="005D13B9">
        <w:rPr>
          <w:iCs/>
          <w:color w:val="000000" w:themeColor="text1"/>
          <w:sz w:val="28"/>
          <w:szCs w:val="28"/>
        </w:rPr>
        <w:t xml:space="preserve"> для управления траекторным движением ПА:</w:t>
      </w:r>
    </w:p>
    <w:p w14:paraId="27E24C33" w14:textId="4B85D4A4" w:rsidR="0092592C" w:rsidRPr="005D13B9" w:rsidRDefault="00000000" w:rsidP="005D13B9">
      <w:pPr>
        <w:spacing w:before="100" w:beforeAutospacing="1" w:after="24" w:line="360" w:lineRule="auto"/>
        <w:ind w:firstLine="709"/>
        <w:jc w:val="both"/>
        <w:rPr>
          <w:iCs/>
          <w:color w:val="000000" w:themeColor="text1"/>
          <w:sz w:val="28"/>
          <w:szCs w:val="28"/>
        </w:rPr>
      </w:pPr>
      <m:oMathPara>
        <m:oMath>
          <m:d>
            <m:dPr>
              <m:begChr m:val="{"/>
              <m:endChr m:val=""/>
              <m:ctrlPr>
                <w:rPr>
                  <w:rFonts w:ascii="Cambria Math" w:hAnsi="Cambria Math"/>
                  <w:i/>
                  <w:iCs/>
                  <w:color w:val="000000" w:themeColor="text1"/>
                  <w:sz w:val="28"/>
                  <w:szCs w:val="28"/>
                </w:rPr>
              </m:ctrlPr>
            </m:dPr>
            <m:e>
              <m:eqArr>
                <m:eqArrPr>
                  <m:ctrlPr>
                    <w:rPr>
                      <w:rFonts w:ascii="Cambria Math" w:hAnsi="Cambria Math"/>
                      <w:i/>
                      <w:iCs/>
                      <w:color w:val="000000" w:themeColor="text1"/>
                      <w:sz w:val="28"/>
                      <w:szCs w:val="28"/>
                    </w:rPr>
                  </m:ctrlPr>
                </m:eqArrPr>
                <m:e>
                  <m:d>
                    <m:dPr>
                      <m:ctrlPr>
                        <w:rPr>
                          <w:rFonts w:ascii="Cambria Math" w:hAnsi="Cambria Math"/>
                          <w:b/>
                          <w:bCs/>
                          <w:i/>
                          <w:color w:val="000000" w:themeColor="text1"/>
                          <w:sz w:val="28"/>
                          <w:szCs w:val="28"/>
                          <w:lang w:val="en-US"/>
                        </w:rPr>
                      </m:ctrlPr>
                    </m:dPr>
                    <m:e>
                      <m:r>
                        <m:rPr>
                          <m:sty m:val="bi"/>
                        </m:rPr>
                        <w:rPr>
                          <w:rFonts w:ascii="Cambria Math" w:hAnsi="Cambria Math"/>
                          <w:color w:val="000000" w:themeColor="text1"/>
                          <w:sz w:val="28"/>
                          <w:szCs w:val="28"/>
                          <w:lang w:val="en-US"/>
                        </w:rPr>
                        <m:t>m</m:t>
                      </m:r>
                      <m:r>
                        <m:rPr>
                          <m:sty m:val="bi"/>
                        </m:rPr>
                        <w:rPr>
                          <w:rFonts w:ascii="Cambria Math" w:hAnsi="Cambria Math"/>
                          <w:color w:val="000000" w:themeColor="text1"/>
                          <w:sz w:val="28"/>
                          <w:szCs w:val="28"/>
                        </w:rPr>
                        <m:t>+</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λ</m:t>
                          </m:r>
                        </m:e>
                        <m:sub>
                          <m:r>
                            <m:rPr>
                              <m:sty m:val="bi"/>
                            </m:rPr>
                            <w:rPr>
                              <w:rFonts w:ascii="Cambria Math" w:hAnsi="Cambria Math"/>
                              <w:color w:val="000000" w:themeColor="text1"/>
                              <w:sz w:val="28"/>
                              <w:szCs w:val="28"/>
                              <w:lang w:val="en-US"/>
                            </w:rPr>
                            <m:t>11</m:t>
                          </m:r>
                        </m:sub>
                      </m:sSub>
                    </m:e>
                  </m:d>
                  <m:r>
                    <m:rPr>
                      <m:sty m:val="bi"/>
                    </m:rPr>
                    <w:rPr>
                      <w:rFonts w:ascii="Cambria Math" w:hAnsi="Cambria Math"/>
                      <w:color w:val="000000" w:themeColor="text1"/>
                      <w:sz w:val="28"/>
                      <w:szCs w:val="28"/>
                    </w:rPr>
                    <m:t>*</m:t>
                  </m:r>
                  <m:acc>
                    <m:accPr>
                      <m:chr m:val="̇"/>
                      <m:ctrlPr>
                        <w:rPr>
                          <w:rFonts w:ascii="Cambria Math" w:hAnsi="Cambria Math"/>
                          <w:b/>
                          <w:bCs/>
                          <w:i/>
                          <w:color w:val="000000" w:themeColor="text1"/>
                          <w:sz w:val="28"/>
                          <w:szCs w:val="28"/>
                          <w:lang w:val="en-US"/>
                        </w:rPr>
                      </m:ctrlPr>
                    </m:accPr>
                    <m:e>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v</m:t>
                          </m:r>
                        </m:e>
                        <m:sub>
                          <m:r>
                            <m:rPr>
                              <m:sty m:val="bi"/>
                            </m:rPr>
                            <w:rPr>
                              <w:rFonts w:ascii="Cambria Math" w:hAnsi="Cambria Math"/>
                              <w:color w:val="000000" w:themeColor="text1"/>
                              <w:sz w:val="28"/>
                              <w:szCs w:val="28"/>
                              <w:lang w:val="en-US"/>
                            </w:rPr>
                            <m:t>x</m:t>
                          </m:r>
                        </m:sub>
                      </m:sSub>
                    </m:e>
                  </m:acc>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lang w:val="en-US"/>
                        </w:rPr>
                        <m:t>dx</m:t>
                      </m:r>
                    </m:sub>
                  </m:sSub>
                  <m:r>
                    <m:rPr>
                      <m:sty m:val="bi"/>
                    </m:rPr>
                    <w:rPr>
                      <w:rFonts w:ascii="Cambria Math" w:hAnsi="Cambria Math"/>
                      <w:color w:val="000000" w:themeColor="text1"/>
                      <w:sz w:val="28"/>
                      <w:szCs w:val="28"/>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rPr>
                        <m:t>С</m:t>
                      </m:r>
                    </m:e>
                    <m:sub>
                      <m:r>
                        <w:rPr>
                          <w:rFonts w:ascii="Cambria Math" w:hAnsi="Cambria Math"/>
                          <w:color w:val="000000" w:themeColor="text1"/>
                          <w:sz w:val="28"/>
                          <w:szCs w:val="28"/>
                          <w:lang w:val="en-US"/>
                        </w:rPr>
                        <m:t>vx</m:t>
                      </m:r>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r>
                    <w:rPr>
                      <w:rFonts w:ascii="Cambria Math" w:hAnsi="Cambria Math"/>
                      <w:color w:val="000000" w:themeColor="text1"/>
                      <w:sz w:val="28"/>
                      <w:szCs w:val="28"/>
                    </w:rPr>
                    <m:t>*</m:t>
                  </m:r>
                  <m:d>
                    <m:dPr>
                      <m:begChr m:val="|"/>
                      <m:endChr m:val="|"/>
                      <m:ctrlPr>
                        <w:rPr>
                          <w:rFonts w:ascii="Cambria Math" w:hAnsi="Cambria Math"/>
                          <w:i/>
                          <w:iCs/>
                          <w:color w:val="000000" w:themeColor="text1"/>
                          <w:sz w:val="28"/>
                          <w:szCs w:val="28"/>
                          <w:lang w:val="en-US"/>
                        </w:rPr>
                      </m:ctrlPr>
                    </m:dPr>
                    <m:e>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e>
                  </m:d>
                  <m:r>
                    <w:rPr>
                      <w:rFonts w:ascii="Cambria Math" w:hAnsi="Cambria Math"/>
                      <w:color w:val="000000" w:themeColor="text1"/>
                      <w:sz w:val="28"/>
                      <w:szCs w:val="28"/>
                    </w:rPr>
                    <m:t>-</m:t>
                  </m:r>
                  <m:sSub>
                    <m:sSubPr>
                      <m:ctrlPr>
                        <w:rPr>
                          <w:rFonts w:ascii="Cambria Math" w:hAnsi="Cambria Math"/>
                          <w:iCs/>
                          <w:color w:val="000000" w:themeColor="text1"/>
                          <w:sz w:val="28"/>
                          <w:szCs w:val="28"/>
                          <w:lang w:val="en-US"/>
                        </w:rPr>
                      </m:ctrlPr>
                    </m:sSubPr>
                    <m:e>
                      <m:r>
                        <w:rPr>
                          <w:rFonts w:ascii="Cambria Math" w:hAnsi="Cambria Math"/>
                          <w:color w:val="000000" w:themeColor="text1"/>
                          <w:sz w:val="28"/>
                          <w:szCs w:val="28"/>
                        </w:rPr>
                        <m:t>С</m:t>
                      </m:r>
                    </m:e>
                    <m:sub>
                      <m:r>
                        <w:rPr>
                          <w:rFonts w:ascii="Cambria Math" w:hAnsi="Cambria Math"/>
                          <w:color w:val="000000" w:themeColor="text1"/>
                          <w:sz w:val="28"/>
                          <w:szCs w:val="28"/>
                          <w:lang w:val="en-US"/>
                        </w:rPr>
                        <m:t>vx</m:t>
                      </m:r>
                      <m:r>
                        <w:rPr>
                          <w:rFonts w:ascii="Cambria Math" w:hAnsi="Cambria Math"/>
                          <w:color w:val="000000" w:themeColor="text1"/>
                          <w:sz w:val="28"/>
                          <w:szCs w:val="28"/>
                        </w:rPr>
                        <m:t>2</m:t>
                      </m:r>
                    </m:sub>
                  </m:sSub>
                  <m:r>
                    <w:rPr>
                      <w:rFonts w:ascii="Cambria Math" w:hAnsi="Cambria Math"/>
                      <w:color w:val="000000" w:themeColor="text1"/>
                      <w:sz w:val="28"/>
                      <w:szCs w:val="28"/>
                    </w:rPr>
                    <m:t>*</m:t>
                  </m:r>
                  <m:sSub>
                    <m:sSubPr>
                      <m:ctrlPr>
                        <w:rPr>
                          <w:rFonts w:ascii="Cambria Math" w:hAnsi="Cambria Math"/>
                          <w:i/>
                          <w:iCs/>
                          <w:color w:val="000000" w:themeColor="text1"/>
                          <w:sz w:val="28"/>
                          <w:szCs w:val="28"/>
                          <w:lang w:val="en-US"/>
                        </w:rPr>
                      </m:ctrlPr>
                    </m:sSubPr>
                    <m:e>
                      <m:r>
                        <w:rPr>
                          <w:rFonts w:ascii="Cambria Math" w:hAnsi="Cambria Math"/>
                          <w:color w:val="000000" w:themeColor="text1"/>
                          <w:sz w:val="28"/>
                          <w:szCs w:val="28"/>
                          <w:lang w:val="en-US"/>
                        </w:rPr>
                        <m:t>v</m:t>
                      </m:r>
                    </m:e>
                    <m:sub>
                      <m:r>
                        <w:rPr>
                          <w:rFonts w:ascii="Cambria Math" w:hAnsi="Cambria Math"/>
                          <w:color w:val="000000" w:themeColor="text1"/>
                          <w:sz w:val="28"/>
                          <w:szCs w:val="28"/>
                          <w:lang w:val="en-US"/>
                        </w:rPr>
                        <m:t>x</m:t>
                      </m:r>
                    </m:sub>
                  </m:sSub>
                  <m:r>
                    <m:rPr>
                      <m:sty m:val="bi"/>
                    </m:rPr>
                    <w:rPr>
                      <w:rFonts w:ascii="Cambria Math" w:hAnsi="Cambria Math"/>
                      <w:color w:val="000000" w:themeColor="text1"/>
                      <w:sz w:val="28"/>
                      <w:szCs w:val="28"/>
                    </w:rPr>
                    <m:t xml:space="preserve">+ </m:t>
                  </m:r>
                  <m:sSub>
                    <m:sSubPr>
                      <m:ctrlPr>
                        <w:rPr>
                          <w:rFonts w:ascii="Cambria Math" w:hAnsi="Cambria Math"/>
                          <w:b/>
                          <w:bCs/>
                          <w:i/>
                          <w:color w:val="000000" w:themeColor="text1"/>
                          <w:sz w:val="28"/>
                          <w:szCs w:val="28"/>
                          <w:lang w:val="en-US"/>
                        </w:rPr>
                      </m:ctrlPr>
                    </m:sSubPr>
                    <m:e>
                      <m:r>
                        <m:rPr>
                          <m:sty m:val="bi"/>
                        </m:rPr>
                        <w:rPr>
                          <w:rFonts w:ascii="Cambria Math" w:hAnsi="Cambria Math"/>
                          <w:color w:val="000000" w:themeColor="text1"/>
                          <w:sz w:val="28"/>
                          <w:szCs w:val="28"/>
                          <w:lang w:val="en-US"/>
                        </w:rPr>
                        <m:t>F</m:t>
                      </m:r>
                    </m:e>
                    <m:sub>
                      <m:r>
                        <m:rPr>
                          <m:sty m:val="bi"/>
                        </m:rPr>
                        <w:rPr>
                          <w:rFonts w:ascii="Cambria Math" w:hAnsi="Cambria Math"/>
                          <w:color w:val="000000" w:themeColor="text1"/>
                          <w:sz w:val="28"/>
                          <w:szCs w:val="28"/>
                        </w:rPr>
                        <m:t>в</m:t>
                      </m:r>
                      <m:r>
                        <m:rPr>
                          <m:sty m:val="bi"/>
                        </m:rPr>
                        <w:rPr>
                          <w:rFonts w:ascii="Cambria Math" w:hAnsi="Cambria Math"/>
                          <w:color w:val="000000" w:themeColor="text1"/>
                          <w:sz w:val="28"/>
                          <w:szCs w:val="28"/>
                          <w:lang w:val="en-US"/>
                        </w:rPr>
                        <m:t>x</m:t>
                      </m:r>
                    </m:sub>
                  </m:sSub>
                </m:e>
                <m:e>
                  <m:acc>
                    <m:accPr>
                      <m:chr m:val="̇"/>
                      <m:ctrlPr>
                        <w:rPr>
                          <w:rFonts w:ascii="Cambria Math" w:hAnsi="Cambria Math"/>
                          <w:b/>
                          <w:bCs/>
                          <w:i/>
                          <w:color w:val="000000" w:themeColor="text1"/>
                          <w:sz w:val="28"/>
                          <w:szCs w:val="28"/>
                          <w:vertAlign w:val="subscript"/>
                          <w:lang w:val="en-US"/>
                        </w:rPr>
                      </m:ctrlPr>
                    </m:accPr>
                    <m:e>
                      <m:r>
                        <m:rPr>
                          <m:sty m:val="bi"/>
                        </m:rPr>
                        <w:rPr>
                          <w:rFonts w:ascii="Cambria Math" w:hAnsi="Cambria Math"/>
                          <w:color w:val="000000" w:themeColor="text1"/>
                          <w:sz w:val="28"/>
                          <w:szCs w:val="28"/>
                          <w:vertAlign w:val="subscript"/>
                          <w:lang w:val="en-US"/>
                        </w:rPr>
                        <m:t>F</m:t>
                      </m:r>
                    </m:e>
                  </m:acc>
                  <m:r>
                    <m:rPr>
                      <m:sty m:val="bi"/>
                    </m:rPr>
                    <w:rPr>
                      <w:rFonts w:ascii="Cambria Math" w:hAnsi="Cambria Math"/>
                      <w:color w:val="000000" w:themeColor="text1"/>
                      <w:sz w:val="28"/>
                      <w:szCs w:val="28"/>
                      <w:vertAlign w:val="subscript"/>
                    </w:rPr>
                    <m:t xml:space="preserve">= </m:t>
                  </m:r>
                  <m:f>
                    <m:fPr>
                      <m:ctrlPr>
                        <w:rPr>
                          <w:rFonts w:ascii="Cambria Math" w:hAnsi="Cambria Math"/>
                          <w:b/>
                          <w:bCs/>
                          <w:i/>
                          <w:color w:val="000000" w:themeColor="text1"/>
                          <w:sz w:val="28"/>
                          <w:szCs w:val="28"/>
                          <w:vertAlign w:val="subscript"/>
                          <w:lang w:val="en-US"/>
                        </w:rPr>
                      </m:ctrlPr>
                    </m:fPr>
                    <m:num>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m</m:t>
                          </m:r>
                        </m:sub>
                      </m:sSub>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ψ</m:t>
                          </m:r>
                        </m:sub>
                      </m:sSub>
                      <m:r>
                        <w:rPr>
                          <w:rFonts w:ascii="Cambria Math" w:hAnsi="Cambria Math"/>
                          <w:color w:val="000000" w:themeColor="text1"/>
                          <w:sz w:val="28"/>
                          <w:szCs w:val="28"/>
                        </w:rPr>
                        <m:t>-</m:t>
                      </m:r>
                      <m:r>
                        <w:rPr>
                          <w:rFonts w:ascii="Cambria Math" w:hAnsi="Cambria Math"/>
                          <w:color w:val="000000" w:themeColor="text1"/>
                          <w:sz w:val="28"/>
                          <w:szCs w:val="28"/>
                          <w:lang w:val="en-US"/>
                        </w:rPr>
                        <m:t>F</m:t>
                      </m:r>
                    </m:num>
                    <m:den>
                      <m:sSub>
                        <m:sSubPr>
                          <m:ctrlPr>
                            <w:rPr>
                              <w:rFonts w:ascii="Cambria Math" w:hAnsi="Cambria Math"/>
                              <w:b/>
                              <w:bCs/>
                              <w:i/>
                              <w:color w:val="000000" w:themeColor="text1"/>
                              <w:sz w:val="28"/>
                              <w:szCs w:val="28"/>
                              <w:vertAlign w:val="subscript"/>
                              <w:lang w:val="en-US"/>
                            </w:rPr>
                          </m:ctrlPr>
                        </m:sSubPr>
                        <m:e>
                          <m:r>
                            <m:rPr>
                              <m:sty m:val="bi"/>
                            </m:rPr>
                            <w:rPr>
                              <w:rFonts w:ascii="Cambria Math" w:hAnsi="Cambria Math"/>
                              <w:color w:val="000000" w:themeColor="text1"/>
                              <w:sz w:val="28"/>
                              <w:szCs w:val="28"/>
                              <w:vertAlign w:val="subscript"/>
                              <w:lang w:val="en-US"/>
                            </w:rPr>
                            <m:t>T</m:t>
                          </m:r>
                        </m:e>
                        <m:sub>
                          <m:r>
                            <m:rPr>
                              <m:sty m:val="bi"/>
                            </m:rPr>
                            <w:rPr>
                              <w:rFonts w:ascii="Cambria Math" w:hAnsi="Cambria Math"/>
                              <w:color w:val="000000" w:themeColor="text1"/>
                              <w:sz w:val="28"/>
                              <w:szCs w:val="28"/>
                              <w:vertAlign w:val="subscript"/>
                              <w:lang w:val="en-US"/>
                            </w:rPr>
                            <m:t>dv</m:t>
                          </m:r>
                        </m:sub>
                      </m:sSub>
                    </m:den>
                  </m:f>
                </m:e>
                <m:e>
                  <m:r>
                    <m:rPr>
                      <m:sty m:val="bi"/>
                    </m:rPr>
                    <w:rPr>
                      <w:rFonts w:ascii="Cambria Math" w:hAnsi="Cambria Math"/>
                      <w:color w:val="000000" w:themeColor="text1"/>
                      <w:sz w:val="28"/>
                      <w:szCs w:val="28"/>
                    </w:rPr>
                    <m:t xml:space="preserve">U=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r>
                    <m:rPr>
                      <m:nor/>
                    </m:rPr>
                    <w:rPr>
                      <w:color w:val="000000" w:themeColor="text1"/>
                      <w:sz w:val="28"/>
                      <w:szCs w:val="28"/>
                    </w:rPr>
                    <m:t>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e</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v</m:t>
                  </m:r>
                  <m:ctrlPr>
                    <w:rPr>
                      <w:rFonts w:ascii="Cambria Math" w:eastAsia="Cambria Math" w:hAnsi="Cambria Math"/>
                      <w:i/>
                      <w:color w:val="000000" w:themeColor="text1"/>
                      <w:sz w:val="28"/>
                      <w:szCs w:val="28"/>
                    </w:rPr>
                  </m:ctrlPr>
                </m:e>
                <m:e>
                  <m:r>
                    <w:rPr>
                      <w:rFonts w:ascii="Cambria Math" w:hAnsi="Cambria Math"/>
                      <w:color w:val="000000" w:themeColor="text1"/>
                      <w:sz w:val="28"/>
                      <w:szCs w:val="28"/>
                    </w:rPr>
                    <m:t xml:space="preserve"> </m:t>
                  </m:r>
                </m:e>
              </m:eqArr>
            </m:e>
          </m:d>
        </m:oMath>
      </m:oMathPara>
    </w:p>
    <w:p w14:paraId="2EC7EBA3" w14:textId="77777777" w:rsidR="0092592C" w:rsidRPr="005D13B9" w:rsidRDefault="0092592C" w:rsidP="005D13B9">
      <w:pPr>
        <w:spacing w:before="100" w:beforeAutospacing="1" w:after="24" w:line="360" w:lineRule="auto"/>
        <w:ind w:firstLine="709"/>
        <w:jc w:val="both"/>
        <w:rPr>
          <w:iCs/>
          <w:color w:val="000000" w:themeColor="text1"/>
          <w:sz w:val="28"/>
          <w:szCs w:val="28"/>
        </w:rPr>
      </w:pPr>
    </w:p>
    <w:p w14:paraId="5E3E26D4" w14:textId="4EF05D25" w:rsidR="00E376B5" w:rsidRPr="005D13B9" w:rsidRDefault="00E376B5" w:rsidP="005D13B9">
      <w:pPr>
        <w:spacing w:before="100" w:beforeAutospacing="1" w:after="24" w:line="360" w:lineRule="auto"/>
        <w:ind w:firstLine="709"/>
        <w:jc w:val="both"/>
        <w:rPr>
          <w:ins w:id="2573" w:author="mikle" w:date="2025-10-09T17:00:00Z" w16du:dateUtc="2025-10-10T00:00:00Z"/>
          <w:iCs/>
          <w:color w:val="000000" w:themeColor="text1"/>
          <w:sz w:val="28"/>
          <w:szCs w:val="28"/>
        </w:rPr>
      </w:pPr>
      <w:ins w:id="2574" w:author="mikle" w:date="2025-10-09T17:00:00Z" w16du:dateUtc="2025-10-10T00:00:00Z">
        <w:r w:rsidRPr="005D13B9">
          <w:rPr>
            <w:iCs/>
            <w:color w:val="000000" w:themeColor="text1"/>
            <w:sz w:val="28"/>
            <w:szCs w:val="28"/>
          </w:rPr>
          <w:t>1.2.4 – Проверка переходного процесса контура маршевого движения</w:t>
        </w:r>
      </w:ins>
    </w:p>
    <w:p w14:paraId="558B5567" w14:textId="1D139826" w:rsidR="00E376B5" w:rsidRPr="005D13B9" w:rsidRDefault="00E376B5" w:rsidP="005D13B9">
      <w:pPr>
        <w:spacing w:before="100" w:beforeAutospacing="1" w:after="24" w:line="360" w:lineRule="auto"/>
        <w:ind w:firstLine="709"/>
        <w:jc w:val="both"/>
        <w:rPr>
          <w:ins w:id="2575" w:author="mikle" w:date="2025-10-09T17:00:00Z" w16du:dateUtc="2025-10-10T00:00:00Z"/>
          <w:iCs/>
          <w:color w:val="000000" w:themeColor="text1"/>
          <w:sz w:val="28"/>
          <w:szCs w:val="28"/>
        </w:rPr>
      </w:pPr>
      <w:ins w:id="2576" w:author="mikle" w:date="2025-10-09T17:00:00Z" w16du:dateUtc="2025-10-10T00:00:00Z">
        <w:r w:rsidRPr="005D13B9">
          <w:rPr>
            <w:iCs/>
            <w:color w:val="000000" w:themeColor="text1"/>
            <w:sz w:val="28"/>
            <w:szCs w:val="28"/>
          </w:rPr>
          <w:t xml:space="preserve">Чтобы убедиться в правильности полученных нами уравнений (1.26), (1.31) и (1.32), по </w:t>
        </w:r>
      </w:ins>
      <w:ins w:id="2577" w:author="mikle" w:date="2025-10-09T17:01:00Z" w16du:dateUtc="2025-10-10T00:01:00Z">
        <w:r w:rsidRPr="005D13B9">
          <w:rPr>
            <w:iCs/>
            <w:color w:val="000000" w:themeColor="text1"/>
            <w:sz w:val="28"/>
            <w:szCs w:val="28"/>
          </w:rPr>
          <w:t>аналогии</w:t>
        </w:r>
      </w:ins>
      <w:ins w:id="2578" w:author="mikle" w:date="2025-10-09T17:00:00Z" w16du:dateUtc="2025-10-10T00:00:00Z">
        <w:r w:rsidRPr="005D13B9">
          <w:rPr>
            <w:iCs/>
            <w:color w:val="000000" w:themeColor="text1"/>
            <w:sz w:val="28"/>
            <w:szCs w:val="28"/>
          </w:rPr>
          <w:t xml:space="preserve"> с </w:t>
        </w:r>
      </w:ins>
      <w:ins w:id="2579" w:author="mikle" w:date="2025-10-09T17:01:00Z" w16du:dateUtc="2025-10-10T00:01:00Z">
        <w:r w:rsidRPr="005D13B9">
          <w:rPr>
            <w:iCs/>
            <w:color w:val="000000" w:themeColor="text1"/>
            <w:sz w:val="28"/>
            <w:szCs w:val="28"/>
          </w:rPr>
          <w:t>контуром</w:t>
        </w:r>
      </w:ins>
      <w:ins w:id="2580" w:author="mikle" w:date="2025-10-09T17:00:00Z" w16du:dateUtc="2025-10-10T00:00:00Z">
        <w:r w:rsidRPr="005D13B9">
          <w:rPr>
            <w:iCs/>
            <w:color w:val="000000" w:themeColor="text1"/>
            <w:sz w:val="28"/>
            <w:szCs w:val="28"/>
          </w:rPr>
          <w:t xml:space="preserve"> курса при помощи программн</w:t>
        </w:r>
      </w:ins>
      <w:ins w:id="2581" w:author="mikle" w:date="2025-10-09T17:01:00Z" w16du:dateUtc="2025-10-10T00:01:00Z">
        <w:r w:rsidRPr="005D13B9">
          <w:rPr>
            <w:iCs/>
            <w:color w:val="000000" w:themeColor="text1"/>
            <w:sz w:val="28"/>
            <w:szCs w:val="28"/>
          </w:rPr>
          <w:t>ого комплекса построим переходной процесс контура маршевого движения</w:t>
        </w:r>
      </w:ins>
    </w:p>
    <w:p w14:paraId="5D582383" w14:textId="19A3722F" w:rsidR="00E376B5" w:rsidRPr="005D13B9" w:rsidRDefault="00E376B5" w:rsidP="005D13B9">
      <w:pPr>
        <w:spacing w:before="100" w:beforeAutospacing="1" w:after="24" w:line="360" w:lineRule="auto"/>
        <w:ind w:firstLine="709"/>
        <w:jc w:val="both"/>
        <w:rPr>
          <w:ins w:id="2582" w:author="mikle" w:date="2025-10-09T17:00:00Z" w16du:dateUtc="2025-10-10T00:00:00Z"/>
          <w:iCs/>
          <w:color w:val="000000" w:themeColor="text1"/>
          <w:sz w:val="28"/>
          <w:szCs w:val="28"/>
        </w:rPr>
      </w:pPr>
      <w:ins w:id="2583" w:author="mikle" w:date="2025-10-09T17:00:00Z" w16du:dateUtc="2025-10-10T00:00:00Z">
        <w:r w:rsidRPr="005D13B9">
          <w:rPr>
            <w:iCs/>
            <w:color w:val="000000" w:themeColor="text1"/>
            <w:sz w:val="28"/>
            <w:szCs w:val="28"/>
          </w:rPr>
          <w:t>После запуска моделирования получаем переходной процесс, представленный на рисунке 1.</w:t>
        </w:r>
      </w:ins>
      <w:ins w:id="2584" w:author="mikle" w:date="2025-10-09T17:01:00Z" w16du:dateUtc="2025-10-10T00:01:00Z">
        <w:r w:rsidRPr="005D13B9">
          <w:rPr>
            <w:iCs/>
            <w:color w:val="000000" w:themeColor="text1"/>
            <w:sz w:val="28"/>
            <w:szCs w:val="28"/>
          </w:rPr>
          <w:t>10</w:t>
        </w:r>
      </w:ins>
    </w:p>
    <w:p w14:paraId="1957434A" w14:textId="44CE7930" w:rsidR="00E376B5" w:rsidRPr="005D13B9" w:rsidRDefault="00E376B5" w:rsidP="005D13B9">
      <w:pPr>
        <w:spacing w:before="100" w:beforeAutospacing="1" w:after="24" w:line="360" w:lineRule="auto"/>
        <w:ind w:firstLine="709"/>
        <w:jc w:val="center"/>
        <w:rPr>
          <w:ins w:id="2585" w:author="mikle" w:date="2025-10-09T17:00:00Z" w16du:dateUtc="2025-10-10T00:00:00Z"/>
          <w:iCs/>
          <w:color w:val="000000" w:themeColor="text1"/>
          <w:sz w:val="28"/>
          <w:szCs w:val="28"/>
        </w:rPr>
      </w:pPr>
      <w:ins w:id="2586" w:author="mikle" w:date="2025-10-09T17:02:00Z" w16du:dateUtc="2025-10-10T00:02:00Z">
        <w:r w:rsidRPr="005D13B9">
          <w:rPr>
            <w:iCs/>
            <w:noProof/>
            <w:color w:val="000000" w:themeColor="text1"/>
            <w:sz w:val="28"/>
            <w:szCs w:val="28"/>
            <w14:ligatures w14:val="standardContextual"/>
          </w:rPr>
          <w:lastRenderedPageBreak/>
          <w:drawing>
            <wp:inline distT="0" distB="0" distL="0" distR="0" wp14:anchorId="400C07D8" wp14:editId="301211EF">
              <wp:extent cx="5940425" cy="3982720"/>
              <wp:effectExtent l="0" t="0" r="3175" b="5080"/>
              <wp:docPr id="1523453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538" name="Рисунок 15234538"/>
                      <pic:cNvPicPr/>
                    </pic:nvPicPr>
                    <pic:blipFill>
                      <a:blip r:embed="rId27">
                        <a:extLst>
                          <a:ext uri="{28A0092B-C50C-407E-A947-70E740481C1C}">
                            <a14:useLocalDpi xmlns:a14="http://schemas.microsoft.com/office/drawing/2010/main" val="0"/>
                          </a:ext>
                        </a:extLst>
                      </a:blip>
                      <a:stretch>
                        <a:fillRect/>
                      </a:stretch>
                    </pic:blipFill>
                    <pic:spPr>
                      <a:xfrm>
                        <a:off x="0" y="0"/>
                        <a:ext cx="5940425" cy="3982720"/>
                      </a:xfrm>
                      <a:prstGeom prst="rect">
                        <a:avLst/>
                      </a:prstGeom>
                    </pic:spPr>
                  </pic:pic>
                </a:graphicData>
              </a:graphic>
            </wp:inline>
          </w:drawing>
        </w:r>
      </w:ins>
    </w:p>
    <w:p w14:paraId="43BD3A89" w14:textId="4D079F1B" w:rsidR="00E376B5" w:rsidRPr="005D13B9" w:rsidRDefault="00E376B5" w:rsidP="005D13B9">
      <w:pPr>
        <w:spacing w:before="100" w:beforeAutospacing="1" w:after="24" w:line="360" w:lineRule="auto"/>
        <w:ind w:firstLine="709"/>
        <w:jc w:val="center"/>
        <w:rPr>
          <w:ins w:id="2587" w:author="mikle" w:date="2025-10-09T17:00:00Z" w16du:dateUtc="2025-10-10T00:00:00Z"/>
          <w:iCs/>
          <w:color w:val="000000" w:themeColor="text1"/>
          <w:sz w:val="28"/>
          <w:szCs w:val="28"/>
        </w:rPr>
      </w:pPr>
      <w:ins w:id="2588" w:author="mikle" w:date="2025-10-09T17:00:00Z" w16du:dateUtc="2025-10-10T00:00:00Z">
        <w:r w:rsidRPr="005D13B9">
          <w:rPr>
            <w:iCs/>
            <w:color w:val="000000" w:themeColor="text1"/>
            <w:sz w:val="28"/>
            <w:szCs w:val="28"/>
          </w:rPr>
          <w:t>Рисунок 1.</w:t>
        </w:r>
      </w:ins>
      <w:ins w:id="2589" w:author="mikle" w:date="2025-10-09T17:02:00Z" w16du:dateUtc="2025-10-10T00:02:00Z">
        <w:r w:rsidRPr="005D13B9">
          <w:rPr>
            <w:iCs/>
            <w:color w:val="000000" w:themeColor="text1"/>
            <w:sz w:val="28"/>
            <w:szCs w:val="28"/>
          </w:rPr>
          <w:t>10</w:t>
        </w:r>
      </w:ins>
      <w:ins w:id="2590" w:author="mikle" w:date="2025-10-09T17:00:00Z" w16du:dateUtc="2025-10-10T00:00:00Z">
        <w:r w:rsidRPr="005D13B9">
          <w:rPr>
            <w:iCs/>
            <w:color w:val="000000" w:themeColor="text1"/>
            <w:sz w:val="28"/>
            <w:szCs w:val="28"/>
          </w:rPr>
          <w:t xml:space="preserve"> – переходной процесс контура </w:t>
        </w:r>
      </w:ins>
      <w:ins w:id="2591" w:author="mikle" w:date="2025-10-09T17:02:00Z" w16du:dateUtc="2025-10-10T00:02:00Z">
        <w:r w:rsidRPr="005D13B9">
          <w:rPr>
            <w:iCs/>
            <w:color w:val="000000" w:themeColor="text1"/>
            <w:sz w:val="28"/>
            <w:szCs w:val="28"/>
          </w:rPr>
          <w:t>маршевого движения</w:t>
        </w:r>
      </w:ins>
    </w:p>
    <w:p w14:paraId="4D7B6CA4" w14:textId="2BBEE0E6" w:rsidR="00E376B5" w:rsidRPr="005D13B9" w:rsidRDefault="00E376B5" w:rsidP="005D13B9">
      <w:pPr>
        <w:spacing w:before="100" w:beforeAutospacing="1" w:after="24" w:line="360" w:lineRule="auto"/>
        <w:ind w:firstLine="709"/>
        <w:jc w:val="both"/>
        <w:rPr>
          <w:ins w:id="2592" w:author="mikle" w:date="2025-10-09T17:02:00Z" w16du:dateUtc="2025-10-10T00:02:00Z"/>
          <w:iCs/>
          <w:color w:val="000000" w:themeColor="text1"/>
          <w:sz w:val="28"/>
          <w:szCs w:val="28"/>
        </w:rPr>
      </w:pPr>
      <w:ins w:id="2593" w:author="mikle" w:date="2025-10-09T17:00:00Z" w16du:dateUtc="2025-10-10T00:00:00Z">
        <w:r w:rsidRPr="005D13B9">
          <w:rPr>
            <w:iCs/>
            <w:color w:val="000000" w:themeColor="text1"/>
            <w:sz w:val="28"/>
            <w:szCs w:val="28"/>
          </w:rPr>
          <w:t xml:space="preserve">Полученные время установившегося процесса и перерегулирование </w:t>
        </w:r>
      </w:ins>
      <w:ins w:id="2594" w:author="mikle" w:date="2025-10-09T17:02:00Z" w16du:dateUtc="2025-10-10T00:02:00Z">
        <w:r w:rsidRPr="005D13B9">
          <w:rPr>
            <w:iCs/>
            <w:color w:val="000000" w:themeColor="text1"/>
            <w:sz w:val="28"/>
            <w:szCs w:val="28"/>
          </w:rPr>
          <w:t xml:space="preserve">также </w:t>
        </w:r>
      </w:ins>
      <w:ins w:id="2595" w:author="mikle" w:date="2025-10-09T17:00:00Z" w16du:dateUtc="2025-10-10T00:00:00Z">
        <w:r w:rsidRPr="005D13B9">
          <w:rPr>
            <w:iCs/>
            <w:color w:val="000000" w:themeColor="text1"/>
            <w:sz w:val="28"/>
            <w:szCs w:val="28"/>
          </w:rPr>
          <w:t xml:space="preserve">соответствуют требованиям нашей системы. </w:t>
        </w:r>
      </w:ins>
    </w:p>
    <w:p w14:paraId="7EBFB2B5" w14:textId="7F17B753" w:rsidR="00E376B5" w:rsidRPr="005D13B9" w:rsidRDefault="00E376B5" w:rsidP="005D13B9">
      <w:pPr>
        <w:spacing w:before="100" w:beforeAutospacing="1" w:after="24" w:line="360" w:lineRule="auto"/>
        <w:ind w:firstLine="709"/>
        <w:jc w:val="both"/>
        <w:rPr>
          <w:ins w:id="2596" w:author="mikle" w:date="2025-10-09T17:00:00Z" w16du:dateUtc="2025-10-10T00:00:00Z"/>
          <w:iCs/>
          <w:color w:val="000000" w:themeColor="text1"/>
          <w:sz w:val="28"/>
          <w:szCs w:val="28"/>
        </w:rPr>
      </w:pPr>
      <w:ins w:id="2597" w:author="mikle" w:date="2025-10-09T17:02:00Z" w16du:dateUtc="2025-10-10T00:02:00Z">
        <w:r w:rsidRPr="005D13B9">
          <w:rPr>
            <w:iCs/>
            <w:color w:val="000000" w:themeColor="text1"/>
            <w:sz w:val="28"/>
            <w:szCs w:val="28"/>
          </w:rPr>
          <w:t xml:space="preserve">На основании двух проведенных проверок можно </w:t>
        </w:r>
      </w:ins>
      <w:ins w:id="2598" w:author="mikle" w:date="2025-10-09T17:03:00Z" w16du:dateUtc="2025-10-10T00:03:00Z">
        <w:r w:rsidRPr="005D13B9">
          <w:rPr>
            <w:iCs/>
            <w:color w:val="000000" w:themeColor="text1"/>
            <w:sz w:val="28"/>
            <w:szCs w:val="28"/>
          </w:rPr>
          <w:t>сделать</w:t>
        </w:r>
      </w:ins>
      <w:ins w:id="2599" w:author="mikle" w:date="2025-10-09T17:02:00Z" w16du:dateUtc="2025-10-10T00:02:00Z">
        <w:r w:rsidRPr="005D13B9">
          <w:rPr>
            <w:iCs/>
            <w:color w:val="000000" w:themeColor="text1"/>
            <w:sz w:val="28"/>
            <w:szCs w:val="28"/>
          </w:rPr>
          <w:t xml:space="preserve"> заключение, что контуры управления в</w:t>
        </w:r>
      </w:ins>
      <w:ins w:id="2600" w:author="mikle" w:date="2025-10-09T17:03:00Z" w16du:dateUtc="2025-10-10T00:03:00Z">
        <w:r w:rsidRPr="005D13B9">
          <w:rPr>
            <w:iCs/>
            <w:color w:val="000000" w:themeColor="text1"/>
            <w:sz w:val="28"/>
            <w:szCs w:val="28"/>
          </w:rPr>
          <w:t xml:space="preserve"> нашей системе соответствуют заданному техническому заданию.</w:t>
        </w:r>
      </w:ins>
    </w:p>
    <w:p w14:paraId="1303A560" w14:textId="77777777" w:rsidR="00E376B5" w:rsidRPr="005D13B9" w:rsidRDefault="00E376B5" w:rsidP="005D13B9">
      <w:pPr>
        <w:spacing w:before="100" w:beforeAutospacing="1" w:after="24" w:line="360" w:lineRule="auto"/>
        <w:ind w:firstLine="709"/>
        <w:jc w:val="both"/>
        <w:rPr>
          <w:ins w:id="2601" w:author="mikle" w:date="2025-10-09T17:00:00Z" w16du:dateUtc="2025-10-10T00:00:00Z"/>
          <w:iCs/>
          <w:color w:val="000000" w:themeColor="text1"/>
          <w:sz w:val="28"/>
          <w:szCs w:val="28"/>
        </w:rPr>
      </w:pPr>
    </w:p>
    <w:p w14:paraId="467F481D" w14:textId="59A289DC" w:rsidR="00CD6003" w:rsidRPr="005D13B9" w:rsidRDefault="00DC4F08" w:rsidP="005D13B9">
      <w:pPr>
        <w:spacing w:before="100" w:beforeAutospacing="1" w:after="24" w:line="360" w:lineRule="auto"/>
        <w:ind w:firstLine="709"/>
        <w:jc w:val="both"/>
        <w:rPr>
          <w:iCs/>
          <w:color w:val="000000" w:themeColor="text1"/>
          <w:sz w:val="28"/>
          <w:szCs w:val="28"/>
        </w:rPr>
      </w:pPr>
      <w:del w:id="2602" w:author="mikle" w:date="2025-10-09T16:59:00Z" w16du:dateUtc="2025-10-09T23:59:00Z">
        <w:r w:rsidRPr="005D13B9" w:rsidDel="00E376B5">
          <w:rPr>
            <w:iCs/>
            <w:color w:val="000000" w:themeColor="text1"/>
            <w:sz w:val="28"/>
            <w:szCs w:val="28"/>
          </w:rPr>
          <w:delText xml:space="preserve">Для полученных контуров управления в программе будет проведена проверка переходных процессов. Полученные переходные процессы можно посмотреть в </w:delText>
        </w:r>
        <w:r w:rsidR="005A7D36" w:rsidRPr="005D13B9" w:rsidDel="00E376B5">
          <w:rPr>
            <w:iCs/>
            <w:color w:val="000000" w:themeColor="text1"/>
            <w:sz w:val="28"/>
            <w:szCs w:val="28"/>
          </w:rPr>
          <w:delText>Пункте 3 курсовой работы</w:delText>
        </w:r>
        <w:r w:rsidRPr="005D13B9" w:rsidDel="00E376B5">
          <w:rPr>
            <w:iCs/>
            <w:color w:val="000000" w:themeColor="text1"/>
            <w:sz w:val="28"/>
            <w:szCs w:val="28"/>
          </w:rPr>
          <w:delText xml:space="preserve">. Кодовая реализация контуров будет представлена в приложении А, как часть кода управления траекторного движения ПА, в виде двух классов – </w:delText>
        </w:r>
        <w:r w:rsidRPr="005D13B9" w:rsidDel="00E376B5">
          <w:rPr>
            <w:iCs/>
            <w:color w:val="000000" w:themeColor="text1"/>
            <w:sz w:val="28"/>
            <w:szCs w:val="28"/>
            <w:lang w:val="en-US"/>
          </w:rPr>
          <w:delText>Marsh</w:delText>
        </w:r>
        <w:r w:rsidRPr="005D13B9" w:rsidDel="00E376B5">
          <w:rPr>
            <w:iCs/>
            <w:color w:val="000000" w:themeColor="text1"/>
            <w:sz w:val="28"/>
            <w:szCs w:val="28"/>
          </w:rPr>
          <w:delText xml:space="preserve"> и </w:delText>
        </w:r>
        <w:r w:rsidRPr="005D13B9" w:rsidDel="00E376B5">
          <w:rPr>
            <w:iCs/>
            <w:color w:val="000000" w:themeColor="text1"/>
            <w:sz w:val="28"/>
            <w:szCs w:val="28"/>
            <w:lang w:val="en-US"/>
          </w:rPr>
          <w:delText>Kurs</w:delText>
        </w:r>
        <w:r w:rsidRPr="005D13B9" w:rsidDel="00E376B5">
          <w:rPr>
            <w:iCs/>
            <w:color w:val="000000" w:themeColor="text1"/>
            <w:sz w:val="28"/>
            <w:szCs w:val="28"/>
          </w:rPr>
          <w:delText>.</w:delText>
        </w:r>
      </w:del>
    </w:p>
    <w:p w14:paraId="41DBFF0A" w14:textId="77777777" w:rsidR="00DC4F08" w:rsidRPr="005D13B9" w:rsidDel="00E376B5" w:rsidRDefault="00DC4F08" w:rsidP="005D13B9">
      <w:pPr>
        <w:spacing w:before="100" w:beforeAutospacing="1" w:after="24" w:line="360" w:lineRule="auto"/>
        <w:ind w:firstLine="709"/>
        <w:jc w:val="both"/>
        <w:rPr>
          <w:del w:id="2603" w:author="mikle" w:date="2025-10-09T17:03:00Z" w16du:dateUtc="2025-10-10T00:03:00Z"/>
          <w:iCs/>
          <w:color w:val="000000" w:themeColor="text1"/>
          <w:sz w:val="28"/>
          <w:szCs w:val="28"/>
        </w:rPr>
        <w:pPrChange w:id="2604" w:author="mikle" w:date="2025-10-09T20:00:00Z" w16du:dateUtc="2025-10-10T03:00:00Z">
          <w:pPr>
            <w:spacing w:before="100" w:beforeAutospacing="1" w:after="24" w:line="360" w:lineRule="auto"/>
            <w:jc w:val="both"/>
          </w:pPr>
        </w:pPrChange>
      </w:pPr>
    </w:p>
    <w:p w14:paraId="14092285" w14:textId="77777777" w:rsidR="00E376B5" w:rsidRPr="005D13B9" w:rsidRDefault="00E376B5" w:rsidP="005D13B9">
      <w:pPr>
        <w:spacing w:before="100" w:beforeAutospacing="1" w:after="24" w:line="360" w:lineRule="auto"/>
        <w:ind w:firstLine="709"/>
        <w:jc w:val="both"/>
        <w:rPr>
          <w:ins w:id="2605" w:author="mikle" w:date="2025-10-09T17:03:00Z" w16du:dateUtc="2025-10-10T00:03:00Z"/>
          <w:iCs/>
          <w:color w:val="000000" w:themeColor="text1"/>
          <w:sz w:val="28"/>
          <w:szCs w:val="28"/>
        </w:rPr>
      </w:pPr>
    </w:p>
    <w:p w14:paraId="73B1924E" w14:textId="77777777" w:rsidR="00DC4F08" w:rsidRPr="005D13B9" w:rsidDel="00E376B5" w:rsidRDefault="00DC4F08" w:rsidP="005D13B9">
      <w:pPr>
        <w:spacing w:before="100" w:beforeAutospacing="1" w:after="24" w:line="360" w:lineRule="auto"/>
        <w:ind w:firstLine="709"/>
        <w:jc w:val="both"/>
        <w:rPr>
          <w:del w:id="2606" w:author="mikle" w:date="2025-10-09T17:03:00Z" w16du:dateUtc="2025-10-10T00:03:00Z"/>
          <w:iCs/>
          <w:color w:val="000000" w:themeColor="text1"/>
          <w:sz w:val="28"/>
          <w:szCs w:val="28"/>
        </w:rPr>
        <w:pPrChange w:id="2607" w:author="mikle" w:date="2025-10-09T20:00:00Z" w16du:dateUtc="2025-10-10T03:00:00Z">
          <w:pPr>
            <w:spacing w:before="100" w:beforeAutospacing="1" w:after="24" w:line="360" w:lineRule="auto"/>
            <w:ind w:firstLine="709"/>
            <w:jc w:val="both"/>
          </w:pPr>
        </w:pPrChange>
      </w:pPr>
    </w:p>
    <w:p w14:paraId="79FEF6D8" w14:textId="77777777" w:rsidR="00DC4F08" w:rsidRPr="005D13B9" w:rsidDel="00E376B5" w:rsidRDefault="00DC4F08" w:rsidP="005D13B9">
      <w:pPr>
        <w:spacing w:before="100" w:beforeAutospacing="1" w:after="24" w:line="360" w:lineRule="auto"/>
        <w:ind w:firstLine="709"/>
        <w:jc w:val="both"/>
        <w:rPr>
          <w:del w:id="2608" w:author="mikle" w:date="2025-10-09T17:03:00Z" w16du:dateUtc="2025-10-10T00:03:00Z"/>
          <w:iCs/>
          <w:color w:val="000000" w:themeColor="text1"/>
          <w:sz w:val="28"/>
          <w:szCs w:val="28"/>
        </w:rPr>
        <w:pPrChange w:id="2609" w:author="mikle" w:date="2025-10-09T20:00:00Z" w16du:dateUtc="2025-10-10T03:00:00Z">
          <w:pPr>
            <w:spacing w:before="100" w:beforeAutospacing="1" w:after="24" w:line="360" w:lineRule="auto"/>
            <w:ind w:firstLine="709"/>
            <w:jc w:val="both"/>
          </w:pPr>
        </w:pPrChange>
      </w:pPr>
    </w:p>
    <w:p w14:paraId="466B5855" w14:textId="77777777" w:rsidR="00DC4F08" w:rsidRPr="005D13B9" w:rsidDel="00E376B5" w:rsidRDefault="00DC4F08" w:rsidP="005D13B9">
      <w:pPr>
        <w:spacing w:before="100" w:beforeAutospacing="1" w:after="24" w:line="360" w:lineRule="auto"/>
        <w:ind w:firstLine="709"/>
        <w:jc w:val="both"/>
        <w:rPr>
          <w:del w:id="2610" w:author="mikle" w:date="2025-10-09T17:03:00Z" w16du:dateUtc="2025-10-10T00:03:00Z"/>
          <w:iCs/>
          <w:color w:val="000000" w:themeColor="text1"/>
          <w:sz w:val="28"/>
          <w:szCs w:val="28"/>
        </w:rPr>
        <w:pPrChange w:id="2611" w:author="mikle" w:date="2025-10-09T20:00:00Z" w16du:dateUtc="2025-10-10T03:00:00Z">
          <w:pPr>
            <w:spacing w:before="100" w:beforeAutospacing="1" w:after="24" w:line="360" w:lineRule="auto"/>
            <w:ind w:firstLine="709"/>
            <w:jc w:val="both"/>
          </w:pPr>
        </w:pPrChange>
      </w:pPr>
    </w:p>
    <w:p w14:paraId="739E8780" w14:textId="77777777" w:rsidR="00DC4F08" w:rsidRPr="005D13B9" w:rsidDel="00E376B5" w:rsidRDefault="00DC4F08" w:rsidP="005D13B9">
      <w:pPr>
        <w:spacing w:before="100" w:beforeAutospacing="1" w:after="24" w:line="360" w:lineRule="auto"/>
        <w:ind w:firstLine="709"/>
        <w:jc w:val="both"/>
        <w:rPr>
          <w:del w:id="2612" w:author="mikle" w:date="2025-10-09T17:03:00Z" w16du:dateUtc="2025-10-10T00:03:00Z"/>
          <w:iCs/>
          <w:color w:val="000000" w:themeColor="text1"/>
          <w:sz w:val="28"/>
          <w:szCs w:val="28"/>
        </w:rPr>
        <w:pPrChange w:id="2613" w:author="mikle" w:date="2025-10-09T20:00:00Z" w16du:dateUtc="2025-10-10T03:00:00Z">
          <w:pPr>
            <w:spacing w:before="100" w:beforeAutospacing="1" w:after="24" w:line="360" w:lineRule="auto"/>
            <w:ind w:firstLine="709"/>
            <w:jc w:val="both"/>
          </w:pPr>
        </w:pPrChange>
      </w:pPr>
    </w:p>
    <w:p w14:paraId="47F1D300" w14:textId="77777777" w:rsidR="00DC4F08" w:rsidRPr="005D13B9" w:rsidDel="00E376B5" w:rsidRDefault="00DC4F08" w:rsidP="005D13B9">
      <w:pPr>
        <w:spacing w:before="100" w:beforeAutospacing="1" w:after="24" w:line="360" w:lineRule="auto"/>
        <w:ind w:firstLine="709"/>
        <w:jc w:val="both"/>
        <w:rPr>
          <w:del w:id="2614" w:author="mikle" w:date="2025-10-09T17:03:00Z" w16du:dateUtc="2025-10-10T00:03:00Z"/>
          <w:iCs/>
          <w:color w:val="000000" w:themeColor="text1"/>
          <w:sz w:val="28"/>
          <w:szCs w:val="28"/>
        </w:rPr>
        <w:pPrChange w:id="2615" w:author="mikle" w:date="2025-10-09T20:00:00Z" w16du:dateUtc="2025-10-10T03:00:00Z">
          <w:pPr>
            <w:spacing w:before="100" w:beforeAutospacing="1" w:after="24" w:line="360" w:lineRule="auto"/>
            <w:ind w:firstLine="709"/>
            <w:jc w:val="both"/>
          </w:pPr>
        </w:pPrChange>
      </w:pPr>
    </w:p>
    <w:p w14:paraId="4A7FA098" w14:textId="77777777" w:rsidR="00DC4F08" w:rsidRPr="005D13B9" w:rsidDel="00E376B5" w:rsidRDefault="00DC4F08" w:rsidP="005D13B9">
      <w:pPr>
        <w:spacing w:before="100" w:beforeAutospacing="1" w:after="24" w:line="360" w:lineRule="auto"/>
        <w:ind w:firstLine="709"/>
        <w:jc w:val="both"/>
        <w:rPr>
          <w:del w:id="2616" w:author="mikle" w:date="2025-10-09T17:03:00Z" w16du:dateUtc="2025-10-10T00:03:00Z"/>
          <w:iCs/>
          <w:color w:val="000000" w:themeColor="text1"/>
          <w:sz w:val="28"/>
          <w:szCs w:val="28"/>
        </w:rPr>
        <w:pPrChange w:id="2617" w:author="mikle" w:date="2025-10-09T20:00:00Z" w16du:dateUtc="2025-10-10T03:00:00Z">
          <w:pPr>
            <w:spacing w:before="100" w:beforeAutospacing="1" w:after="24" w:line="360" w:lineRule="auto"/>
            <w:ind w:firstLine="709"/>
            <w:jc w:val="both"/>
          </w:pPr>
        </w:pPrChange>
      </w:pPr>
    </w:p>
    <w:p w14:paraId="5A4EF632" w14:textId="77777777" w:rsidR="00DC4F08" w:rsidRPr="005D13B9" w:rsidDel="00E376B5" w:rsidRDefault="00DC4F08" w:rsidP="005D13B9">
      <w:pPr>
        <w:spacing w:before="100" w:beforeAutospacing="1" w:after="24" w:line="360" w:lineRule="auto"/>
        <w:ind w:firstLine="709"/>
        <w:jc w:val="both"/>
        <w:rPr>
          <w:del w:id="2618" w:author="mikle" w:date="2025-10-09T17:03:00Z" w16du:dateUtc="2025-10-10T00:03:00Z"/>
          <w:iCs/>
          <w:color w:val="000000" w:themeColor="text1"/>
          <w:sz w:val="28"/>
          <w:szCs w:val="28"/>
        </w:rPr>
        <w:pPrChange w:id="2619" w:author="mikle" w:date="2025-10-09T20:00:00Z" w16du:dateUtc="2025-10-10T03:00:00Z">
          <w:pPr>
            <w:spacing w:before="100" w:beforeAutospacing="1" w:after="24" w:line="360" w:lineRule="auto"/>
            <w:ind w:firstLine="709"/>
            <w:jc w:val="both"/>
          </w:pPr>
        </w:pPrChange>
      </w:pPr>
    </w:p>
    <w:p w14:paraId="68AA7B47" w14:textId="77777777" w:rsidR="00DC4F08" w:rsidRPr="005D13B9" w:rsidRDefault="00DC4F08" w:rsidP="005D13B9">
      <w:pPr>
        <w:spacing w:before="100" w:beforeAutospacing="1" w:after="24" w:line="360" w:lineRule="auto"/>
        <w:ind w:firstLine="709"/>
        <w:jc w:val="both"/>
        <w:rPr>
          <w:iCs/>
          <w:color w:val="000000" w:themeColor="text1"/>
          <w:sz w:val="28"/>
          <w:szCs w:val="28"/>
        </w:rPr>
      </w:pPr>
    </w:p>
    <w:p w14:paraId="7D48C98B" w14:textId="77777777" w:rsidR="00C3045B" w:rsidRPr="005D13B9" w:rsidRDefault="00C3045B" w:rsidP="005D13B9">
      <w:pPr>
        <w:spacing w:before="100" w:beforeAutospacing="1" w:after="24" w:line="360" w:lineRule="auto"/>
        <w:ind w:firstLine="709"/>
        <w:jc w:val="both"/>
        <w:rPr>
          <w:iCs/>
          <w:color w:val="000000" w:themeColor="text1"/>
          <w:sz w:val="28"/>
          <w:szCs w:val="28"/>
        </w:rPr>
      </w:pPr>
    </w:p>
    <w:p w14:paraId="495227C3" w14:textId="7FB90F12" w:rsidR="00DC4F08" w:rsidRPr="005D13B9" w:rsidRDefault="00DC4F08" w:rsidP="005D13B9">
      <w:pPr>
        <w:pStyle w:val="aa"/>
        <w:numPr>
          <w:ilvl w:val="0"/>
          <w:numId w:val="3"/>
        </w:numPr>
        <w:spacing w:before="100" w:beforeAutospacing="1" w:after="24" w:line="360" w:lineRule="auto"/>
        <w:ind w:firstLine="709"/>
        <w:jc w:val="both"/>
        <w:outlineLvl w:val="0"/>
        <w:rPr>
          <w:b/>
          <w:bCs/>
          <w:color w:val="000000" w:themeColor="text1"/>
          <w:sz w:val="28"/>
          <w:szCs w:val="28"/>
        </w:rPr>
      </w:pPr>
      <w:bookmarkStart w:id="2620" w:name="_Toc210932343"/>
      <w:r w:rsidRPr="005D13B9">
        <w:rPr>
          <w:b/>
          <w:bCs/>
          <w:color w:val="000000" w:themeColor="text1"/>
          <w:sz w:val="28"/>
          <w:szCs w:val="28"/>
        </w:rPr>
        <w:lastRenderedPageBreak/>
        <w:t xml:space="preserve">Разработка метода </w:t>
      </w:r>
      <w:r w:rsidR="00010BD3" w:rsidRPr="005D13B9">
        <w:rPr>
          <w:b/>
          <w:bCs/>
          <w:color w:val="000000" w:themeColor="text1"/>
          <w:sz w:val="28"/>
          <w:szCs w:val="28"/>
        </w:rPr>
        <w:t>движения</w:t>
      </w:r>
      <w:r w:rsidRPr="005D13B9">
        <w:rPr>
          <w:b/>
          <w:bCs/>
          <w:color w:val="000000" w:themeColor="text1"/>
          <w:sz w:val="28"/>
          <w:szCs w:val="28"/>
        </w:rPr>
        <w:t xml:space="preserve"> ПА</w:t>
      </w:r>
      <w:r w:rsidR="00010BD3" w:rsidRPr="005D13B9">
        <w:rPr>
          <w:b/>
          <w:bCs/>
          <w:color w:val="000000" w:themeColor="text1"/>
          <w:sz w:val="28"/>
          <w:szCs w:val="28"/>
        </w:rPr>
        <w:t xml:space="preserve"> по траектории</w:t>
      </w:r>
      <w:bookmarkEnd w:id="2620"/>
    </w:p>
    <w:p w14:paraId="19C93448" w14:textId="57571672" w:rsidR="00010BD3" w:rsidRPr="005D13B9" w:rsidRDefault="00010BD3" w:rsidP="005D13B9">
      <w:pPr>
        <w:spacing w:before="100" w:beforeAutospacing="1" w:after="24" w:line="360" w:lineRule="auto"/>
        <w:ind w:firstLine="709"/>
        <w:jc w:val="both"/>
        <w:rPr>
          <w:color w:val="000000" w:themeColor="text1"/>
          <w:sz w:val="28"/>
          <w:szCs w:val="28"/>
        </w:rPr>
      </w:pPr>
      <w:r w:rsidRPr="005D13B9">
        <w:rPr>
          <w:color w:val="000000" w:themeColor="text1"/>
          <w:sz w:val="28"/>
          <w:szCs w:val="28"/>
        </w:rPr>
        <w:t>Для разработки метода движения ПА по траектории необходимо прежде всего определиться с ключевыми характеристиками желаемой траектории ПА, на основании которых будет произведен будущий выбор метода движения. В качестве выбранной траектории рассматривается траектория формы ГАЛС, на некоторых участках которой мы будем производить съемку с использованием гидролокаторов бокового обзора, а значит необходимые для нас требования – плавное изменение траектории на поворотах и поддержание линейной траектории на прямых участках без рывков</w:t>
      </w:r>
      <w:r w:rsidR="00DD3089" w:rsidRPr="005D13B9">
        <w:rPr>
          <w:color w:val="000000" w:themeColor="text1"/>
          <w:sz w:val="28"/>
          <w:szCs w:val="28"/>
        </w:rPr>
        <w:t>. Так как наша траектория задается набором точек, то первостепенная задача – выбрать метод вывода аппарата в точку траектории.</w:t>
      </w:r>
    </w:p>
    <w:p w14:paraId="634CEE74" w14:textId="4E645E3B" w:rsidR="00DC4F08" w:rsidRPr="005D13B9" w:rsidRDefault="00010BD3" w:rsidP="005D13B9">
      <w:pPr>
        <w:pStyle w:val="aa"/>
        <w:numPr>
          <w:ilvl w:val="1"/>
          <w:numId w:val="3"/>
        </w:numPr>
        <w:spacing w:before="100" w:beforeAutospacing="1" w:after="24" w:line="360" w:lineRule="auto"/>
        <w:ind w:firstLine="709"/>
        <w:jc w:val="both"/>
        <w:outlineLvl w:val="1"/>
        <w:rPr>
          <w:b/>
          <w:bCs/>
          <w:color w:val="000000" w:themeColor="text1"/>
          <w:sz w:val="28"/>
          <w:szCs w:val="28"/>
        </w:rPr>
      </w:pPr>
      <w:bookmarkStart w:id="2621" w:name="_Toc210932344"/>
      <w:r w:rsidRPr="005D13B9">
        <w:rPr>
          <w:b/>
          <w:bCs/>
          <w:color w:val="000000" w:themeColor="text1"/>
          <w:sz w:val="28"/>
          <w:szCs w:val="28"/>
        </w:rPr>
        <w:t xml:space="preserve">Выбор метода </w:t>
      </w:r>
      <w:r w:rsidR="00DD3089" w:rsidRPr="005D13B9">
        <w:rPr>
          <w:b/>
          <w:bCs/>
          <w:color w:val="000000" w:themeColor="text1"/>
          <w:sz w:val="28"/>
          <w:szCs w:val="28"/>
        </w:rPr>
        <w:t>вывода</w:t>
      </w:r>
      <w:r w:rsidRPr="005D13B9">
        <w:rPr>
          <w:b/>
          <w:bCs/>
          <w:color w:val="000000" w:themeColor="text1"/>
          <w:sz w:val="28"/>
          <w:szCs w:val="28"/>
        </w:rPr>
        <w:t xml:space="preserve"> аппарата в точку траектории</w:t>
      </w:r>
      <w:bookmarkEnd w:id="2621"/>
    </w:p>
    <w:p w14:paraId="5FD2080E" w14:textId="2BF1B25A" w:rsidR="00010BD3" w:rsidRPr="005D13B9" w:rsidRDefault="0019144E" w:rsidP="005D13B9">
      <w:pPr>
        <w:spacing w:before="100" w:beforeAutospacing="1" w:after="24" w:line="360" w:lineRule="auto"/>
        <w:ind w:firstLine="709"/>
        <w:jc w:val="both"/>
        <w:rPr>
          <w:color w:val="000000" w:themeColor="text1"/>
          <w:sz w:val="28"/>
          <w:szCs w:val="28"/>
        </w:rPr>
      </w:pPr>
      <w:r w:rsidRPr="005D13B9">
        <w:rPr>
          <w:color w:val="000000" w:themeColor="text1"/>
          <w:sz w:val="28"/>
          <w:szCs w:val="28"/>
        </w:rPr>
        <w:t>Приведем несколько основных методов вывода аппарата в точку траектории:</w:t>
      </w:r>
    </w:p>
    <w:p w14:paraId="149501CC" w14:textId="74AD3CA9" w:rsidR="0019144E" w:rsidRPr="005D13B9" w:rsidRDefault="0019144E" w:rsidP="00DF467A">
      <w:pPr>
        <w:pStyle w:val="aa"/>
        <w:numPr>
          <w:ilvl w:val="1"/>
          <w:numId w:val="5"/>
        </w:numPr>
        <w:spacing w:line="360" w:lineRule="auto"/>
        <w:ind w:left="0" w:firstLine="709"/>
        <w:jc w:val="both"/>
        <w:rPr>
          <w:color w:val="000000" w:themeColor="text1"/>
          <w:sz w:val="28"/>
          <w:szCs w:val="28"/>
        </w:rPr>
        <w:pPrChange w:id="2622" w:author="mikle" w:date="2025-10-09T20:04:00Z" w16du:dateUtc="2025-10-10T03:04:00Z">
          <w:pPr>
            <w:pStyle w:val="aa"/>
            <w:numPr>
              <w:ilvl w:val="1"/>
              <w:numId w:val="5"/>
            </w:numPr>
            <w:spacing w:line="360" w:lineRule="auto"/>
            <w:ind w:left="1069" w:firstLine="709"/>
            <w:jc w:val="both"/>
          </w:pPr>
        </w:pPrChange>
      </w:pPr>
      <w:r w:rsidRPr="005D13B9">
        <w:rPr>
          <w:color w:val="000000" w:themeColor="text1"/>
          <w:sz w:val="28"/>
          <w:szCs w:val="28"/>
        </w:rPr>
        <w:t>метод прямого наведения: заключается в управлении углом курса подводного аппарата на каждом такте работы системы управления таким образом, чтобы подводный аппарат все время приближался к заданной точке.</w:t>
      </w:r>
    </w:p>
    <w:p w14:paraId="3372A595" w14:textId="06FB9FDA" w:rsidR="0019144E" w:rsidRPr="005D13B9" w:rsidRDefault="0019144E" w:rsidP="00DF467A">
      <w:pPr>
        <w:pStyle w:val="aa"/>
        <w:numPr>
          <w:ilvl w:val="1"/>
          <w:numId w:val="5"/>
        </w:numPr>
        <w:spacing w:line="360" w:lineRule="auto"/>
        <w:ind w:left="0" w:firstLine="709"/>
        <w:jc w:val="both"/>
        <w:rPr>
          <w:color w:val="000000" w:themeColor="text1"/>
          <w:sz w:val="28"/>
          <w:szCs w:val="28"/>
        </w:rPr>
        <w:pPrChange w:id="2623" w:author="mikle" w:date="2025-10-09T20:04:00Z" w16du:dateUtc="2025-10-10T03:04:00Z">
          <w:pPr>
            <w:pStyle w:val="aa"/>
            <w:numPr>
              <w:ilvl w:val="1"/>
              <w:numId w:val="5"/>
            </w:numPr>
            <w:spacing w:line="360" w:lineRule="auto"/>
            <w:ind w:left="1069" w:firstLine="709"/>
            <w:jc w:val="both"/>
          </w:pPr>
        </w:pPrChange>
      </w:pPr>
      <w:r w:rsidRPr="005D13B9">
        <w:rPr>
          <w:color w:val="000000" w:themeColor="text1"/>
          <w:sz w:val="28"/>
          <w:szCs w:val="28"/>
        </w:rPr>
        <w:t xml:space="preserve">метод наведения по линии визирования: заключается в управлении углом курса подводного аппарата на каждом такте работы системы управления таким образом, чтобы подводный аппарат все время двигался по прямой, соединяющей предыдущую и заданную точку траектории. </w:t>
      </w:r>
    </w:p>
    <w:p w14:paraId="504720FE" w14:textId="6286A938" w:rsidR="0019144E" w:rsidRPr="005D13B9" w:rsidRDefault="0019144E" w:rsidP="00DF467A">
      <w:pPr>
        <w:pStyle w:val="aa"/>
        <w:numPr>
          <w:ilvl w:val="1"/>
          <w:numId w:val="5"/>
        </w:numPr>
        <w:spacing w:line="360" w:lineRule="auto"/>
        <w:ind w:left="0" w:firstLine="709"/>
        <w:jc w:val="both"/>
        <w:rPr>
          <w:color w:val="000000" w:themeColor="text1"/>
          <w:sz w:val="28"/>
          <w:szCs w:val="28"/>
        </w:rPr>
        <w:pPrChange w:id="2624" w:author="mikle" w:date="2025-10-09T20:04:00Z" w16du:dateUtc="2025-10-10T03:04:00Z">
          <w:pPr>
            <w:pStyle w:val="aa"/>
            <w:numPr>
              <w:ilvl w:val="1"/>
              <w:numId w:val="5"/>
            </w:numPr>
            <w:spacing w:line="360" w:lineRule="auto"/>
            <w:ind w:left="1069" w:firstLine="709"/>
            <w:jc w:val="both"/>
          </w:pPr>
        </w:pPrChange>
      </w:pPr>
      <w:r w:rsidRPr="005D13B9">
        <w:rPr>
          <w:color w:val="000000" w:themeColor="text1"/>
          <w:sz w:val="28"/>
          <w:szCs w:val="28"/>
        </w:rPr>
        <w:t xml:space="preserve">метод минимизации бокового отклонения: предполагает автоматическую коррекцию линейных перемещений с учётом незапланированных смещений аппарата от заданного положения. </w:t>
      </w:r>
    </w:p>
    <w:p w14:paraId="1AD662C1" w14:textId="4D86D650" w:rsidR="0019144E" w:rsidRPr="005D13B9" w:rsidRDefault="0019144E" w:rsidP="00DF467A">
      <w:pPr>
        <w:pStyle w:val="aa"/>
        <w:numPr>
          <w:ilvl w:val="1"/>
          <w:numId w:val="5"/>
        </w:numPr>
        <w:spacing w:before="100" w:beforeAutospacing="1" w:after="24" w:line="360" w:lineRule="auto"/>
        <w:ind w:left="0" w:firstLine="709"/>
        <w:jc w:val="both"/>
        <w:rPr>
          <w:color w:val="000000" w:themeColor="text1"/>
          <w:sz w:val="28"/>
          <w:szCs w:val="28"/>
        </w:rPr>
        <w:pPrChange w:id="2625" w:author="mikle" w:date="2025-10-09T20:04:00Z" w16du:dateUtc="2025-10-10T03:04:00Z">
          <w:pPr>
            <w:pStyle w:val="aa"/>
            <w:numPr>
              <w:ilvl w:val="1"/>
              <w:numId w:val="5"/>
            </w:numPr>
            <w:spacing w:before="100" w:beforeAutospacing="1" w:after="24" w:line="360" w:lineRule="auto"/>
            <w:ind w:left="1069" w:firstLine="709"/>
            <w:jc w:val="both"/>
          </w:pPr>
        </w:pPrChange>
      </w:pPr>
      <w:r w:rsidRPr="005D13B9">
        <w:rPr>
          <w:color w:val="000000" w:themeColor="text1"/>
          <w:sz w:val="28"/>
          <w:szCs w:val="28"/>
        </w:rPr>
        <w:t>метод наведения в «субточку»: продольная ось аппарата всегда направлена не в точку цели, а в точку на прямой, соединяющей две точки.</w:t>
      </w:r>
    </w:p>
    <w:p w14:paraId="37A455CA" w14:textId="43A316E3" w:rsidR="0019144E" w:rsidRPr="005D13B9" w:rsidRDefault="0019144E" w:rsidP="005D13B9">
      <w:pPr>
        <w:pStyle w:val="aa"/>
        <w:spacing w:before="100" w:beforeAutospacing="1" w:after="24" w:line="360" w:lineRule="auto"/>
        <w:ind w:left="0" w:firstLine="709"/>
        <w:jc w:val="both"/>
        <w:rPr>
          <w:color w:val="000000" w:themeColor="text1"/>
          <w:sz w:val="28"/>
          <w:szCs w:val="28"/>
        </w:rPr>
      </w:pPr>
    </w:p>
    <w:p w14:paraId="72DE4323" w14:textId="78C1D459" w:rsidR="0019144E" w:rsidRPr="005D13B9" w:rsidRDefault="0019144E" w:rsidP="005D13B9">
      <w:pPr>
        <w:pStyle w:val="aa"/>
        <w:spacing w:before="100" w:beforeAutospacing="1" w:after="24" w:line="360" w:lineRule="auto"/>
        <w:ind w:left="0" w:firstLine="709"/>
        <w:jc w:val="both"/>
        <w:rPr>
          <w:color w:val="000000" w:themeColor="text1"/>
          <w:sz w:val="28"/>
          <w:szCs w:val="28"/>
        </w:rPr>
      </w:pPr>
      <w:r w:rsidRPr="005D13B9">
        <w:rPr>
          <w:color w:val="000000" w:themeColor="text1"/>
          <w:sz w:val="28"/>
          <w:szCs w:val="28"/>
        </w:rPr>
        <w:lastRenderedPageBreak/>
        <w:t xml:space="preserve">Методы прямого наведения и наведения по линии визирования предполагают жесткое следование по прямолинейной траектории к следующей точке траектории, что при возникновении отклонений нашего аппарата от линии траектории приведет к резким изменениям курса аппарата для корректировки движения. В целях проведения качественной съемки резкие изменения курса нам недопустимы. Метод минимизации бокового отклонения отлично подходит для прямолинейной траектории аппарата и был бы выбран </w:t>
      </w:r>
      <w:r w:rsidR="00C82B12" w:rsidRPr="005D13B9">
        <w:rPr>
          <w:color w:val="000000" w:themeColor="text1"/>
          <w:sz w:val="28"/>
          <w:szCs w:val="28"/>
        </w:rPr>
        <w:t>нами, но</w:t>
      </w:r>
      <w:r w:rsidRPr="005D13B9">
        <w:rPr>
          <w:color w:val="000000" w:themeColor="text1"/>
          <w:sz w:val="28"/>
          <w:szCs w:val="28"/>
        </w:rPr>
        <w:t xml:space="preserve"> наша траектория в форме ГАЛС, а значит нам нужен метод, эффективно работающий на поворотах. </w:t>
      </w:r>
    </w:p>
    <w:p w14:paraId="64D9D608" w14:textId="0A4AC36E" w:rsidR="0019144E" w:rsidRPr="005D13B9" w:rsidRDefault="00C82B12" w:rsidP="005D13B9">
      <w:pPr>
        <w:pStyle w:val="aa"/>
        <w:spacing w:before="100" w:beforeAutospacing="1" w:after="24" w:line="360" w:lineRule="auto"/>
        <w:ind w:left="0" w:firstLine="709"/>
        <w:jc w:val="both"/>
        <w:rPr>
          <w:color w:val="000000" w:themeColor="text1"/>
          <w:sz w:val="28"/>
          <w:szCs w:val="28"/>
        </w:rPr>
      </w:pPr>
      <w:r w:rsidRPr="005D13B9">
        <w:rPr>
          <w:color w:val="000000" w:themeColor="text1"/>
          <w:sz w:val="28"/>
          <w:szCs w:val="28"/>
        </w:rPr>
        <w:t>Самым подходящим для поставленной задачи является метод наведения в «субточку», так как он позволяет совершить плавный разворот без резких изменений угла курса</w:t>
      </w:r>
      <w:r w:rsidR="004E5DA8" w:rsidRPr="005D13B9">
        <w:rPr>
          <w:color w:val="000000" w:themeColor="text1"/>
          <w:sz w:val="28"/>
          <w:szCs w:val="28"/>
        </w:rPr>
        <w:t xml:space="preserve"> и</w:t>
      </w:r>
      <w:r w:rsidRPr="005D13B9">
        <w:rPr>
          <w:color w:val="000000" w:themeColor="text1"/>
          <w:sz w:val="28"/>
          <w:szCs w:val="28"/>
        </w:rPr>
        <w:t xml:space="preserve"> позволяет поддерживать линейную траекторию для качественной съемки. Стоит учесть, что при воздействии внешних воздействий данный метод обеспечивает плавный возврат ПА на линию траектории, что помогает избежать потери качества съемки вследствие внешних возмущений. </w:t>
      </w:r>
      <w:r w:rsidR="004E5DA8" w:rsidRPr="005D13B9">
        <w:rPr>
          <w:color w:val="000000" w:themeColor="text1"/>
          <w:sz w:val="28"/>
          <w:szCs w:val="28"/>
        </w:rPr>
        <w:t>Более подробно о преимуществах и особенностях данного метода будет изложено в следующем пункте.</w:t>
      </w:r>
    </w:p>
    <w:p w14:paraId="1D1537B0" w14:textId="77777777" w:rsidR="00C82B12" w:rsidRPr="005D13B9" w:rsidRDefault="00C82B12" w:rsidP="005D13B9">
      <w:pPr>
        <w:pStyle w:val="aa"/>
        <w:spacing w:before="100" w:beforeAutospacing="1" w:after="24" w:line="360" w:lineRule="auto"/>
        <w:ind w:left="0" w:firstLine="709"/>
        <w:jc w:val="both"/>
        <w:rPr>
          <w:color w:val="000000" w:themeColor="text1"/>
          <w:sz w:val="28"/>
          <w:szCs w:val="28"/>
        </w:rPr>
      </w:pPr>
    </w:p>
    <w:p w14:paraId="46A688EA" w14:textId="74CB9A72" w:rsidR="00027D47" w:rsidRPr="005D13B9" w:rsidRDefault="00027D47" w:rsidP="005D13B9">
      <w:pPr>
        <w:pStyle w:val="aa"/>
        <w:numPr>
          <w:ilvl w:val="1"/>
          <w:numId w:val="3"/>
        </w:numPr>
        <w:spacing w:before="100" w:beforeAutospacing="1" w:after="24" w:line="360" w:lineRule="auto"/>
        <w:ind w:firstLine="709"/>
        <w:jc w:val="both"/>
        <w:outlineLvl w:val="1"/>
        <w:rPr>
          <w:color w:val="000000" w:themeColor="text1"/>
          <w:sz w:val="28"/>
          <w:szCs w:val="28"/>
        </w:rPr>
      </w:pPr>
      <w:bookmarkStart w:id="2626" w:name="_Toc210932345"/>
      <w:r w:rsidRPr="005D13B9">
        <w:rPr>
          <w:color w:val="000000" w:themeColor="text1"/>
          <w:sz w:val="28"/>
          <w:szCs w:val="28"/>
        </w:rPr>
        <w:t>Описание выбранного метода вывода ПА в точку</w:t>
      </w:r>
      <w:bookmarkEnd w:id="2626"/>
    </w:p>
    <w:p w14:paraId="15A4C7B0" w14:textId="24244159" w:rsidR="00BE51ED" w:rsidRPr="005D13B9" w:rsidRDefault="00BE51ED" w:rsidP="005D13B9">
      <w:pPr>
        <w:pStyle w:val="a8"/>
        <w:spacing w:line="360" w:lineRule="auto"/>
        <w:ind w:firstLine="709"/>
        <w:jc w:val="both"/>
        <w:rPr>
          <w:color w:val="000000" w:themeColor="text1"/>
          <w:sz w:val="28"/>
          <w:szCs w:val="28"/>
        </w:rPr>
      </w:pPr>
      <w:r w:rsidRPr="005D13B9">
        <w:rPr>
          <w:color w:val="000000" w:themeColor="text1"/>
          <w:sz w:val="28"/>
          <w:szCs w:val="28"/>
        </w:rPr>
        <w:t>Метод работает в глобальной</w:t>
      </w:r>
      <w:del w:id="2627" w:author="mikle" w:date="2025-10-04T12:10:00Z" w16du:dateUtc="2025-10-04T19:10:00Z">
        <w:r w:rsidRPr="005D13B9" w:rsidDel="00A22B2A">
          <w:rPr>
            <w:color w:val="000000" w:themeColor="text1"/>
            <w:sz w:val="28"/>
            <w:szCs w:val="28"/>
          </w:rPr>
          <w:delText xml:space="preserve"> </w:delText>
        </w:r>
      </w:del>
      <w:ins w:id="2628" w:author="mikle" w:date="2025-10-04T12:10:00Z" w16du:dateUtc="2025-10-04T19:10:00Z">
        <w:r w:rsidR="00A22B2A" w:rsidRPr="005D13B9">
          <w:rPr>
            <w:color w:val="000000" w:themeColor="text1"/>
            <w:sz w:val="28"/>
            <w:szCs w:val="28"/>
          </w:rPr>
          <w:t xml:space="preserve"> системе координат</w:t>
        </w:r>
      </w:ins>
      <w:commentRangeStart w:id="2629"/>
      <w:del w:id="2630" w:author="mikle" w:date="2025-10-04T12:10:00Z" w16du:dateUtc="2025-10-04T19:10:00Z">
        <w:r w:rsidRPr="005D13B9" w:rsidDel="00A22B2A">
          <w:rPr>
            <w:color w:val="000000" w:themeColor="text1"/>
            <w:sz w:val="28"/>
            <w:szCs w:val="28"/>
          </w:rPr>
          <w:delText>ДСК</w:delText>
        </w:r>
        <w:commentRangeEnd w:id="2629"/>
        <w:r w:rsidR="001E1313" w:rsidRPr="005D13B9" w:rsidDel="00A22B2A">
          <w:rPr>
            <w:rStyle w:val="ae"/>
            <w:rFonts w:eastAsiaTheme="minorHAnsi"/>
            <w:color w:val="000000" w:themeColor="text1"/>
            <w:kern w:val="2"/>
            <w:sz w:val="28"/>
            <w:szCs w:val="28"/>
            <w:lang w:eastAsia="en-US"/>
            <w14:ligatures w14:val="standardContextual"/>
            <w:rPrChange w:id="2631" w:author="mikle" w:date="2025-10-09T20:00:00Z" w16du:dateUtc="2025-10-10T03:00:00Z">
              <w:rPr>
                <w:rStyle w:val="ae"/>
                <w:rFonts w:eastAsiaTheme="minorHAnsi" w:cstheme="minorBidi"/>
                <w:kern w:val="2"/>
                <w:lang w:eastAsia="en-US"/>
                <w14:ligatures w14:val="standardContextual"/>
              </w:rPr>
            </w:rPrChange>
          </w:rPr>
          <w:commentReference w:id="2629"/>
        </w:r>
      </w:del>
      <w:r w:rsidRPr="005D13B9">
        <w:rPr>
          <w:rStyle w:val="apple-converted-space"/>
          <w:color w:val="000000" w:themeColor="text1"/>
          <w:sz w:val="28"/>
          <w:szCs w:val="28"/>
        </w:rPr>
        <w:t> </w:t>
      </w:r>
      <m:oMath>
        <m:r>
          <w:rPr>
            <w:rFonts w:ascii="Cambria Math" w:hAnsi="Cambria Math"/>
            <w:color w:val="000000" w:themeColor="text1"/>
            <w:sz w:val="28"/>
            <w:szCs w:val="28"/>
          </w:rPr>
          <m:t>OXY</m:t>
        </m:r>
      </m:oMath>
      <w:r w:rsidRPr="005D13B9">
        <w:rPr>
          <w:color w:val="000000" w:themeColor="text1"/>
          <w:sz w:val="28"/>
          <w:szCs w:val="28"/>
        </w:rPr>
        <w:t>. Положение аппарата</w:t>
      </w:r>
      <w:r w:rsidRPr="005D13B9">
        <w:rPr>
          <w:rStyle w:val="apple-converted-space"/>
          <w:color w:val="000000" w:themeColor="text1"/>
          <w:sz w:val="28"/>
          <w:szCs w:val="28"/>
        </w:rPr>
        <w:t> </w:t>
      </w:r>
      <m:oMath>
        <m:r>
          <m:rPr>
            <m:sty m:val="b"/>
          </m:rPr>
          <w:rPr>
            <w:rFonts w:ascii="Cambria Math" w:hAnsi="Cambria Math"/>
            <w:color w:val="000000" w:themeColor="text1"/>
            <w:sz w:val="28"/>
            <w:szCs w:val="28"/>
          </w:rPr>
          <m:t>r</m:t>
        </m:r>
        <m:r>
          <w:rPr>
            <w:rFonts w:ascii="Cambria Math" w:hAnsi="Cambria Math"/>
            <w:color w:val="000000" w:themeColor="text1"/>
            <w:sz w:val="28"/>
            <w:szCs w:val="28"/>
          </w:rPr>
          <m:t>=[x,</m:t>
        </m:r>
        <m:r>
          <m:rPr>
            <m:nor/>
          </m:rPr>
          <w:rPr>
            <w:color w:val="000000" w:themeColor="text1"/>
            <w:sz w:val="28"/>
            <w:szCs w:val="28"/>
          </w:rPr>
          <m:t> </m:t>
        </m:r>
        <m:r>
          <w:rPr>
            <w:rFonts w:ascii="Cambria Math" w:hAnsi="Cambria Math"/>
            <w:color w:val="000000" w:themeColor="text1"/>
            <w:sz w:val="28"/>
            <w:szCs w:val="28"/>
          </w:rPr>
          <m:t>y</m:t>
        </m:r>
        <m:sSup>
          <m:sSupPr>
            <m:ctrlPr>
              <w:rPr>
                <w:rFonts w:ascii="Cambria Math" w:hAnsi="Cambria Math"/>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T</m:t>
            </m:r>
          </m:sup>
        </m:sSup>
      </m:oMath>
      <w:r w:rsidRPr="005D13B9">
        <w:rPr>
          <w:color w:val="000000" w:themeColor="text1"/>
          <w:sz w:val="28"/>
          <w:szCs w:val="28"/>
        </w:rPr>
        <w:t>, курс</w:t>
      </w:r>
      <w:r w:rsidRPr="005D13B9">
        <w:rPr>
          <w:rStyle w:val="apple-converted-space"/>
          <w:color w:val="000000" w:themeColor="text1"/>
          <w:sz w:val="28"/>
          <w:szCs w:val="28"/>
        </w:rPr>
        <w:t> </w:t>
      </w:r>
      <m:oMath>
        <m:r>
          <w:rPr>
            <w:rFonts w:ascii="Cambria Math" w:hAnsi="Cambria Math"/>
            <w:color w:val="000000" w:themeColor="text1"/>
            <w:sz w:val="28"/>
            <w:szCs w:val="28"/>
          </w:rPr>
          <m:t>ψ</m:t>
        </m:r>
      </m:oMath>
      <w:r w:rsidRPr="005D13B9">
        <w:rPr>
          <w:color w:val="000000" w:themeColor="text1"/>
          <w:sz w:val="28"/>
          <w:szCs w:val="28"/>
        </w:rPr>
        <w:t>. Цель</w:t>
      </w:r>
      <w:r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m:rPr>
                <m:sty m:val="b"/>
              </m:rPr>
              <w:rPr>
                <w:rFonts w:ascii="Cambria Math" w:hAnsi="Cambria Math"/>
                <w:color w:val="000000" w:themeColor="text1"/>
                <w:sz w:val="28"/>
                <w:szCs w:val="28"/>
              </w:rPr>
              <m:t>r</m:t>
            </m:r>
          </m:e>
          <m:sub>
            <m:r>
              <w:rPr>
                <w:rFonts w:ascii="Cambria Math" w:hAnsi="Cambria Math"/>
                <w:color w:val="000000" w:themeColor="text1"/>
                <w:sz w:val="28"/>
                <w:szCs w:val="28"/>
              </w:rPr>
              <m:t>g</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g</m:t>
            </m:r>
          </m:sub>
        </m:sSub>
        <m:r>
          <w:rPr>
            <w:rFonts w:ascii="Cambria Math" w:hAnsi="Cambria Math"/>
            <w:color w:val="000000" w:themeColor="text1"/>
            <w:sz w:val="28"/>
            <w:szCs w:val="28"/>
          </w:rPr>
          <m:t>,</m:t>
        </m:r>
        <m:r>
          <m:rPr>
            <m:nor/>
          </m:rPr>
          <w:rPr>
            <w:color w:val="000000" w:themeColor="text1"/>
            <w:sz w:val="28"/>
            <w:szCs w:val="28"/>
          </w:rPr>
          <m:t>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g</m:t>
            </m:r>
          </m:sub>
        </m:sSub>
        <m:sSup>
          <m:sSupPr>
            <m:ctrlPr>
              <w:rPr>
                <w:rFonts w:ascii="Cambria Math" w:hAnsi="Cambria Math"/>
                <w:color w:val="000000" w:themeColor="text1"/>
                <w:sz w:val="28"/>
                <w:szCs w:val="28"/>
              </w:rPr>
            </m:ctrlPr>
          </m:sSupPr>
          <m:e>
            <m:r>
              <w:rPr>
                <w:rFonts w:ascii="Cambria Math" w:hAnsi="Cambria Math"/>
                <w:color w:val="000000" w:themeColor="text1"/>
                <w:sz w:val="28"/>
                <w:szCs w:val="28"/>
              </w:rPr>
              <m:t>]</m:t>
            </m:r>
          </m:e>
          <m:sup>
            <m:r>
              <w:rPr>
                <w:rFonts w:ascii="Cambria Math" w:hAnsi="Cambria Math"/>
                <w:color w:val="000000" w:themeColor="text1"/>
                <w:sz w:val="28"/>
                <w:szCs w:val="28"/>
              </w:rPr>
              <m:t>T</m:t>
            </m:r>
          </m:sup>
        </m:sSup>
      </m:oMath>
      <w:r w:rsidRPr="005D13B9">
        <w:rPr>
          <w:color w:val="000000" w:themeColor="text1"/>
          <w:sz w:val="28"/>
          <w:szCs w:val="28"/>
        </w:rPr>
        <w:t xml:space="preserve">. </w:t>
      </w:r>
      <w:r w:rsidR="004E5DA8" w:rsidRPr="005D13B9">
        <w:rPr>
          <w:color w:val="000000" w:themeColor="text1"/>
          <w:sz w:val="28"/>
          <w:szCs w:val="28"/>
        </w:rPr>
        <w:t>Задача, которую реализует данный метод вывода ПА в точку - войти</w:t>
      </w:r>
      <w:r w:rsidRPr="005D13B9">
        <w:rPr>
          <w:color w:val="000000" w:themeColor="text1"/>
          <w:sz w:val="28"/>
          <w:szCs w:val="28"/>
        </w:rPr>
        <w:t xml:space="preserve"> в цель с заданным углом захода</w:t>
      </w:r>
      <w:r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φ</m:t>
            </m:r>
          </m:e>
          <m:sub>
            <m:r>
              <m:rPr>
                <m:nor/>
              </m:rPr>
              <w:rPr>
                <w:color w:val="000000" w:themeColor="text1"/>
                <w:sz w:val="28"/>
                <w:szCs w:val="28"/>
              </w:rPr>
              <m:t>app</m:t>
            </m:r>
          </m:sub>
        </m:sSub>
      </m:oMath>
      <w:r w:rsidRPr="005D13B9">
        <w:rPr>
          <w:rStyle w:val="apple-converted-space"/>
          <w:color w:val="000000" w:themeColor="text1"/>
          <w:sz w:val="28"/>
          <w:szCs w:val="28"/>
        </w:rPr>
        <w:t> </w:t>
      </w:r>
      <w:r w:rsidRPr="005D13B9">
        <w:rPr>
          <w:color w:val="000000" w:themeColor="text1"/>
          <w:sz w:val="28"/>
          <w:szCs w:val="28"/>
        </w:rPr>
        <w:t xml:space="preserve">в глобальных осях. </w:t>
      </w:r>
    </w:p>
    <w:p w14:paraId="58833CF7" w14:textId="5B6903B2" w:rsidR="00BE51ED" w:rsidRPr="005D13B9" w:rsidRDefault="004E5DA8" w:rsidP="005D13B9">
      <w:pPr>
        <w:pStyle w:val="a8"/>
        <w:spacing w:line="360" w:lineRule="auto"/>
        <w:ind w:firstLine="709"/>
        <w:jc w:val="both"/>
        <w:rPr>
          <w:color w:val="000000" w:themeColor="text1"/>
          <w:sz w:val="28"/>
          <w:szCs w:val="28"/>
        </w:rPr>
      </w:pPr>
      <w:r w:rsidRPr="005D13B9">
        <w:rPr>
          <w:color w:val="000000" w:themeColor="text1"/>
          <w:sz w:val="28"/>
          <w:szCs w:val="28"/>
        </w:rPr>
        <w:t>Суть метода заключается в ведении</w:t>
      </w:r>
      <w:r w:rsidR="00BE51ED" w:rsidRPr="005D13B9">
        <w:rPr>
          <w:color w:val="000000" w:themeColor="text1"/>
          <w:sz w:val="28"/>
          <w:szCs w:val="28"/>
        </w:rPr>
        <w:t xml:space="preserve"> аппарат</w:t>
      </w:r>
      <w:r w:rsidRPr="005D13B9">
        <w:rPr>
          <w:color w:val="000000" w:themeColor="text1"/>
          <w:sz w:val="28"/>
          <w:szCs w:val="28"/>
        </w:rPr>
        <w:t>а</w:t>
      </w:r>
      <w:r w:rsidR="00BE51ED" w:rsidRPr="005D13B9">
        <w:rPr>
          <w:color w:val="000000" w:themeColor="text1"/>
          <w:sz w:val="28"/>
          <w:szCs w:val="28"/>
        </w:rPr>
        <w:t xml:space="preserve"> не в саму цель, а в виртуальную «субточку»</w:t>
      </w:r>
      <w:r w:rsidR="00BE51ED"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m:rPr>
                <m:sty m:val="b"/>
              </m:rPr>
              <w:rPr>
                <w:rFonts w:ascii="Cambria Math" w:hAnsi="Cambria Math"/>
                <w:color w:val="000000" w:themeColor="text1"/>
                <w:sz w:val="28"/>
                <w:szCs w:val="28"/>
              </w:rPr>
              <m:t>r</m:t>
            </m:r>
          </m:e>
          <m:sub>
            <m:r>
              <w:rPr>
                <w:rFonts w:ascii="Cambria Math" w:hAnsi="Cambria Math"/>
                <w:color w:val="000000" w:themeColor="text1"/>
                <w:sz w:val="28"/>
                <w:szCs w:val="28"/>
              </w:rPr>
              <m:t>s</m:t>
            </m:r>
          </m:sub>
        </m:sSub>
      </m:oMath>
      <w:r w:rsidR="00BE51ED" w:rsidRPr="005D13B9">
        <w:rPr>
          <w:color w:val="000000" w:themeColor="text1"/>
          <w:sz w:val="28"/>
          <w:szCs w:val="28"/>
        </w:rPr>
        <w:t xml:space="preserve">, расположенную </w:t>
      </w:r>
      <w:r w:rsidRPr="005D13B9">
        <w:rPr>
          <w:color w:val="000000" w:themeColor="text1"/>
          <w:sz w:val="28"/>
          <w:szCs w:val="28"/>
        </w:rPr>
        <w:t>за</w:t>
      </w:r>
      <w:r w:rsidR="00BE51ED" w:rsidRPr="005D13B9">
        <w:rPr>
          <w:color w:val="000000" w:themeColor="text1"/>
          <w:sz w:val="28"/>
          <w:szCs w:val="28"/>
        </w:rPr>
        <w:t xml:space="preserve"> </w:t>
      </w:r>
      <w:r w:rsidRPr="005D13B9">
        <w:rPr>
          <w:color w:val="000000" w:themeColor="text1"/>
          <w:sz w:val="28"/>
          <w:szCs w:val="28"/>
        </w:rPr>
        <w:t xml:space="preserve">целью </w:t>
      </w:r>
      <w:r w:rsidR="00BE51ED" w:rsidRPr="005D13B9">
        <w:rPr>
          <w:color w:val="000000" w:themeColor="text1"/>
          <w:sz w:val="28"/>
          <w:szCs w:val="28"/>
        </w:rPr>
        <w:t xml:space="preserve">по направлению требуемого курса захода; по мере </w:t>
      </w:r>
      <w:r w:rsidRPr="005D13B9">
        <w:rPr>
          <w:color w:val="000000" w:themeColor="text1"/>
          <w:sz w:val="28"/>
          <w:szCs w:val="28"/>
        </w:rPr>
        <w:t xml:space="preserve">движения </w:t>
      </w:r>
      <w:r w:rsidR="00BE51ED" w:rsidRPr="005D13B9">
        <w:rPr>
          <w:color w:val="000000" w:themeColor="text1"/>
          <w:sz w:val="28"/>
          <w:szCs w:val="28"/>
        </w:rPr>
        <w:t xml:space="preserve">субточка плавно </w:t>
      </w:r>
      <w:r w:rsidRPr="005D13B9">
        <w:rPr>
          <w:color w:val="000000" w:themeColor="text1"/>
          <w:sz w:val="28"/>
          <w:szCs w:val="28"/>
        </w:rPr>
        <w:t>сближается с целевой точкой вплоть до совпадения, что обеспечивает достижение ПА заданной точки траектории</w:t>
      </w:r>
      <w:r w:rsidR="00BE51ED" w:rsidRPr="005D13B9">
        <w:rPr>
          <w:color w:val="000000" w:themeColor="text1"/>
          <w:sz w:val="28"/>
          <w:szCs w:val="28"/>
        </w:rPr>
        <w:t xml:space="preserve">. </w:t>
      </w:r>
      <w:r w:rsidRPr="005D13B9">
        <w:rPr>
          <w:color w:val="000000" w:themeColor="text1"/>
          <w:sz w:val="28"/>
          <w:szCs w:val="28"/>
        </w:rPr>
        <w:t>Важным параметром такого метода является базовая длина упреждения</w:t>
      </w:r>
      <w:r w:rsidRPr="005D13B9">
        <w:rPr>
          <w:rStyle w:val="apple-converted-space"/>
          <w:color w:val="000000" w:themeColor="text1"/>
          <w:sz w:val="28"/>
          <w:szCs w:val="28"/>
        </w:rPr>
        <w:t> </w:t>
      </w:r>
      <m:oMath>
        <m:r>
          <w:rPr>
            <w:rFonts w:ascii="Cambria Math" w:hAnsi="Cambria Math"/>
            <w:color w:val="000000" w:themeColor="text1"/>
            <w:sz w:val="28"/>
            <w:szCs w:val="28"/>
          </w:rPr>
          <m:t>L</m:t>
        </m:r>
      </m:oMath>
      <w:r w:rsidRPr="005D13B9">
        <w:rPr>
          <w:color w:val="000000" w:themeColor="text1"/>
          <w:sz w:val="28"/>
          <w:szCs w:val="28"/>
        </w:rPr>
        <w:t xml:space="preserve"> – расстояние, на котором аппарат определяет</w:t>
      </w:r>
      <w:r w:rsidR="009A4134" w:rsidRPr="005D13B9">
        <w:rPr>
          <w:color w:val="000000" w:themeColor="text1"/>
          <w:sz w:val="28"/>
          <w:szCs w:val="28"/>
        </w:rPr>
        <w:t xml:space="preserve"> </w:t>
      </w:r>
      <w:r w:rsidR="009A4134" w:rsidRPr="005D13B9">
        <w:rPr>
          <w:color w:val="000000" w:themeColor="text1"/>
          <w:sz w:val="28"/>
          <w:szCs w:val="28"/>
        </w:rPr>
        <w:lastRenderedPageBreak/>
        <w:t>позицию субточки. Более подробно данный принцип вывода ПА в точку траектории показан на рисунке 1.</w:t>
      </w:r>
    </w:p>
    <w:p w14:paraId="627CD357" w14:textId="010E2317" w:rsidR="009A4134" w:rsidRPr="005D13B9" w:rsidRDefault="009A4134" w:rsidP="005D13B9">
      <w:pPr>
        <w:pStyle w:val="a8"/>
        <w:spacing w:line="360" w:lineRule="auto"/>
        <w:ind w:firstLine="709"/>
        <w:jc w:val="both"/>
        <w:rPr>
          <w:color w:val="000000" w:themeColor="text1"/>
          <w:sz w:val="28"/>
          <w:szCs w:val="28"/>
        </w:rPr>
      </w:pPr>
      <w:r w:rsidRPr="005D13B9">
        <w:rPr>
          <w:noProof/>
          <w:color w:val="000000" w:themeColor="text1"/>
          <w:sz w:val="28"/>
          <w:szCs w:val="28"/>
        </w:rPr>
        <w:drawing>
          <wp:inline distT="0" distB="0" distL="0" distR="0" wp14:anchorId="1664D92A" wp14:editId="44623635">
            <wp:extent cx="5226518" cy="3397317"/>
            <wp:effectExtent l="0" t="0" r="0" b="0"/>
            <wp:docPr id="180699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9933" name=""/>
                    <pic:cNvPicPr/>
                  </pic:nvPicPr>
                  <pic:blipFill rotWithShape="1">
                    <a:blip r:embed="rId28"/>
                    <a:srcRect l="1" t="8073" r="-1014"/>
                    <a:stretch>
                      <a:fillRect/>
                    </a:stretch>
                  </pic:blipFill>
                  <pic:spPr bwMode="auto">
                    <a:xfrm>
                      <a:off x="0" y="0"/>
                      <a:ext cx="5238454" cy="3405076"/>
                    </a:xfrm>
                    <a:prstGeom prst="rect">
                      <a:avLst/>
                    </a:prstGeom>
                    <a:ln>
                      <a:noFill/>
                    </a:ln>
                    <a:extLst>
                      <a:ext uri="{53640926-AAD7-44D8-BBD7-CCE9431645EC}">
                        <a14:shadowObscured xmlns:a14="http://schemas.microsoft.com/office/drawing/2010/main"/>
                      </a:ext>
                    </a:extLst>
                  </pic:spPr>
                </pic:pic>
              </a:graphicData>
            </a:graphic>
          </wp:inline>
        </w:drawing>
      </w:r>
    </w:p>
    <w:p w14:paraId="12997C27" w14:textId="59A0B693" w:rsidR="009A4134" w:rsidRPr="005D13B9" w:rsidDel="00A22B2A" w:rsidRDefault="009A4134" w:rsidP="005D13B9">
      <w:pPr>
        <w:pStyle w:val="a8"/>
        <w:spacing w:line="360" w:lineRule="auto"/>
        <w:ind w:firstLine="709"/>
        <w:jc w:val="center"/>
        <w:rPr>
          <w:del w:id="2632" w:author="mikle" w:date="2025-10-04T12:07:00Z" w16du:dateUtc="2025-10-04T19:07:00Z"/>
          <w:color w:val="000000" w:themeColor="text1"/>
          <w:sz w:val="28"/>
          <w:szCs w:val="28"/>
        </w:rPr>
        <w:pPrChange w:id="2633" w:author="mikle" w:date="2025-10-09T20:00:00Z" w16du:dateUtc="2025-10-10T03:00:00Z">
          <w:pPr>
            <w:pStyle w:val="a8"/>
            <w:spacing w:line="360" w:lineRule="auto"/>
            <w:ind w:firstLine="709"/>
            <w:jc w:val="both"/>
          </w:pPr>
        </w:pPrChange>
      </w:pPr>
      <w:r w:rsidRPr="005D13B9">
        <w:rPr>
          <w:color w:val="000000" w:themeColor="text1"/>
          <w:sz w:val="28"/>
          <w:szCs w:val="28"/>
        </w:rPr>
        <w:t xml:space="preserve">Рисунок </w:t>
      </w:r>
      <w:ins w:id="2634" w:author="mikle" w:date="2025-10-09T17:26:00Z" w16du:dateUtc="2025-10-10T00:26:00Z">
        <w:r w:rsidR="00486E1E" w:rsidRPr="005D13B9">
          <w:rPr>
            <w:color w:val="000000" w:themeColor="text1"/>
            <w:sz w:val="28"/>
            <w:szCs w:val="28"/>
            <w:rPrChange w:id="2635" w:author="mikle" w:date="2025-10-09T20:00:00Z" w16du:dateUtc="2025-10-10T03:00:00Z">
              <w:rPr>
                <w:color w:val="000000" w:themeColor="text1"/>
                <w:sz w:val="28"/>
                <w:szCs w:val="28"/>
                <w:lang w:val="en-US"/>
              </w:rPr>
            </w:rPrChange>
          </w:rPr>
          <w:t>2.</w:t>
        </w:r>
      </w:ins>
      <w:r w:rsidRPr="005D13B9">
        <w:rPr>
          <w:color w:val="000000" w:themeColor="text1"/>
          <w:sz w:val="28"/>
          <w:szCs w:val="28"/>
        </w:rPr>
        <w:t>1 – схема метода наведения в субточку.</w:t>
      </w:r>
    </w:p>
    <w:p w14:paraId="0AF3A5BD" w14:textId="0005C033" w:rsidR="00BE51ED" w:rsidRPr="005D13B9" w:rsidDel="00A22B2A" w:rsidRDefault="00BE51ED" w:rsidP="005D13B9">
      <w:pPr>
        <w:pStyle w:val="a8"/>
        <w:spacing w:line="360" w:lineRule="auto"/>
        <w:ind w:firstLine="709"/>
        <w:jc w:val="center"/>
        <w:rPr>
          <w:del w:id="2636" w:author="mikle" w:date="2025-10-04T12:07:00Z" w16du:dateUtc="2025-10-04T19:07:00Z"/>
          <w:color w:val="000000" w:themeColor="text1"/>
          <w:sz w:val="28"/>
          <w:szCs w:val="28"/>
        </w:rPr>
        <w:pPrChange w:id="2637" w:author="mikle" w:date="2025-10-09T20:00:00Z" w16du:dateUtc="2025-10-10T03:00:00Z">
          <w:pPr>
            <w:pStyle w:val="a8"/>
            <w:spacing w:line="360" w:lineRule="auto"/>
            <w:ind w:firstLine="709"/>
            <w:jc w:val="both"/>
          </w:pPr>
        </w:pPrChange>
      </w:pPr>
      <w:commentRangeStart w:id="2638"/>
      <w:del w:id="2639" w:author="mikle" w:date="2025-10-04T12:07:00Z" w16du:dateUtc="2025-10-04T19:07:00Z">
        <w:r w:rsidRPr="005D13B9" w:rsidDel="00A22B2A">
          <w:rPr>
            <w:color w:val="000000" w:themeColor="text1"/>
            <w:sz w:val="28"/>
            <w:szCs w:val="28"/>
          </w:rPr>
          <w:delText>Единичный вектор требуемого направления захода:</w:delText>
        </w:r>
      </w:del>
    </w:p>
    <w:p w14:paraId="4029F94F" w14:textId="45312375" w:rsidR="00BE51ED" w:rsidRPr="005D13B9" w:rsidDel="00A22B2A" w:rsidRDefault="00000000" w:rsidP="005D13B9">
      <w:pPr>
        <w:spacing w:line="360" w:lineRule="auto"/>
        <w:ind w:firstLine="709"/>
        <w:jc w:val="center"/>
        <w:rPr>
          <w:del w:id="2640" w:author="mikle" w:date="2025-10-04T12:07:00Z" w16du:dateUtc="2025-10-04T19:07:00Z"/>
          <w:color w:val="000000" w:themeColor="text1"/>
          <w:sz w:val="28"/>
          <w:szCs w:val="28"/>
          <w:rPrChange w:id="2641" w:author="mikle" w:date="2025-10-09T20:00:00Z" w16du:dateUtc="2025-10-10T03:00:00Z">
            <w:rPr>
              <w:del w:id="2642" w:author="mikle" w:date="2025-10-04T12:07:00Z" w16du:dateUtc="2025-10-04T19:07:00Z"/>
              <w:color w:val="000000" w:themeColor="text1"/>
              <w:sz w:val="28"/>
              <w:szCs w:val="28"/>
              <w:lang w:val="en-US"/>
            </w:rPr>
          </w:rPrChange>
        </w:rPr>
        <w:pPrChange w:id="2643" w:author="mikle" w:date="2025-10-09T20:00:00Z" w16du:dateUtc="2025-10-10T03:00:00Z">
          <w:pPr>
            <w:spacing w:line="360" w:lineRule="auto"/>
            <w:ind w:firstLine="709"/>
            <w:jc w:val="both"/>
          </w:pPr>
        </w:pPrChange>
      </w:pPr>
      <m:oMathPara>
        <m:oMath>
          <m:sSub>
            <m:sSubPr>
              <m:ctrlPr>
                <w:del w:id="2644" w:author="mikle" w:date="2025-10-04T12:07:00Z" w16du:dateUtc="2025-10-04T19:07:00Z">
                  <w:rPr>
                    <w:rFonts w:ascii="Cambria Math" w:hAnsi="Cambria Math"/>
                    <w:color w:val="000000" w:themeColor="text1"/>
                    <w:sz w:val="28"/>
                    <w:szCs w:val="28"/>
                  </w:rPr>
                </w:del>
              </m:ctrlPr>
            </m:sSubPr>
            <m:e>
              <m:acc>
                <m:accPr>
                  <m:ctrlPr>
                    <w:del w:id="2645" w:author="mikle" w:date="2025-10-04T12:07:00Z" w16du:dateUtc="2025-10-04T19:07:00Z">
                      <w:rPr>
                        <w:rFonts w:ascii="Cambria Math" w:hAnsi="Cambria Math"/>
                        <w:color w:val="000000" w:themeColor="text1"/>
                        <w:sz w:val="28"/>
                        <w:szCs w:val="28"/>
                      </w:rPr>
                    </w:del>
                  </m:ctrlPr>
                </m:accPr>
                <m:e>
                  <m:r>
                    <w:del w:id="2646" w:author="mikle" w:date="2025-10-04T12:07:00Z" w16du:dateUtc="2025-10-04T19:07:00Z">
                      <m:rPr>
                        <m:sty m:val="b"/>
                      </m:rPr>
                      <w:rPr>
                        <w:rFonts w:ascii="Cambria Math" w:hAnsi="Cambria Math"/>
                        <w:color w:val="000000" w:themeColor="text1"/>
                        <w:sz w:val="28"/>
                        <w:szCs w:val="28"/>
                      </w:rPr>
                      <m:t>t</m:t>
                    </w:del>
                  </m:r>
                </m:e>
              </m:acc>
            </m:e>
            <m:sub>
              <m:r>
                <w:del w:id="2647" w:author="mikle" w:date="2025-10-04T12:07:00Z" w16du:dateUtc="2025-10-04T19:07:00Z">
                  <m:rPr>
                    <m:nor/>
                  </m:rPr>
                  <w:rPr>
                    <w:color w:val="000000" w:themeColor="text1"/>
                    <w:sz w:val="28"/>
                    <w:szCs w:val="28"/>
                    <w:lang w:val="en-US"/>
                  </w:rPr>
                  <m:t>app</m:t>
                </w:del>
              </m:r>
            </m:sub>
          </m:sSub>
          <m:r>
            <w:del w:id="2648" w:author="mikle" w:date="2025-10-04T12:07:00Z" w16du:dateUtc="2025-10-04T19:07:00Z">
              <w:rPr>
                <w:rFonts w:ascii="Cambria Math" w:hAnsi="Cambria Math"/>
                <w:color w:val="000000" w:themeColor="text1"/>
                <w:sz w:val="28"/>
                <w:szCs w:val="28"/>
                <w:rPrChange w:id="2649" w:author="mikle" w:date="2025-10-09T20:00:00Z" w16du:dateUtc="2025-10-10T03:00:00Z">
                  <w:rPr>
                    <w:rFonts w:ascii="Cambria Math" w:hAnsi="Cambria Math"/>
                    <w:color w:val="000000" w:themeColor="text1"/>
                    <w:sz w:val="28"/>
                    <w:szCs w:val="28"/>
                    <w:lang w:val="en-US"/>
                  </w:rPr>
                </w:rPrChange>
              </w:rPr>
              <m:t>=[</m:t>
            </w:del>
          </m:r>
          <m:eqArr>
            <m:eqArrPr>
              <m:ctrlPr>
                <w:del w:id="2650" w:author="mikle" w:date="2025-10-04T12:07:00Z" w16du:dateUtc="2025-10-04T19:07:00Z">
                  <w:rPr>
                    <w:rFonts w:ascii="Cambria Math" w:hAnsi="Cambria Math"/>
                    <w:color w:val="000000" w:themeColor="text1"/>
                    <w:sz w:val="28"/>
                    <w:szCs w:val="28"/>
                  </w:rPr>
                </w:del>
              </m:ctrlPr>
            </m:eqArrPr>
            <m:e>
              <m:func>
                <m:funcPr>
                  <m:ctrlPr>
                    <w:del w:id="2651" w:author="mikle" w:date="2025-10-04T12:07:00Z" w16du:dateUtc="2025-10-04T19:07:00Z">
                      <w:rPr>
                        <w:rFonts w:ascii="Cambria Math" w:hAnsi="Cambria Math"/>
                        <w:color w:val="000000" w:themeColor="text1"/>
                        <w:sz w:val="28"/>
                        <w:szCs w:val="28"/>
                      </w:rPr>
                    </w:del>
                  </m:ctrlPr>
                </m:funcPr>
                <m:fName>
                  <m:r>
                    <w:del w:id="2652" w:author="mikle" w:date="2025-10-04T12:07:00Z" w16du:dateUtc="2025-10-04T19:07:00Z">
                      <m:rPr>
                        <m:sty m:val="p"/>
                      </m:rPr>
                      <w:rPr>
                        <w:rFonts w:ascii="Cambria Math" w:hAnsi="Cambria Math"/>
                        <w:color w:val="000000" w:themeColor="text1"/>
                        <w:sz w:val="28"/>
                        <w:szCs w:val="28"/>
                        <w:lang w:val="en-US"/>
                      </w:rPr>
                      <m:t>cos</m:t>
                    </w:del>
                  </m:r>
                </m:fName>
                <m:e>
                  <m:sSub>
                    <m:sSubPr>
                      <m:ctrlPr>
                        <w:del w:id="2653" w:author="mikle" w:date="2025-10-04T12:07:00Z" w16du:dateUtc="2025-10-04T19:07:00Z">
                          <w:rPr>
                            <w:rFonts w:ascii="Cambria Math" w:hAnsi="Cambria Math"/>
                            <w:color w:val="000000" w:themeColor="text1"/>
                            <w:sz w:val="28"/>
                            <w:szCs w:val="28"/>
                          </w:rPr>
                        </w:del>
                      </m:ctrlPr>
                    </m:sSubPr>
                    <m:e>
                      <m:r>
                        <w:del w:id="2654" w:author="mikle" w:date="2025-10-04T12:07:00Z" w16du:dateUtc="2025-10-04T19:07:00Z">
                          <w:rPr>
                            <w:rFonts w:ascii="Cambria Math" w:hAnsi="Cambria Math"/>
                            <w:color w:val="000000" w:themeColor="text1"/>
                            <w:sz w:val="28"/>
                            <w:szCs w:val="28"/>
                          </w:rPr>
                          <m:t>φ</m:t>
                        </w:del>
                      </m:r>
                    </m:e>
                    <m:sub>
                      <m:r>
                        <w:del w:id="2655" w:author="mikle" w:date="2025-10-04T12:07:00Z" w16du:dateUtc="2025-10-04T19:07:00Z">
                          <m:rPr>
                            <m:nor/>
                          </m:rPr>
                          <w:rPr>
                            <w:color w:val="000000" w:themeColor="text1"/>
                            <w:sz w:val="28"/>
                            <w:szCs w:val="28"/>
                            <w:lang w:val="en-US"/>
                          </w:rPr>
                          <m:t>app</m:t>
                        </w:del>
                      </m:r>
                    </m:sub>
                  </m:sSub>
                </m:e>
              </m:func>
            </m:e>
            <m:e>
              <m:func>
                <m:funcPr>
                  <m:ctrlPr>
                    <w:del w:id="2656" w:author="mikle" w:date="2025-10-04T12:07:00Z" w16du:dateUtc="2025-10-04T19:07:00Z">
                      <w:rPr>
                        <w:rFonts w:ascii="Cambria Math" w:hAnsi="Cambria Math"/>
                        <w:color w:val="000000" w:themeColor="text1"/>
                        <w:sz w:val="28"/>
                        <w:szCs w:val="28"/>
                      </w:rPr>
                    </w:del>
                  </m:ctrlPr>
                </m:funcPr>
                <m:fName>
                  <m:r>
                    <w:del w:id="2657" w:author="mikle" w:date="2025-10-04T12:07:00Z" w16du:dateUtc="2025-10-04T19:07:00Z">
                      <m:rPr>
                        <m:sty m:val="p"/>
                      </m:rPr>
                      <w:rPr>
                        <w:rFonts w:ascii="Cambria Math" w:hAnsi="Cambria Math"/>
                        <w:color w:val="000000" w:themeColor="text1"/>
                        <w:sz w:val="28"/>
                        <w:szCs w:val="28"/>
                        <w:lang w:val="en-US"/>
                      </w:rPr>
                      <m:t>sin</m:t>
                    </w:del>
                  </m:r>
                </m:fName>
                <m:e>
                  <m:sSub>
                    <m:sSubPr>
                      <m:ctrlPr>
                        <w:del w:id="2658" w:author="mikle" w:date="2025-10-04T12:07:00Z" w16du:dateUtc="2025-10-04T19:07:00Z">
                          <w:rPr>
                            <w:rFonts w:ascii="Cambria Math" w:hAnsi="Cambria Math"/>
                            <w:color w:val="000000" w:themeColor="text1"/>
                            <w:sz w:val="28"/>
                            <w:szCs w:val="28"/>
                          </w:rPr>
                        </w:del>
                      </m:ctrlPr>
                    </m:sSubPr>
                    <m:e>
                      <m:r>
                        <w:del w:id="2659" w:author="mikle" w:date="2025-10-04T12:07:00Z" w16du:dateUtc="2025-10-04T19:07:00Z">
                          <w:rPr>
                            <w:rFonts w:ascii="Cambria Math" w:hAnsi="Cambria Math"/>
                            <w:color w:val="000000" w:themeColor="text1"/>
                            <w:sz w:val="28"/>
                            <w:szCs w:val="28"/>
                          </w:rPr>
                          <m:t>φ</m:t>
                        </w:del>
                      </m:r>
                    </m:e>
                    <m:sub>
                      <m:r>
                        <w:del w:id="2660" w:author="mikle" w:date="2025-10-04T12:07:00Z" w16du:dateUtc="2025-10-04T19:07:00Z">
                          <m:rPr>
                            <m:nor/>
                          </m:rPr>
                          <w:rPr>
                            <w:color w:val="000000" w:themeColor="text1"/>
                            <w:sz w:val="28"/>
                            <w:szCs w:val="28"/>
                            <w:lang w:val="en-US"/>
                          </w:rPr>
                          <m:t>app</m:t>
                        </w:del>
                      </m:r>
                    </m:sub>
                  </m:sSub>
                </m:e>
              </m:func>
            </m:e>
          </m:eqArr>
          <m:r>
            <w:del w:id="2661" w:author="mikle" w:date="2025-10-04T12:07:00Z" w16du:dateUtc="2025-10-04T19:07:00Z">
              <w:rPr>
                <w:rFonts w:ascii="Cambria Math" w:hAnsi="Cambria Math"/>
                <w:color w:val="000000" w:themeColor="text1"/>
                <w:sz w:val="28"/>
                <w:szCs w:val="28"/>
                <w:rPrChange w:id="2662" w:author="mikle" w:date="2025-10-09T20:00:00Z" w16du:dateUtc="2025-10-10T03:00:00Z">
                  <w:rPr>
                    <w:rFonts w:ascii="Cambria Math" w:hAnsi="Cambria Math"/>
                    <w:color w:val="000000" w:themeColor="text1"/>
                    <w:sz w:val="28"/>
                    <w:szCs w:val="28"/>
                    <w:lang w:val="en-US"/>
                  </w:rPr>
                </w:rPrChange>
              </w:rPr>
              <m:t>]</m:t>
            </w:del>
          </m:r>
          <m:r>
            <w:del w:id="2663" w:author="mikle" w:date="2025-10-04T12:07:00Z" w16du:dateUtc="2025-10-04T19:07:00Z">
              <m:rPr>
                <m:sty m:val="p"/>
              </m:rPr>
              <w:rPr>
                <w:rFonts w:ascii="Cambria Math" w:hAnsi="Cambria Math"/>
                <w:color w:val="000000" w:themeColor="text1"/>
                <w:sz w:val="28"/>
                <w:szCs w:val="28"/>
                <w:rPrChange w:id="2664" w:author="mikle" w:date="2025-10-09T20:00:00Z" w16du:dateUtc="2025-10-10T03:00:00Z">
                  <w:rPr>
                    <w:rFonts w:ascii="Cambria Math" w:hAnsi="Cambria Math"/>
                    <w:color w:val="000000" w:themeColor="text1"/>
                    <w:sz w:val="28"/>
                    <w:szCs w:val="28"/>
                    <w:lang w:val="en-US"/>
                  </w:rPr>
                </w:rPrChange>
              </w:rPr>
              <m:t>.</m:t>
            </w:del>
          </m:r>
        </m:oMath>
      </m:oMathPara>
    </w:p>
    <w:p w14:paraId="254E27A3" w14:textId="3BBD3133" w:rsidR="00BE51ED" w:rsidRPr="005D13B9" w:rsidDel="00A22B2A" w:rsidRDefault="00BE51ED" w:rsidP="005D13B9">
      <w:pPr>
        <w:pStyle w:val="a8"/>
        <w:spacing w:line="360" w:lineRule="auto"/>
        <w:ind w:firstLine="709"/>
        <w:jc w:val="center"/>
        <w:rPr>
          <w:del w:id="2665" w:author="mikle" w:date="2025-10-04T12:07:00Z" w16du:dateUtc="2025-10-04T19:07:00Z"/>
          <w:color w:val="000000" w:themeColor="text1"/>
          <w:sz w:val="28"/>
          <w:szCs w:val="28"/>
        </w:rPr>
        <w:pPrChange w:id="2666" w:author="mikle" w:date="2025-10-09T20:00:00Z" w16du:dateUtc="2025-10-10T03:00:00Z">
          <w:pPr>
            <w:pStyle w:val="a8"/>
            <w:spacing w:line="360" w:lineRule="auto"/>
            <w:ind w:firstLine="709"/>
            <w:jc w:val="both"/>
          </w:pPr>
        </w:pPrChange>
      </w:pPr>
      <w:del w:id="2667" w:author="mikle" w:date="2025-10-04T12:07:00Z" w16du:dateUtc="2025-10-04T19:07:00Z">
        <w:r w:rsidRPr="005D13B9" w:rsidDel="00A22B2A">
          <w:rPr>
            <w:color w:val="000000" w:themeColor="text1"/>
            <w:sz w:val="28"/>
            <w:szCs w:val="28"/>
          </w:rPr>
          <w:delText>Базовая длина упреждения</w:delText>
        </w:r>
        <w:r w:rsidRPr="005D13B9" w:rsidDel="00A22B2A">
          <w:rPr>
            <w:rStyle w:val="apple-converted-space"/>
            <w:color w:val="000000" w:themeColor="text1"/>
            <w:sz w:val="28"/>
            <w:szCs w:val="28"/>
          </w:rPr>
          <w:delText> </w:delText>
        </w:r>
      </w:del>
      <m:oMath>
        <m:r>
          <w:del w:id="2668" w:author="mikle" w:date="2025-10-04T12:07:00Z" w16du:dateUtc="2025-10-04T19:07:00Z">
            <w:rPr>
              <w:rFonts w:ascii="Cambria Math" w:hAnsi="Cambria Math"/>
              <w:color w:val="000000" w:themeColor="text1"/>
              <w:sz w:val="28"/>
              <w:szCs w:val="28"/>
            </w:rPr>
            <m:t>L&gt;0</m:t>
          </w:del>
        </m:r>
      </m:oMath>
      <w:del w:id="2669" w:author="mikle" w:date="2025-10-04T12:07:00Z" w16du:dateUtc="2025-10-04T19:07:00Z">
        <w:r w:rsidRPr="005D13B9" w:rsidDel="00A22B2A">
          <w:rPr>
            <w:color w:val="000000" w:themeColor="text1"/>
            <w:sz w:val="28"/>
            <w:szCs w:val="28"/>
          </w:rPr>
          <w:delText>. Субточка определяется как</w:delText>
        </w:r>
      </w:del>
    </w:p>
    <w:p w14:paraId="42536D2F" w14:textId="7B24DD49" w:rsidR="00BE51ED" w:rsidRPr="005D13B9" w:rsidDel="00A22B2A" w:rsidRDefault="00000000" w:rsidP="005D13B9">
      <w:pPr>
        <w:spacing w:line="360" w:lineRule="auto"/>
        <w:ind w:firstLine="709"/>
        <w:jc w:val="center"/>
        <w:rPr>
          <w:del w:id="2670" w:author="mikle" w:date="2025-10-04T12:07:00Z" w16du:dateUtc="2025-10-04T19:07:00Z"/>
          <w:color w:val="000000" w:themeColor="text1"/>
          <w:sz w:val="28"/>
          <w:szCs w:val="28"/>
          <w:rPrChange w:id="2671" w:author="mikle" w:date="2025-10-09T20:00:00Z" w16du:dateUtc="2025-10-10T03:00:00Z">
            <w:rPr>
              <w:del w:id="2672" w:author="mikle" w:date="2025-10-04T12:07:00Z" w16du:dateUtc="2025-10-04T19:07:00Z"/>
              <w:color w:val="000000" w:themeColor="text1"/>
              <w:sz w:val="28"/>
              <w:szCs w:val="28"/>
              <w:lang w:val="en-US"/>
            </w:rPr>
          </w:rPrChange>
        </w:rPr>
        <w:pPrChange w:id="2673" w:author="mikle" w:date="2025-10-09T20:00:00Z" w16du:dateUtc="2025-10-10T03:00:00Z">
          <w:pPr>
            <w:spacing w:line="360" w:lineRule="auto"/>
            <w:ind w:firstLine="709"/>
            <w:jc w:val="both"/>
          </w:pPr>
        </w:pPrChange>
      </w:pPr>
      <m:oMathPara>
        <m:oMath>
          <m:sSub>
            <m:sSubPr>
              <m:ctrlPr>
                <w:del w:id="2674" w:author="mikle" w:date="2025-10-04T12:07:00Z" w16du:dateUtc="2025-10-04T19:07:00Z">
                  <w:rPr>
                    <w:rFonts w:ascii="Cambria Math" w:hAnsi="Cambria Math"/>
                    <w:color w:val="000000" w:themeColor="text1"/>
                    <w:sz w:val="28"/>
                    <w:szCs w:val="28"/>
                  </w:rPr>
                </w:del>
              </m:ctrlPr>
            </m:sSubPr>
            <m:e>
              <m:r>
                <w:del w:id="2675" w:author="mikle" w:date="2025-10-04T12:07:00Z" w16du:dateUtc="2025-10-04T19:07:00Z">
                  <m:rPr>
                    <m:sty m:val="b"/>
                  </m:rPr>
                  <w:rPr>
                    <w:rFonts w:ascii="Cambria Math" w:hAnsi="Cambria Math"/>
                    <w:color w:val="000000" w:themeColor="text1"/>
                    <w:sz w:val="28"/>
                    <w:szCs w:val="28"/>
                  </w:rPr>
                  <m:t>r</m:t>
                </w:del>
              </m:r>
            </m:e>
            <m:sub>
              <m:r>
                <w:del w:id="2676" w:author="mikle" w:date="2025-10-04T12:07:00Z" w16du:dateUtc="2025-10-04T19:07:00Z">
                  <w:rPr>
                    <w:rFonts w:ascii="Cambria Math" w:hAnsi="Cambria Math"/>
                    <w:color w:val="000000" w:themeColor="text1"/>
                    <w:sz w:val="28"/>
                    <w:szCs w:val="28"/>
                  </w:rPr>
                  <m:t>s</m:t>
                </w:del>
              </m:r>
            </m:sub>
          </m:sSub>
          <m:r>
            <w:del w:id="2677" w:author="mikle" w:date="2025-10-04T12:07:00Z" w16du:dateUtc="2025-10-04T19:07:00Z">
              <m:rPr>
                <m:nor/>
              </m:rPr>
              <w:rPr>
                <w:color w:val="000000" w:themeColor="text1"/>
                <w:sz w:val="28"/>
                <w:szCs w:val="28"/>
                <w:rPrChange w:id="2678" w:author="mikle" w:date="2025-10-09T20:00:00Z" w16du:dateUtc="2025-10-10T03:00:00Z">
                  <w:rPr>
                    <w:color w:val="000000" w:themeColor="text1"/>
                    <w:sz w:val="28"/>
                    <w:szCs w:val="28"/>
                    <w:lang w:val="en-US"/>
                  </w:rPr>
                </w:rPrChange>
              </w:rPr>
              <m:t>  </m:t>
            </w:del>
          </m:r>
          <m:r>
            <w:del w:id="2679" w:author="mikle" w:date="2025-10-04T12:07:00Z" w16du:dateUtc="2025-10-04T19:07:00Z">
              <w:rPr>
                <w:rFonts w:ascii="Cambria Math" w:hAnsi="Cambria Math"/>
                <w:color w:val="000000" w:themeColor="text1"/>
                <w:sz w:val="28"/>
                <w:szCs w:val="28"/>
                <w:rPrChange w:id="2680" w:author="mikle" w:date="2025-10-09T20:00:00Z" w16du:dateUtc="2025-10-10T03:00:00Z">
                  <w:rPr>
                    <w:rFonts w:ascii="Cambria Math" w:hAnsi="Cambria Math"/>
                    <w:color w:val="000000" w:themeColor="text1"/>
                    <w:sz w:val="28"/>
                    <w:szCs w:val="28"/>
                    <w:lang w:val="en-US"/>
                  </w:rPr>
                </w:rPrChange>
              </w:rPr>
              <m:t>=</m:t>
            </w:del>
          </m:r>
          <m:r>
            <w:del w:id="2681" w:author="mikle" w:date="2025-10-04T12:07:00Z" w16du:dateUtc="2025-10-04T19:07:00Z">
              <m:rPr>
                <m:nor/>
              </m:rPr>
              <w:rPr>
                <w:color w:val="000000" w:themeColor="text1"/>
                <w:sz w:val="28"/>
                <w:szCs w:val="28"/>
                <w:rPrChange w:id="2682" w:author="mikle" w:date="2025-10-09T20:00:00Z" w16du:dateUtc="2025-10-10T03:00:00Z">
                  <w:rPr>
                    <w:color w:val="000000" w:themeColor="text1"/>
                    <w:sz w:val="28"/>
                    <w:szCs w:val="28"/>
                    <w:lang w:val="en-US"/>
                  </w:rPr>
                </w:rPrChange>
              </w:rPr>
              <m:t>  </m:t>
            </w:del>
          </m:r>
          <m:sSub>
            <m:sSubPr>
              <m:ctrlPr>
                <w:del w:id="2683" w:author="mikle" w:date="2025-10-04T12:07:00Z" w16du:dateUtc="2025-10-04T19:07:00Z">
                  <w:rPr>
                    <w:rFonts w:ascii="Cambria Math" w:hAnsi="Cambria Math"/>
                    <w:color w:val="000000" w:themeColor="text1"/>
                    <w:sz w:val="28"/>
                    <w:szCs w:val="28"/>
                  </w:rPr>
                </w:del>
              </m:ctrlPr>
            </m:sSubPr>
            <m:e>
              <m:r>
                <w:del w:id="2684" w:author="mikle" w:date="2025-10-04T12:07:00Z" w16du:dateUtc="2025-10-04T19:07:00Z">
                  <m:rPr>
                    <m:sty m:val="b"/>
                  </m:rPr>
                  <w:rPr>
                    <w:rFonts w:ascii="Cambria Math" w:hAnsi="Cambria Math"/>
                    <w:color w:val="000000" w:themeColor="text1"/>
                    <w:sz w:val="28"/>
                    <w:szCs w:val="28"/>
                  </w:rPr>
                  <m:t>r</m:t>
                </w:del>
              </m:r>
            </m:e>
            <m:sub>
              <m:r>
                <w:del w:id="2685" w:author="mikle" w:date="2025-10-04T12:07:00Z" w16du:dateUtc="2025-10-04T19:07:00Z">
                  <w:rPr>
                    <w:rFonts w:ascii="Cambria Math" w:hAnsi="Cambria Math"/>
                    <w:color w:val="000000" w:themeColor="text1"/>
                    <w:sz w:val="28"/>
                    <w:szCs w:val="28"/>
                  </w:rPr>
                  <m:t>g</m:t>
                </w:del>
              </m:r>
            </m:sub>
          </m:sSub>
          <m:r>
            <w:del w:id="2686" w:author="mikle" w:date="2025-10-04T12:07:00Z" w16du:dateUtc="2025-10-04T19:07:00Z">
              <m:rPr>
                <m:nor/>
              </m:rPr>
              <w:rPr>
                <w:color w:val="000000" w:themeColor="text1"/>
                <w:sz w:val="28"/>
                <w:szCs w:val="28"/>
                <w:rPrChange w:id="2687" w:author="mikle" w:date="2025-10-09T20:00:00Z" w16du:dateUtc="2025-10-10T03:00:00Z">
                  <w:rPr>
                    <w:color w:val="000000" w:themeColor="text1"/>
                    <w:sz w:val="28"/>
                    <w:szCs w:val="28"/>
                    <w:lang w:val="en-US"/>
                  </w:rPr>
                </w:rPrChange>
              </w:rPr>
              <m:t>  </m:t>
            </w:del>
          </m:r>
          <m:r>
            <w:del w:id="2688" w:author="mikle" w:date="2025-10-04T12:07:00Z" w16du:dateUtc="2025-10-04T19:07:00Z">
              <w:rPr>
                <w:rFonts w:ascii="Cambria Math" w:hAnsi="Cambria Math"/>
                <w:color w:val="000000" w:themeColor="text1"/>
                <w:sz w:val="28"/>
                <w:szCs w:val="28"/>
                <w:rPrChange w:id="2689" w:author="mikle" w:date="2025-10-09T20:00:00Z" w16du:dateUtc="2025-10-10T03:00:00Z">
                  <w:rPr>
                    <w:rFonts w:ascii="Cambria Math" w:hAnsi="Cambria Math"/>
                    <w:color w:val="000000" w:themeColor="text1"/>
                    <w:sz w:val="28"/>
                    <w:szCs w:val="28"/>
                    <w:lang w:val="en-US"/>
                  </w:rPr>
                </w:rPrChange>
              </w:rPr>
              <m:t>-</m:t>
            </w:del>
          </m:r>
          <m:r>
            <w:del w:id="2690" w:author="mikle" w:date="2025-10-04T12:07:00Z" w16du:dateUtc="2025-10-04T19:07:00Z">
              <m:rPr>
                <m:nor/>
              </m:rPr>
              <w:rPr>
                <w:color w:val="000000" w:themeColor="text1"/>
                <w:sz w:val="28"/>
                <w:szCs w:val="28"/>
                <w:rPrChange w:id="2691" w:author="mikle" w:date="2025-10-09T20:00:00Z" w16du:dateUtc="2025-10-10T03:00:00Z">
                  <w:rPr>
                    <w:color w:val="000000" w:themeColor="text1"/>
                    <w:sz w:val="28"/>
                    <w:szCs w:val="28"/>
                    <w:lang w:val="en-US"/>
                  </w:rPr>
                </w:rPrChange>
              </w:rPr>
              <m:t>  </m:t>
            </w:del>
          </m:r>
          <m:sSub>
            <m:sSubPr>
              <m:ctrlPr>
                <w:del w:id="2692" w:author="mikle" w:date="2025-10-04T12:07:00Z" w16du:dateUtc="2025-10-04T19:07:00Z">
                  <w:rPr>
                    <w:rFonts w:ascii="Cambria Math" w:hAnsi="Cambria Math"/>
                    <w:color w:val="000000" w:themeColor="text1"/>
                    <w:sz w:val="28"/>
                    <w:szCs w:val="28"/>
                  </w:rPr>
                </w:del>
              </m:ctrlPr>
            </m:sSubPr>
            <m:e>
              <m:r>
                <w:del w:id="2693" w:author="mikle" w:date="2025-10-04T12:07:00Z" w16du:dateUtc="2025-10-04T19:07:00Z">
                  <w:rPr>
                    <w:rFonts w:ascii="Cambria Math" w:hAnsi="Cambria Math"/>
                    <w:color w:val="000000" w:themeColor="text1"/>
                    <w:sz w:val="28"/>
                    <w:szCs w:val="28"/>
                  </w:rPr>
                  <m:t>L</m:t>
                </w:del>
              </m:r>
            </m:e>
            <m:sub>
              <m:r>
                <w:del w:id="2694" w:author="mikle" w:date="2025-10-04T12:07:00Z" w16du:dateUtc="2025-10-04T19:07:00Z">
                  <m:rPr>
                    <m:nor/>
                  </m:rPr>
                  <w:rPr>
                    <w:color w:val="000000" w:themeColor="text1"/>
                    <w:sz w:val="28"/>
                    <w:szCs w:val="28"/>
                    <w:lang w:val="en-US"/>
                  </w:rPr>
                  <m:t>eff</m:t>
                </w:del>
              </m:r>
            </m:sub>
          </m:sSub>
          <m:r>
            <w:del w:id="2695" w:author="mikle" w:date="2025-10-04T12:07:00Z" w16du:dateUtc="2025-10-04T19:07:00Z">
              <m:rPr>
                <m:nor/>
              </m:rPr>
              <w:rPr>
                <w:color w:val="000000" w:themeColor="text1"/>
                <w:sz w:val="28"/>
                <w:szCs w:val="28"/>
                <w:rPrChange w:id="2696" w:author="mikle" w:date="2025-10-09T20:00:00Z" w16du:dateUtc="2025-10-10T03:00:00Z">
                  <w:rPr>
                    <w:color w:val="000000" w:themeColor="text1"/>
                    <w:sz w:val="28"/>
                    <w:szCs w:val="28"/>
                    <w:lang w:val="en-US"/>
                  </w:rPr>
                </w:rPrChange>
              </w:rPr>
              <m:t>  </m:t>
            </w:del>
          </m:r>
          <m:sSub>
            <m:sSubPr>
              <m:ctrlPr>
                <w:del w:id="2697" w:author="mikle" w:date="2025-10-04T12:07:00Z" w16du:dateUtc="2025-10-04T19:07:00Z">
                  <w:rPr>
                    <w:rFonts w:ascii="Cambria Math" w:hAnsi="Cambria Math"/>
                    <w:color w:val="000000" w:themeColor="text1"/>
                    <w:sz w:val="28"/>
                    <w:szCs w:val="28"/>
                  </w:rPr>
                </w:del>
              </m:ctrlPr>
            </m:sSubPr>
            <m:e>
              <m:acc>
                <m:accPr>
                  <m:ctrlPr>
                    <w:del w:id="2698" w:author="mikle" w:date="2025-10-04T12:07:00Z" w16du:dateUtc="2025-10-04T19:07:00Z">
                      <w:rPr>
                        <w:rFonts w:ascii="Cambria Math" w:hAnsi="Cambria Math"/>
                        <w:color w:val="000000" w:themeColor="text1"/>
                        <w:sz w:val="28"/>
                        <w:szCs w:val="28"/>
                      </w:rPr>
                    </w:del>
                  </m:ctrlPr>
                </m:accPr>
                <m:e>
                  <m:r>
                    <w:del w:id="2699" w:author="mikle" w:date="2025-10-04T12:07:00Z" w16du:dateUtc="2025-10-04T19:07:00Z">
                      <m:rPr>
                        <m:sty m:val="b"/>
                      </m:rPr>
                      <w:rPr>
                        <w:rFonts w:ascii="Cambria Math" w:hAnsi="Cambria Math"/>
                        <w:color w:val="000000" w:themeColor="text1"/>
                        <w:sz w:val="28"/>
                        <w:szCs w:val="28"/>
                      </w:rPr>
                      <m:t>t</m:t>
                    </w:del>
                  </m:r>
                </m:e>
              </m:acc>
            </m:e>
            <m:sub>
              <m:r>
                <w:del w:id="2700" w:author="mikle" w:date="2025-10-04T12:07:00Z" w16du:dateUtc="2025-10-04T19:07:00Z">
                  <m:rPr>
                    <m:nor/>
                  </m:rPr>
                  <w:rPr>
                    <w:color w:val="000000" w:themeColor="text1"/>
                    <w:sz w:val="28"/>
                    <w:szCs w:val="28"/>
                    <w:lang w:val="en-US"/>
                  </w:rPr>
                  <m:t>app</m:t>
                </w:del>
              </m:r>
            </m:sub>
          </m:sSub>
          <m:r>
            <w:del w:id="2701" w:author="mikle" w:date="2025-10-04T12:07:00Z" w16du:dateUtc="2025-10-04T19:07:00Z">
              <m:rPr>
                <m:sty m:val="p"/>
              </m:rPr>
              <w:rPr>
                <w:rFonts w:ascii="Cambria Math" w:hAnsi="Cambria Math"/>
                <w:color w:val="000000" w:themeColor="text1"/>
                <w:sz w:val="28"/>
                <w:szCs w:val="28"/>
                <w:rPrChange w:id="2702" w:author="mikle" w:date="2025-10-09T20:00:00Z" w16du:dateUtc="2025-10-10T03:00:00Z">
                  <w:rPr>
                    <w:rFonts w:ascii="Cambria Math" w:hAnsi="Cambria Math"/>
                    <w:color w:val="000000" w:themeColor="text1"/>
                    <w:sz w:val="28"/>
                    <w:szCs w:val="28"/>
                    <w:lang w:val="en-US"/>
                  </w:rPr>
                </w:rPrChange>
              </w:rPr>
              <m:t>.</m:t>
            </w:del>
          </m:r>
          <w:commentRangeEnd w:id="2638"/>
          <m:r>
            <w:del w:id="2703" w:author="mikle" w:date="2025-10-04T12:07:00Z" w16du:dateUtc="2025-10-04T19:07:00Z">
              <m:rPr>
                <m:sty m:val="p"/>
              </m:rPr>
              <w:rPr>
                <w:rStyle w:val="ae"/>
                <w:rFonts w:ascii="Cambria Math" w:eastAsiaTheme="minorHAnsi" w:hAnsi="Cambria Math"/>
                <w:color w:val="000000" w:themeColor="text1"/>
                <w:kern w:val="2"/>
                <w:sz w:val="28"/>
                <w:szCs w:val="28"/>
                <w:lang w:eastAsia="en-US"/>
                <w14:ligatures w14:val="standardContextual"/>
                <w:rPrChange w:id="2704" w:author="mikle" w:date="2025-10-09T20:00:00Z" w16du:dateUtc="2025-10-10T03:00:00Z">
                  <w:rPr>
                    <w:rStyle w:val="ae"/>
                    <w:rFonts w:eastAsiaTheme="minorHAnsi" w:cstheme="minorBidi"/>
                    <w:kern w:val="2"/>
                    <w:lang w:eastAsia="en-US"/>
                    <w14:ligatures w14:val="standardContextual"/>
                  </w:rPr>
                </w:rPrChange>
              </w:rPr>
              <w:commentReference w:id="2638"/>
            </w:del>
          </m:r>
        </m:oMath>
      </m:oMathPara>
    </w:p>
    <w:p w14:paraId="15907D2B" w14:textId="1DF856E3" w:rsidR="00BE51ED" w:rsidRPr="005D13B9" w:rsidDel="00A22B2A" w:rsidRDefault="00BE51ED" w:rsidP="005D13B9">
      <w:pPr>
        <w:pStyle w:val="a8"/>
        <w:spacing w:line="360" w:lineRule="auto"/>
        <w:ind w:firstLine="709"/>
        <w:jc w:val="center"/>
        <w:rPr>
          <w:del w:id="2705" w:author="mikle" w:date="2025-10-04T12:07:00Z" w16du:dateUtc="2025-10-04T19:07:00Z"/>
          <w:color w:val="000000" w:themeColor="text1"/>
          <w:sz w:val="28"/>
          <w:szCs w:val="28"/>
        </w:rPr>
        <w:pPrChange w:id="2706" w:author="mikle" w:date="2025-10-09T20:00:00Z" w16du:dateUtc="2025-10-10T03:00:00Z">
          <w:pPr>
            <w:pStyle w:val="a8"/>
            <w:spacing w:line="360" w:lineRule="auto"/>
            <w:ind w:firstLine="709"/>
            <w:jc w:val="both"/>
          </w:pPr>
        </w:pPrChange>
      </w:pPr>
      <w:commentRangeStart w:id="2707"/>
      <w:del w:id="2708" w:author="mikle" w:date="2025-10-04T12:07:00Z" w16du:dateUtc="2025-10-04T19:07:00Z">
        <w:r w:rsidRPr="005D13B9" w:rsidDel="00A22B2A">
          <w:rPr>
            <w:color w:val="000000" w:themeColor="text1"/>
            <w:sz w:val="28"/>
            <w:szCs w:val="28"/>
          </w:rPr>
          <w:delText xml:space="preserve">Чтобы исключить развороты и </w:delText>
        </w:r>
        <w:r w:rsidR="009A4134" w:rsidRPr="005D13B9" w:rsidDel="00A22B2A">
          <w:rPr>
            <w:color w:val="000000" w:themeColor="text1"/>
            <w:sz w:val="28"/>
            <w:szCs w:val="28"/>
          </w:rPr>
          <w:delText>резкие изменения угла курса</w:delText>
        </w:r>
        <w:r w:rsidRPr="005D13B9" w:rsidDel="00A22B2A">
          <w:rPr>
            <w:color w:val="000000" w:themeColor="text1"/>
            <w:sz w:val="28"/>
            <w:szCs w:val="28"/>
          </w:rPr>
          <w:delText xml:space="preserve"> возле цели, упреждение </w:delText>
        </w:r>
        <w:r w:rsidR="009A4134" w:rsidRPr="005D13B9" w:rsidDel="00A22B2A">
          <w:rPr>
            <w:color w:val="000000" w:themeColor="text1"/>
            <w:sz w:val="28"/>
            <w:szCs w:val="28"/>
          </w:rPr>
          <w:delText>делается</w:delText>
        </w:r>
        <w:r w:rsidRPr="005D13B9" w:rsidDel="00A22B2A">
          <w:rPr>
            <w:color w:val="000000" w:themeColor="text1"/>
            <w:sz w:val="28"/>
            <w:szCs w:val="28"/>
          </w:rPr>
          <w:delText xml:space="preserve"> эффективным (затухающим при </w:delText>
        </w:r>
        <w:r w:rsidR="009A4134" w:rsidRPr="005D13B9" w:rsidDel="00A22B2A">
          <w:rPr>
            <w:color w:val="000000" w:themeColor="text1"/>
            <w:sz w:val="28"/>
            <w:szCs w:val="28"/>
          </w:rPr>
          <w:delText>приближении</w:delText>
        </w:r>
        <w:r w:rsidRPr="005D13B9" w:rsidDel="00A22B2A">
          <w:rPr>
            <w:color w:val="000000" w:themeColor="text1"/>
            <w:sz w:val="28"/>
            <w:szCs w:val="28"/>
          </w:rPr>
          <w:delText>):</w:delText>
        </w:r>
      </w:del>
    </w:p>
    <w:p w14:paraId="631E8CF9" w14:textId="0BB7D9F7" w:rsidR="00BE51ED" w:rsidRPr="005D13B9" w:rsidDel="00A22B2A" w:rsidRDefault="00BE51ED" w:rsidP="005D13B9">
      <w:pPr>
        <w:spacing w:line="360" w:lineRule="auto"/>
        <w:ind w:firstLine="709"/>
        <w:jc w:val="center"/>
        <w:rPr>
          <w:del w:id="2709" w:author="mikle" w:date="2025-10-04T12:07:00Z" w16du:dateUtc="2025-10-04T19:07:00Z"/>
          <w:color w:val="000000" w:themeColor="text1"/>
          <w:sz w:val="28"/>
          <w:szCs w:val="28"/>
          <w:rPrChange w:id="2710" w:author="mikle" w:date="2025-10-09T20:00:00Z" w16du:dateUtc="2025-10-10T03:00:00Z">
            <w:rPr>
              <w:del w:id="2711" w:author="mikle" w:date="2025-10-04T12:07:00Z" w16du:dateUtc="2025-10-04T19:07:00Z"/>
              <w:color w:val="000000" w:themeColor="text1"/>
              <w:sz w:val="28"/>
              <w:szCs w:val="28"/>
              <w:lang w:val="en-US"/>
            </w:rPr>
          </w:rPrChange>
        </w:rPr>
        <w:pPrChange w:id="2712" w:author="mikle" w:date="2025-10-09T20:00:00Z" w16du:dateUtc="2025-10-10T03:00:00Z">
          <w:pPr>
            <w:spacing w:line="360" w:lineRule="auto"/>
            <w:ind w:firstLine="709"/>
            <w:jc w:val="both"/>
          </w:pPr>
        </w:pPrChange>
      </w:pPr>
      <m:oMathPara>
        <m:oMath>
          <m:r>
            <w:del w:id="2713" w:author="mikle" w:date="2025-10-04T12:07:00Z" w16du:dateUtc="2025-10-04T19:07:00Z">
              <w:rPr>
                <w:rFonts w:ascii="Cambria Math" w:hAnsi="Cambria Math"/>
                <w:color w:val="000000" w:themeColor="text1"/>
                <w:sz w:val="28"/>
                <w:szCs w:val="28"/>
              </w:rPr>
              <m:t>ρ</m:t>
            </w:del>
          </m:r>
          <m:r>
            <w:del w:id="2714" w:author="mikle" w:date="2025-10-04T12:07:00Z" w16du:dateUtc="2025-10-04T19:07:00Z">
              <m:rPr>
                <m:nor/>
              </m:rPr>
              <w:rPr>
                <w:color w:val="000000" w:themeColor="text1"/>
                <w:sz w:val="28"/>
                <w:szCs w:val="28"/>
                <w:rPrChange w:id="2715" w:author="mikle" w:date="2025-10-09T20:00:00Z" w16du:dateUtc="2025-10-10T03:00:00Z">
                  <w:rPr>
                    <w:color w:val="000000" w:themeColor="text1"/>
                    <w:sz w:val="28"/>
                    <w:szCs w:val="28"/>
                    <w:lang w:val="en-US"/>
                  </w:rPr>
                </w:rPrChange>
              </w:rPr>
              <m:t>  </m:t>
            </w:del>
          </m:r>
          <m:r>
            <w:del w:id="2716" w:author="mikle" w:date="2025-10-04T12:07:00Z" w16du:dateUtc="2025-10-04T19:07:00Z">
              <w:rPr>
                <w:rFonts w:ascii="Cambria Math" w:hAnsi="Cambria Math"/>
                <w:color w:val="000000" w:themeColor="text1"/>
                <w:sz w:val="28"/>
                <w:szCs w:val="28"/>
                <w:rPrChange w:id="2717" w:author="mikle" w:date="2025-10-09T20:00:00Z" w16du:dateUtc="2025-10-10T03:00:00Z">
                  <w:rPr>
                    <w:rFonts w:ascii="Cambria Math" w:hAnsi="Cambria Math"/>
                    <w:color w:val="000000" w:themeColor="text1"/>
                    <w:sz w:val="28"/>
                    <w:szCs w:val="28"/>
                    <w:lang w:val="en-US"/>
                  </w:rPr>
                </w:rPrChange>
              </w:rPr>
              <m:t>=</m:t>
            </w:del>
          </m:r>
          <m:r>
            <w:del w:id="2718" w:author="mikle" w:date="2025-10-04T12:07:00Z" w16du:dateUtc="2025-10-04T19:07:00Z">
              <m:rPr>
                <m:nor/>
              </m:rPr>
              <w:rPr>
                <w:color w:val="000000" w:themeColor="text1"/>
                <w:sz w:val="28"/>
                <w:szCs w:val="28"/>
                <w:rPrChange w:id="2719" w:author="mikle" w:date="2025-10-09T20:00:00Z" w16du:dateUtc="2025-10-10T03:00:00Z">
                  <w:rPr>
                    <w:color w:val="000000" w:themeColor="text1"/>
                    <w:sz w:val="28"/>
                    <w:szCs w:val="28"/>
                    <w:lang w:val="en-US"/>
                  </w:rPr>
                </w:rPrChange>
              </w:rPr>
              <m:t>  </m:t>
            </w:del>
          </m:r>
          <m:r>
            <w:del w:id="2720" w:author="mikle" w:date="2025-10-04T12:07:00Z" w16du:dateUtc="2025-10-04T19:07:00Z">
              <w:rPr>
                <w:rFonts w:ascii="Cambria Math" w:hAnsi="Cambria Math"/>
                <w:color w:val="000000" w:themeColor="text1"/>
                <w:sz w:val="28"/>
                <w:szCs w:val="28"/>
                <w:rPrChange w:id="2721" w:author="mikle" w:date="2025-10-09T20:00:00Z" w16du:dateUtc="2025-10-10T03:00:00Z">
                  <w:rPr>
                    <w:rFonts w:ascii="Cambria Math" w:hAnsi="Cambria Math"/>
                    <w:color w:val="000000" w:themeColor="text1"/>
                    <w:sz w:val="28"/>
                    <w:szCs w:val="28"/>
                    <w:lang w:val="en-US"/>
                  </w:rPr>
                </w:rPrChange>
              </w:rPr>
              <m:t>∥</m:t>
            </w:del>
          </m:r>
          <m:r>
            <w:del w:id="2722" w:author="mikle" w:date="2025-10-04T12:07:00Z" w16du:dateUtc="2025-10-04T19:07:00Z">
              <m:rPr>
                <m:sty m:val="b"/>
              </m:rPr>
              <w:rPr>
                <w:rFonts w:ascii="Cambria Math" w:hAnsi="Cambria Math"/>
                <w:color w:val="000000" w:themeColor="text1"/>
                <w:sz w:val="28"/>
                <w:szCs w:val="28"/>
              </w:rPr>
              <m:t>r</m:t>
            </w:del>
          </m:r>
          <m:r>
            <w:del w:id="2723" w:author="mikle" w:date="2025-10-04T12:07:00Z" w16du:dateUtc="2025-10-04T19:07:00Z">
              <w:rPr>
                <w:rFonts w:ascii="Cambria Math" w:hAnsi="Cambria Math"/>
                <w:color w:val="000000" w:themeColor="text1"/>
                <w:sz w:val="28"/>
                <w:szCs w:val="28"/>
                <w:rPrChange w:id="2724" w:author="mikle" w:date="2025-10-09T20:00:00Z" w16du:dateUtc="2025-10-10T03:00:00Z">
                  <w:rPr>
                    <w:rFonts w:ascii="Cambria Math" w:hAnsi="Cambria Math"/>
                    <w:color w:val="000000" w:themeColor="text1"/>
                    <w:sz w:val="28"/>
                    <w:szCs w:val="28"/>
                    <w:lang w:val="en-US"/>
                  </w:rPr>
                </w:rPrChange>
              </w:rPr>
              <m:t>-</m:t>
            </w:del>
          </m:r>
          <m:sSub>
            <m:sSubPr>
              <m:ctrlPr>
                <w:del w:id="2725" w:author="mikle" w:date="2025-10-04T12:07:00Z" w16du:dateUtc="2025-10-04T19:07:00Z">
                  <w:rPr>
                    <w:rFonts w:ascii="Cambria Math" w:hAnsi="Cambria Math"/>
                    <w:color w:val="000000" w:themeColor="text1"/>
                    <w:sz w:val="28"/>
                    <w:szCs w:val="28"/>
                  </w:rPr>
                </w:del>
              </m:ctrlPr>
            </m:sSubPr>
            <m:e>
              <m:r>
                <w:del w:id="2726" w:author="mikle" w:date="2025-10-04T12:07:00Z" w16du:dateUtc="2025-10-04T19:07:00Z">
                  <m:rPr>
                    <m:sty m:val="b"/>
                  </m:rPr>
                  <w:rPr>
                    <w:rFonts w:ascii="Cambria Math" w:hAnsi="Cambria Math"/>
                    <w:color w:val="000000" w:themeColor="text1"/>
                    <w:sz w:val="28"/>
                    <w:szCs w:val="28"/>
                  </w:rPr>
                  <m:t>r</m:t>
                </w:del>
              </m:r>
            </m:e>
            <m:sub>
              <m:r>
                <w:del w:id="2727" w:author="mikle" w:date="2025-10-04T12:07:00Z" w16du:dateUtc="2025-10-04T19:07:00Z">
                  <w:rPr>
                    <w:rFonts w:ascii="Cambria Math" w:hAnsi="Cambria Math"/>
                    <w:color w:val="000000" w:themeColor="text1"/>
                    <w:sz w:val="28"/>
                    <w:szCs w:val="28"/>
                  </w:rPr>
                  <m:t>g</m:t>
                </w:del>
              </m:r>
            </m:sub>
          </m:sSub>
          <m:r>
            <w:del w:id="2728" w:author="mikle" w:date="2025-10-04T12:07:00Z" w16du:dateUtc="2025-10-04T19:07:00Z">
              <w:rPr>
                <w:rFonts w:ascii="Cambria Math" w:hAnsi="Cambria Math"/>
                <w:color w:val="000000" w:themeColor="text1"/>
                <w:sz w:val="28"/>
                <w:szCs w:val="28"/>
                <w:rPrChange w:id="2729" w:author="mikle" w:date="2025-10-09T20:00:00Z" w16du:dateUtc="2025-10-10T03:00:00Z">
                  <w:rPr>
                    <w:rFonts w:ascii="Cambria Math" w:hAnsi="Cambria Math"/>
                    <w:color w:val="000000" w:themeColor="text1"/>
                    <w:sz w:val="28"/>
                    <w:szCs w:val="28"/>
                    <w:lang w:val="en-US"/>
                  </w:rPr>
                </w:rPrChange>
              </w:rPr>
              <m:t>∥,</m:t>
            </w:del>
          </m:r>
          <m:sSub>
            <m:sSubPr>
              <m:ctrlPr>
                <w:del w:id="2730" w:author="mikle" w:date="2025-10-04T12:07:00Z" w16du:dateUtc="2025-10-04T19:07:00Z">
                  <w:rPr>
                    <w:rFonts w:ascii="Cambria Math" w:hAnsi="Cambria Math"/>
                    <w:color w:val="000000" w:themeColor="text1"/>
                    <w:sz w:val="28"/>
                    <w:szCs w:val="28"/>
                  </w:rPr>
                </w:del>
              </m:ctrlPr>
            </m:sSubPr>
            <m:e>
              <m:r>
                <w:del w:id="2731" w:author="mikle" w:date="2025-10-04T12:07:00Z" w16du:dateUtc="2025-10-04T19:07:00Z">
                  <w:rPr>
                    <w:rFonts w:ascii="Cambria Math" w:hAnsi="Cambria Math"/>
                    <w:color w:val="000000" w:themeColor="text1"/>
                    <w:sz w:val="28"/>
                    <w:szCs w:val="28"/>
                  </w:rPr>
                  <m:t>L</m:t>
                </w:del>
              </m:r>
            </m:e>
            <m:sub>
              <m:r>
                <w:del w:id="2732" w:author="mikle" w:date="2025-10-04T12:07:00Z" w16du:dateUtc="2025-10-04T19:07:00Z">
                  <m:rPr>
                    <m:nor/>
                  </m:rPr>
                  <w:rPr>
                    <w:color w:val="000000" w:themeColor="text1"/>
                    <w:sz w:val="28"/>
                    <w:szCs w:val="28"/>
                    <w:lang w:val="en-US"/>
                  </w:rPr>
                  <m:t>eff</m:t>
                </w:del>
              </m:r>
            </m:sub>
          </m:sSub>
          <m:r>
            <w:del w:id="2733" w:author="mikle" w:date="2025-10-04T12:07:00Z" w16du:dateUtc="2025-10-04T19:07:00Z">
              <m:rPr>
                <m:nor/>
              </m:rPr>
              <w:rPr>
                <w:color w:val="000000" w:themeColor="text1"/>
                <w:sz w:val="28"/>
                <w:szCs w:val="28"/>
                <w:rPrChange w:id="2734" w:author="mikle" w:date="2025-10-09T20:00:00Z" w16du:dateUtc="2025-10-10T03:00:00Z">
                  <w:rPr>
                    <w:color w:val="000000" w:themeColor="text1"/>
                    <w:sz w:val="28"/>
                    <w:szCs w:val="28"/>
                    <w:lang w:val="en-US"/>
                  </w:rPr>
                </w:rPrChange>
              </w:rPr>
              <m:t>  </m:t>
            </w:del>
          </m:r>
          <m:r>
            <w:del w:id="2735" w:author="mikle" w:date="2025-10-04T12:07:00Z" w16du:dateUtc="2025-10-04T19:07:00Z">
              <w:rPr>
                <w:rFonts w:ascii="Cambria Math" w:hAnsi="Cambria Math"/>
                <w:color w:val="000000" w:themeColor="text1"/>
                <w:sz w:val="28"/>
                <w:szCs w:val="28"/>
                <w:rPrChange w:id="2736" w:author="mikle" w:date="2025-10-09T20:00:00Z" w16du:dateUtc="2025-10-10T03:00:00Z">
                  <w:rPr>
                    <w:rFonts w:ascii="Cambria Math" w:hAnsi="Cambria Math"/>
                    <w:color w:val="000000" w:themeColor="text1"/>
                    <w:sz w:val="28"/>
                    <w:szCs w:val="28"/>
                    <w:lang w:val="en-US"/>
                  </w:rPr>
                </w:rPrChange>
              </w:rPr>
              <m:t>=</m:t>
            </w:del>
          </m:r>
          <m:r>
            <w:del w:id="2737" w:author="mikle" w:date="2025-10-04T12:07:00Z" w16du:dateUtc="2025-10-04T19:07:00Z">
              <m:rPr>
                <m:nor/>
              </m:rPr>
              <w:rPr>
                <w:color w:val="000000" w:themeColor="text1"/>
                <w:sz w:val="28"/>
                <w:szCs w:val="28"/>
                <w:rPrChange w:id="2738" w:author="mikle" w:date="2025-10-09T20:00:00Z" w16du:dateUtc="2025-10-10T03:00:00Z">
                  <w:rPr>
                    <w:color w:val="000000" w:themeColor="text1"/>
                    <w:sz w:val="28"/>
                    <w:szCs w:val="28"/>
                    <w:lang w:val="en-US"/>
                  </w:rPr>
                </w:rPrChange>
              </w:rPr>
              <m:t>  </m:t>
            </w:del>
          </m:r>
          <m:r>
            <w:del w:id="2739" w:author="mikle" w:date="2025-10-04T12:07:00Z" w16du:dateUtc="2025-10-04T19:07:00Z">
              <m:rPr>
                <m:sty m:val="p"/>
              </m:rPr>
              <w:rPr>
                <w:rFonts w:ascii="Cambria Math" w:hAnsi="Cambria Math"/>
                <w:color w:val="000000" w:themeColor="text1"/>
                <w:sz w:val="28"/>
                <w:szCs w:val="28"/>
                <w:lang w:val="en-US"/>
              </w:rPr>
              <m:t>min</m:t>
            </w:del>
          </m:r>
          <m:r>
            <w:del w:id="2740" w:author="mikle" w:date="2025-10-04T12:07:00Z" w16du:dateUtc="2025-10-04T19:07:00Z">
              <w:rPr>
                <w:rFonts w:ascii="Cambria Math" w:hAnsi="Cambria Math"/>
                <w:color w:val="000000" w:themeColor="text1"/>
                <w:sz w:val="28"/>
                <w:szCs w:val="28"/>
                <w:rPrChange w:id="2741" w:author="mikle" w:date="2025-10-09T20:00:00Z" w16du:dateUtc="2025-10-10T03:00:00Z">
                  <w:rPr>
                    <w:rFonts w:ascii="Cambria Math" w:hAnsi="Cambria Math"/>
                    <w:color w:val="000000" w:themeColor="text1"/>
                    <w:sz w:val="28"/>
                    <w:szCs w:val="28"/>
                    <w:lang w:val="en-US"/>
                  </w:rPr>
                </w:rPrChange>
              </w:rPr>
              <m:t>⁡(</m:t>
            </w:del>
          </m:r>
          <m:r>
            <w:del w:id="2742" w:author="mikle" w:date="2025-10-04T12:07:00Z" w16du:dateUtc="2025-10-04T19:07:00Z">
              <w:rPr>
                <w:rFonts w:ascii="Cambria Math" w:hAnsi="Cambria Math"/>
                <w:color w:val="000000" w:themeColor="text1"/>
                <w:sz w:val="28"/>
                <w:szCs w:val="28"/>
              </w:rPr>
              <m:t>L</m:t>
            </w:del>
          </m:r>
          <m:r>
            <w:del w:id="2743" w:author="mikle" w:date="2025-10-04T12:07:00Z" w16du:dateUtc="2025-10-04T19:07:00Z">
              <w:rPr>
                <w:rFonts w:ascii="Cambria Math" w:hAnsi="Cambria Math"/>
                <w:color w:val="000000" w:themeColor="text1"/>
                <w:sz w:val="28"/>
                <w:szCs w:val="28"/>
                <w:rPrChange w:id="2744" w:author="mikle" w:date="2025-10-09T20:00:00Z" w16du:dateUtc="2025-10-10T03:00:00Z">
                  <w:rPr>
                    <w:rFonts w:ascii="Cambria Math" w:hAnsi="Cambria Math"/>
                    <w:color w:val="000000" w:themeColor="text1"/>
                    <w:sz w:val="28"/>
                    <w:szCs w:val="28"/>
                    <w:lang w:val="en-US"/>
                  </w:rPr>
                </w:rPrChange>
              </w:rPr>
              <m:t>,</m:t>
            </w:del>
          </m:r>
          <m:r>
            <w:del w:id="2745" w:author="mikle" w:date="2025-10-04T12:07:00Z" w16du:dateUtc="2025-10-04T19:07:00Z">
              <m:rPr>
                <m:nor/>
              </m:rPr>
              <w:rPr>
                <w:color w:val="000000" w:themeColor="text1"/>
                <w:sz w:val="28"/>
                <w:szCs w:val="28"/>
                <w:rPrChange w:id="2746" w:author="mikle" w:date="2025-10-09T20:00:00Z" w16du:dateUtc="2025-10-10T03:00:00Z">
                  <w:rPr>
                    <w:color w:val="000000" w:themeColor="text1"/>
                    <w:sz w:val="28"/>
                    <w:szCs w:val="28"/>
                    <w:lang w:val="en-US"/>
                  </w:rPr>
                </w:rPrChange>
              </w:rPr>
              <m:t>  </m:t>
            </w:del>
          </m:r>
          <m:r>
            <w:del w:id="2747" w:author="mikle" w:date="2025-10-04T12:07:00Z" w16du:dateUtc="2025-10-04T19:07:00Z">
              <m:rPr>
                <m:sty m:val="p"/>
              </m:rPr>
              <w:rPr>
                <w:rFonts w:ascii="Cambria Math" w:hAnsi="Cambria Math"/>
                <w:color w:val="000000" w:themeColor="text1"/>
                <w:sz w:val="28"/>
                <w:szCs w:val="28"/>
                <w:lang w:val="en-US"/>
              </w:rPr>
              <m:t>max</m:t>
            </w:del>
          </m:r>
          <m:r>
            <w:del w:id="2748" w:author="mikle" w:date="2025-10-04T12:07:00Z" w16du:dateUtc="2025-10-04T19:07:00Z">
              <w:rPr>
                <w:rFonts w:ascii="Cambria Math" w:hAnsi="Cambria Math"/>
                <w:color w:val="000000" w:themeColor="text1"/>
                <w:sz w:val="28"/>
                <w:szCs w:val="28"/>
                <w:rPrChange w:id="2749" w:author="mikle" w:date="2025-10-09T20:00:00Z" w16du:dateUtc="2025-10-10T03:00:00Z">
                  <w:rPr>
                    <w:rFonts w:ascii="Cambria Math" w:hAnsi="Cambria Math"/>
                    <w:color w:val="000000" w:themeColor="text1"/>
                    <w:sz w:val="28"/>
                    <w:szCs w:val="28"/>
                    <w:lang w:val="en-US"/>
                  </w:rPr>
                </w:rPrChange>
              </w:rPr>
              <m:t>⁡(</m:t>
            </w:del>
          </m:r>
          <m:r>
            <w:del w:id="2750" w:author="mikle" w:date="2025-10-04T12:07:00Z" w16du:dateUtc="2025-10-04T19:07:00Z">
              <w:rPr>
                <w:rFonts w:ascii="Cambria Math" w:hAnsi="Cambria Math"/>
                <w:color w:val="000000" w:themeColor="text1"/>
                <w:sz w:val="28"/>
                <w:szCs w:val="28"/>
              </w:rPr>
              <m:t>ρ</m:t>
            </w:del>
          </m:r>
          <m:r>
            <w:del w:id="2751" w:author="mikle" w:date="2025-10-04T12:07:00Z" w16du:dateUtc="2025-10-04T19:07:00Z">
              <w:rPr>
                <w:rFonts w:ascii="Cambria Math" w:hAnsi="Cambria Math"/>
                <w:color w:val="000000" w:themeColor="text1"/>
                <w:sz w:val="28"/>
                <w:szCs w:val="28"/>
                <w:rPrChange w:id="2752" w:author="mikle" w:date="2025-10-09T20:00:00Z" w16du:dateUtc="2025-10-10T03:00:00Z">
                  <w:rPr>
                    <w:rFonts w:ascii="Cambria Math" w:hAnsi="Cambria Math"/>
                    <w:color w:val="000000" w:themeColor="text1"/>
                    <w:sz w:val="28"/>
                    <w:szCs w:val="28"/>
                    <w:lang w:val="en-US"/>
                  </w:rPr>
                </w:rPrChange>
              </w:rPr>
              <m:t>-</m:t>
            </w:del>
          </m:r>
          <m:sSub>
            <m:sSubPr>
              <m:ctrlPr>
                <w:del w:id="2753" w:author="mikle" w:date="2025-10-04T12:07:00Z" w16du:dateUtc="2025-10-04T19:07:00Z">
                  <w:rPr>
                    <w:rFonts w:ascii="Cambria Math" w:hAnsi="Cambria Math"/>
                    <w:color w:val="000000" w:themeColor="text1"/>
                    <w:sz w:val="28"/>
                    <w:szCs w:val="28"/>
                  </w:rPr>
                </w:del>
              </m:ctrlPr>
            </m:sSubPr>
            <m:e>
              <m:r>
                <w:del w:id="2754" w:author="mikle" w:date="2025-10-04T12:07:00Z" w16du:dateUtc="2025-10-04T19:07:00Z">
                  <w:rPr>
                    <w:rFonts w:ascii="Cambria Math" w:hAnsi="Cambria Math"/>
                    <w:color w:val="000000" w:themeColor="text1"/>
                    <w:sz w:val="28"/>
                    <w:szCs w:val="28"/>
                  </w:rPr>
                  <m:t>ρ</m:t>
                </w:del>
              </m:r>
            </m:e>
            <m:sub>
              <m:r>
                <w:del w:id="2755" w:author="mikle" w:date="2025-10-04T12:07:00Z" w16du:dateUtc="2025-10-04T19:07:00Z">
                  <m:rPr>
                    <m:nor/>
                  </m:rPr>
                  <w:rPr>
                    <w:color w:val="000000" w:themeColor="text1"/>
                    <w:sz w:val="28"/>
                    <w:szCs w:val="28"/>
                    <w:lang w:val="en-US"/>
                  </w:rPr>
                  <m:t>hit</m:t>
                </w:del>
              </m:r>
            </m:sub>
          </m:sSub>
          <m:r>
            <w:del w:id="2756" w:author="mikle" w:date="2025-10-04T12:07:00Z" w16du:dateUtc="2025-10-04T19:07:00Z">
              <w:rPr>
                <w:rFonts w:ascii="Cambria Math" w:hAnsi="Cambria Math"/>
                <w:color w:val="000000" w:themeColor="text1"/>
                <w:sz w:val="28"/>
                <w:szCs w:val="28"/>
                <w:rPrChange w:id="2757" w:author="mikle" w:date="2025-10-09T20:00:00Z" w16du:dateUtc="2025-10-10T03:00:00Z">
                  <w:rPr>
                    <w:rFonts w:ascii="Cambria Math" w:hAnsi="Cambria Math"/>
                    <w:color w:val="000000" w:themeColor="text1"/>
                    <w:sz w:val="28"/>
                    <w:szCs w:val="28"/>
                    <w:lang w:val="en-US"/>
                  </w:rPr>
                </w:rPrChange>
              </w:rPr>
              <m:t>,</m:t>
            </w:del>
          </m:r>
          <m:r>
            <w:del w:id="2758" w:author="mikle" w:date="2025-10-04T12:07:00Z" w16du:dateUtc="2025-10-04T19:07:00Z">
              <m:rPr>
                <m:nor/>
              </m:rPr>
              <w:rPr>
                <w:color w:val="000000" w:themeColor="text1"/>
                <w:sz w:val="28"/>
                <w:szCs w:val="28"/>
                <w:rPrChange w:id="2759" w:author="mikle" w:date="2025-10-09T20:00:00Z" w16du:dateUtc="2025-10-10T03:00:00Z">
                  <w:rPr>
                    <w:color w:val="000000" w:themeColor="text1"/>
                    <w:sz w:val="28"/>
                    <w:szCs w:val="28"/>
                    <w:lang w:val="en-US"/>
                  </w:rPr>
                </w:rPrChange>
              </w:rPr>
              <m:t> </m:t>
            </w:del>
          </m:r>
          <m:r>
            <w:del w:id="2760" w:author="mikle" w:date="2025-10-04T12:07:00Z" w16du:dateUtc="2025-10-04T19:07:00Z">
              <w:rPr>
                <w:rFonts w:ascii="Cambria Math" w:hAnsi="Cambria Math"/>
                <w:color w:val="000000" w:themeColor="text1"/>
                <w:sz w:val="28"/>
                <w:szCs w:val="28"/>
                <w:rPrChange w:id="2761" w:author="mikle" w:date="2025-10-09T20:00:00Z" w16du:dateUtc="2025-10-10T03:00:00Z">
                  <w:rPr>
                    <w:rFonts w:ascii="Cambria Math" w:hAnsi="Cambria Math"/>
                    <w:color w:val="000000" w:themeColor="text1"/>
                    <w:sz w:val="28"/>
                    <w:szCs w:val="28"/>
                    <w:lang w:val="en-US"/>
                  </w:rPr>
                </w:rPrChange>
              </w:rPr>
              <m:t>0)),</m:t>
            </w:del>
          </m:r>
        </m:oMath>
      </m:oMathPara>
    </w:p>
    <w:p w14:paraId="43415F25" w14:textId="295876A7" w:rsidR="00BE51ED" w:rsidRPr="005D13B9" w:rsidDel="00A22B2A" w:rsidRDefault="00BE51ED" w:rsidP="005D13B9">
      <w:pPr>
        <w:pStyle w:val="a8"/>
        <w:spacing w:line="360" w:lineRule="auto"/>
        <w:ind w:firstLine="709"/>
        <w:jc w:val="center"/>
        <w:rPr>
          <w:del w:id="2762" w:author="mikle" w:date="2025-10-04T12:07:00Z" w16du:dateUtc="2025-10-04T19:07:00Z"/>
          <w:color w:val="000000" w:themeColor="text1"/>
          <w:sz w:val="28"/>
          <w:szCs w:val="28"/>
        </w:rPr>
        <w:pPrChange w:id="2763" w:author="mikle" w:date="2025-10-09T20:00:00Z" w16du:dateUtc="2025-10-10T03:00:00Z">
          <w:pPr>
            <w:pStyle w:val="a8"/>
            <w:spacing w:line="360" w:lineRule="auto"/>
            <w:ind w:firstLine="709"/>
            <w:jc w:val="both"/>
          </w:pPr>
        </w:pPrChange>
      </w:pPr>
      <w:del w:id="2764" w:author="mikle" w:date="2025-10-04T12:07:00Z" w16du:dateUtc="2025-10-04T19:07:00Z">
        <w:r w:rsidRPr="005D13B9" w:rsidDel="00A22B2A">
          <w:rPr>
            <w:color w:val="000000" w:themeColor="text1"/>
            <w:sz w:val="28"/>
            <w:szCs w:val="28"/>
          </w:rPr>
          <w:delText>где</w:delText>
        </w:r>
        <w:r w:rsidRPr="005D13B9" w:rsidDel="00A22B2A">
          <w:rPr>
            <w:rStyle w:val="apple-converted-space"/>
            <w:color w:val="000000" w:themeColor="text1"/>
            <w:sz w:val="28"/>
            <w:szCs w:val="28"/>
          </w:rPr>
          <w:delText> </w:delText>
        </w:r>
      </w:del>
      <m:oMath>
        <m:sSub>
          <m:sSubPr>
            <m:ctrlPr>
              <w:del w:id="2765" w:author="mikle" w:date="2025-10-04T12:07:00Z" w16du:dateUtc="2025-10-04T19:07:00Z">
                <w:rPr>
                  <w:rFonts w:ascii="Cambria Math" w:hAnsi="Cambria Math"/>
                  <w:color w:val="000000" w:themeColor="text1"/>
                  <w:sz w:val="28"/>
                  <w:szCs w:val="28"/>
                </w:rPr>
              </w:del>
            </m:ctrlPr>
          </m:sSubPr>
          <m:e>
            <m:r>
              <w:del w:id="2766" w:author="mikle" w:date="2025-10-04T12:07:00Z" w16du:dateUtc="2025-10-04T19:07:00Z">
                <w:rPr>
                  <w:rFonts w:ascii="Cambria Math" w:hAnsi="Cambria Math"/>
                  <w:color w:val="000000" w:themeColor="text1"/>
                  <w:sz w:val="28"/>
                  <w:szCs w:val="28"/>
                </w:rPr>
                <m:t>ρ</m:t>
              </w:del>
            </m:r>
          </m:e>
          <m:sub>
            <m:r>
              <w:del w:id="2767" w:author="mikle" w:date="2025-10-04T12:07:00Z" w16du:dateUtc="2025-10-04T19:07:00Z">
                <m:rPr>
                  <m:nor/>
                </m:rPr>
                <w:rPr>
                  <w:color w:val="000000" w:themeColor="text1"/>
                  <w:sz w:val="28"/>
                  <w:szCs w:val="28"/>
                </w:rPr>
                <m:t>hit</m:t>
              </w:del>
            </m:r>
          </m:sub>
        </m:sSub>
        <m:r>
          <w:del w:id="2768" w:author="mikle" w:date="2025-10-04T12:07:00Z" w16du:dateUtc="2025-10-04T19:07:00Z">
            <w:rPr>
              <w:rFonts w:ascii="Cambria Math" w:hAnsi="Cambria Math"/>
              <w:color w:val="000000" w:themeColor="text1"/>
              <w:sz w:val="28"/>
              <w:szCs w:val="28"/>
            </w:rPr>
            <m:t>&gt;0</m:t>
          </w:del>
        </m:r>
      </m:oMath>
      <w:del w:id="2769" w:author="mikle" w:date="2025-10-04T12:07:00Z" w16du:dateUtc="2025-10-04T19:07:00Z">
        <w:r w:rsidRPr="005D13B9" w:rsidDel="00A22B2A">
          <w:rPr>
            <w:rStyle w:val="apple-converted-space"/>
            <w:color w:val="000000" w:themeColor="text1"/>
            <w:sz w:val="28"/>
            <w:szCs w:val="28"/>
          </w:rPr>
          <w:delText> </w:delText>
        </w:r>
        <w:r w:rsidRPr="005D13B9" w:rsidDel="00A22B2A">
          <w:rPr>
            <w:color w:val="000000" w:themeColor="text1"/>
            <w:sz w:val="28"/>
            <w:szCs w:val="28"/>
          </w:rPr>
          <w:delText>— допустимый радиус достижения цели. При</w:delText>
        </w:r>
        <w:r w:rsidRPr="005D13B9" w:rsidDel="00A22B2A">
          <w:rPr>
            <w:rStyle w:val="apple-converted-space"/>
            <w:color w:val="000000" w:themeColor="text1"/>
            <w:sz w:val="28"/>
            <w:szCs w:val="28"/>
          </w:rPr>
          <w:delText> </w:delText>
        </w:r>
      </w:del>
      <m:oMath>
        <m:r>
          <w:del w:id="2770" w:author="mikle" w:date="2025-10-04T12:07:00Z" w16du:dateUtc="2025-10-04T19:07:00Z">
            <w:rPr>
              <w:rFonts w:ascii="Cambria Math" w:hAnsi="Cambria Math"/>
              <w:color w:val="000000" w:themeColor="text1"/>
              <w:sz w:val="28"/>
              <w:szCs w:val="28"/>
            </w:rPr>
            <m:t>ρ→</m:t>
          </w:del>
        </m:r>
        <m:sSub>
          <m:sSubPr>
            <m:ctrlPr>
              <w:del w:id="2771" w:author="mikle" w:date="2025-10-04T12:07:00Z" w16du:dateUtc="2025-10-04T19:07:00Z">
                <w:rPr>
                  <w:rFonts w:ascii="Cambria Math" w:hAnsi="Cambria Math"/>
                  <w:color w:val="000000" w:themeColor="text1"/>
                  <w:sz w:val="28"/>
                  <w:szCs w:val="28"/>
                </w:rPr>
              </w:del>
            </m:ctrlPr>
          </m:sSubPr>
          <m:e>
            <m:r>
              <w:del w:id="2772" w:author="mikle" w:date="2025-10-04T12:07:00Z" w16du:dateUtc="2025-10-04T19:07:00Z">
                <w:rPr>
                  <w:rFonts w:ascii="Cambria Math" w:hAnsi="Cambria Math"/>
                  <w:color w:val="000000" w:themeColor="text1"/>
                  <w:sz w:val="28"/>
                  <w:szCs w:val="28"/>
                </w:rPr>
                <m:t>ρ</m:t>
              </w:del>
            </m:r>
          </m:e>
          <m:sub>
            <m:r>
              <w:del w:id="2773" w:author="mikle" w:date="2025-10-04T12:07:00Z" w16du:dateUtc="2025-10-04T19:07:00Z">
                <m:rPr>
                  <m:nor/>
                </m:rPr>
                <w:rPr>
                  <w:color w:val="000000" w:themeColor="text1"/>
                  <w:sz w:val="28"/>
                  <w:szCs w:val="28"/>
                </w:rPr>
                <m:t>hit</m:t>
              </w:del>
            </m:r>
          </m:sub>
        </m:sSub>
      </m:oMath>
      <w:del w:id="2774" w:author="mikle" w:date="2025-10-04T12:07:00Z" w16du:dateUtc="2025-10-04T19:07:00Z">
        <w:r w:rsidRPr="005D13B9" w:rsidDel="00A22B2A">
          <w:rPr>
            <w:rStyle w:val="apple-converted-space"/>
            <w:color w:val="000000" w:themeColor="text1"/>
            <w:sz w:val="28"/>
            <w:szCs w:val="28"/>
          </w:rPr>
          <w:delText> </w:delText>
        </w:r>
        <w:r w:rsidR="009A4134" w:rsidRPr="005D13B9" w:rsidDel="00A22B2A">
          <w:rPr>
            <w:color w:val="000000" w:themeColor="text1"/>
            <w:sz w:val="28"/>
            <w:szCs w:val="28"/>
          </w:rPr>
          <w:delText>получается</w:delText>
        </w:r>
        <w:r w:rsidRPr="005D13B9" w:rsidDel="00A22B2A">
          <w:rPr>
            <w:rStyle w:val="apple-converted-space"/>
            <w:color w:val="000000" w:themeColor="text1"/>
            <w:sz w:val="28"/>
            <w:szCs w:val="28"/>
          </w:rPr>
          <w:delText> </w:delText>
        </w:r>
      </w:del>
      <m:oMath>
        <m:sSub>
          <m:sSubPr>
            <m:ctrlPr>
              <w:del w:id="2775" w:author="mikle" w:date="2025-10-04T12:07:00Z" w16du:dateUtc="2025-10-04T19:07:00Z">
                <w:rPr>
                  <w:rFonts w:ascii="Cambria Math" w:hAnsi="Cambria Math"/>
                  <w:color w:val="000000" w:themeColor="text1"/>
                  <w:sz w:val="28"/>
                  <w:szCs w:val="28"/>
                </w:rPr>
              </w:del>
            </m:ctrlPr>
          </m:sSubPr>
          <m:e>
            <m:r>
              <w:del w:id="2776" w:author="mikle" w:date="2025-10-04T12:07:00Z" w16du:dateUtc="2025-10-04T19:07:00Z">
                <w:rPr>
                  <w:rFonts w:ascii="Cambria Math" w:hAnsi="Cambria Math"/>
                  <w:color w:val="000000" w:themeColor="text1"/>
                  <w:sz w:val="28"/>
                  <w:szCs w:val="28"/>
                </w:rPr>
                <m:t>L</m:t>
              </w:del>
            </m:r>
          </m:e>
          <m:sub>
            <m:r>
              <w:del w:id="2777" w:author="mikle" w:date="2025-10-04T12:07:00Z" w16du:dateUtc="2025-10-04T19:07:00Z">
                <m:rPr>
                  <m:nor/>
                </m:rPr>
                <w:rPr>
                  <w:color w:val="000000" w:themeColor="text1"/>
                  <w:sz w:val="28"/>
                  <w:szCs w:val="28"/>
                </w:rPr>
                <m:t>eff</m:t>
              </w:del>
            </m:r>
          </m:sub>
        </m:sSub>
        <m:r>
          <w:del w:id="2778" w:author="mikle" w:date="2025-10-04T12:07:00Z" w16du:dateUtc="2025-10-04T19:07:00Z">
            <w:rPr>
              <w:rFonts w:ascii="Cambria Math" w:hAnsi="Cambria Math"/>
              <w:color w:val="000000" w:themeColor="text1"/>
              <w:sz w:val="28"/>
              <w:szCs w:val="28"/>
            </w:rPr>
            <m:t>→0</m:t>
          </w:del>
        </m:r>
      </m:oMath>
      <w:del w:id="2779" w:author="mikle" w:date="2025-10-04T12:07:00Z" w16du:dateUtc="2025-10-04T19:07:00Z">
        <w:r w:rsidRPr="005D13B9" w:rsidDel="00A22B2A">
          <w:rPr>
            <w:rStyle w:val="apple-converted-space"/>
            <w:color w:val="000000" w:themeColor="text1"/>
            <w:sz w:val="28"/>
            <w:szCs w:val="28"/>
          </w:rPr>
          <w:delText> </w:delText>
        </w:r>
        <w:r w:rsidRPr="005D13B9" w:rsidDel="00A22B2A">
          <w:rPr>
            <w:color w:val="000000" w:themeColor="text1"/>
            <w:sz w:val="28"/>
            <w:szCs w:val="28"/>
          </w:rPr>
          <w:delText>и</w:delText>
        </w:r>
        <w:r w:rsidRPr="005D13B9" w:rsidDel="00A22B2A">
          <w:rPr>
            <w:rStyle w:val="apple-converted-space"/>
            <w:color w:val="000000" w:themeColor="text1"/>
            <w:sz w:val="28"/>
            <w:szCs w:val="28"/>
          </w:rPr>
          <w:delText> </w:delText>
        </w:r>
      </w:del>
      <m:oMath>
        <m:sSub>
          <m:sSubPr>
            <m:ctrlPr>
              <w:del w:id="2780" w:author="mikle" w:date="2025-10-04T12:07:00Z" w16du:dateUtc="2025-10-04T19:07:00Z">
                <w:rPr>
                  <w:rFonts w:ascii="Cambria Math" w:hAnsi="Cambria Math"/>
                  <w:color w:val="000000" w:themeColor="text1"/>
                  <w:sz w:val="28"/>
                  <w:szCs w:val="28"/>
                </w:rPr>
              </w:del>
            </m:ctrlPr>
          </m:sSubPr>
          <m:e>
            <m:r>
              <w:del w:id="2781" w:author="mikle" w:date="2025-10-04T12:07:00Z" w16du:dateUtc="2025-10-04T19:07:00Z">
                <m:rPr>
                  <m:sty m:val="b"/>
                </m:rPr>
                <w:rPr>
                  <w:rFonts w:ascii="Cambria Math" w:hAnsi="Cambria Math"/>
                  <w:color w:val="000000" w:themeColor="text1"/>
                  <w:sz w:val="28"/>
                  <w:szCs w:val="28"/>
                </w:rPr>
                <m:t>r</m:t>
              </w:del>
            </m:r>
          </m:e>
          <m:sub>
            <m:r>
              <w:del w:id="2782" w:author="mikle" w:date="2025-10-04T12:07:00Z" w16du:dateUtc="2025-10-04T19:07:00Z">
                <w:rPr>
                  <w:rFonts w:ascii="Cambria Math" w:hAnsi="Cambria Math"/>
                  <w:color w:val="000000" w:themeColor="text1"/>
                  <w:sz w:val="28"/>
                  <w:szCs w:val="28"/>
                </w:rPr>
                <m:t>s</m:t>
              </w:del>
            </m:r>
          </m:sub>
        </m:sSub>
        <m:r>
          <w:del w:id="2783" w:author="mikle" w:date="2025-10-04T12:07:00Z" w16du:dateUtc="2025-10-04T19:07:00Z">
            <w:rPr>
              <w:rFonts w:ascii="Cambria Math" w:hAnsi="Cambria Math"/>
              <w:color w:val="000000" w:themeColor="text1"/>
              <w:sz w:val="28"/>
              <w:szCs w:val="28"/>
            </w:rPr>
            <m:t>→</m:t>
          </w:del>
        </m:r>
        <m:sSub>
          <m:sSubPr>
            <m:ctrlPr>
              <w:del w:id="2784" w:author="mikle" w:date="2025-10-04T12:07:00Z" w16du:dateUtc="2025-10-04T19:07:00Z">
                <w:rPr>
                  <w:rFonts w:ascii="Cambria Math" w:hAnsi="Cambria Math"/>
                  <w:color w:val="000000" w:themeColor="text1"/>
                  <w:sz w:val="28"/>
                  <w:szCs w:val="28"/>
                </w:rPr>
              </w:del>
            </m:ctrlPr>
          </m:sSubPr>
          <m:e>
            <m:r>
              <w:del w:id="2785" w:author="mikle" w:date="2025-10-04T12:07:00Z" w16du:dateUtc="2025-10-04T19:07:00Z">
                <m:rPr>
                  <m:sty m:val="b"/>
                </m:rPr>
                <w:rPr>
                  <w:rFonts w:ascii="Cambria Math" w:hAnsi="Cambria Math"/>
                  <w:color w:val="000000" w:themeColor="text1"/>
                  <w:sz w:val="28"/>
                  <w:szCs w:val="28"/>
                </w:rPr>
                <m:t>r</m:t>
              </w:del>
            </m:r>
          </m:e>
          <m:sub>
            <m:r>
              <w:del w:id="2786" w:author="mikle" w:date="2025-10-04T12:07:00Z" w16du:dateUtc="2025-10-04T19:07:00Z">
                <w:rPr>
                  <w:rFonts w:ascii="Cambria Math" w:hAnsi="Cambria Math"/>
                  <w:color w:val="000000" w:themeColor="text1"/>
                  <w:sz w:val="28"/>
                  <w:szCs w:val="28"/>
                </w:rPr>
                <m:t>g</m:t>
              </w:del>
            </m:r>
          </m:sub>
        </m:sSub>
      </m:oMath>
      <w:del w:id="2787" w:author="mikle" w:date="2025-10-04T12:07:00Z" w16du:dateUtc="2025-10-04T19:07:00Z">
        <w:r w:rsidRPr="005D13B9" w:rsidDel="00A22B2A">
          <w:rPr>
            <w:color w:val="000000" w:themeColor="text1"/>
            <w:sz w:val="28"/>
            <w:szCs w:val="28"/>
          </w:rPr>
          <w:delText>, что обеспечивает вход с требуемым</w:delText>
        </w:r>
        <w:r w:rsidRPr="005D13B9" w:rsidDel="00A22B2A">
          <w:rPr>
            <w:rStyle w:val="apple-converted-space"/>
            <w:color w:val="000000" w:themeColor="text1"/>
            <w:sz w:val="28"/>
            <w:szCs w:val="28"/>
          </w:rPr>
          <w:delText> </w:delText>
        </w:r>
      </w:del>
      <m:oMath>
        <m:sSub>
          <m:sSubPr>
            <m:ctrlPr>
              <w:del w:id="2788" w:author="mikle" w:date="2025-10-04T12:07:00Z" w16du:dateUtc="2025-10-04T19:07:00Z">
                <w:rPr>
                  <w:rFonts w:ascii="Cambria Math" w:hAnsi="Cambria Math"/>
                  <w:color w:val="000000" w:themeColor="text1"/>
                  <w:sz w:val="28"/>
                  <w:szCs w:val="28"/>
                </w:rPr>
              </w:del>
            </m:ctrlPr>
          </m:sSubPr>
          <m:e>
            <m:r>
              <w:del w:id="2789" w:author="mikle" w:date="2025-10-04T12:07:00Z" w16du:dateUtc="2025-10-04T19:07:00Z">
                <w:rPr>
                  <w:rFonts w:ascii="Cambria Math" w:hAnsi="Cambria Math"/>
                  <w:color w:val="000000" w:themeColor="text1"/>
                  <w:sz w:val="28"/>
                  <w:szCs w:val="28"/>
                </w:rPr>
                <m:t>φ</m:t>
              </w:del>
            </m:r>
          </m:e>
          <m:sub>
            <m:r>
              <w:del w:id="2790" w:author="mikle" w:date="2025-10-04T12:07:00Z" w16du:dateUtc="2025-10-04T19:07:00Z">
                <m:rPr>
                  <m:nor/>
                </m:rPr>
                <w:rPr>
                  <w:color w:val="000000" w:themeColor="text1"/>
                  <w:sz w:val="28"/>
                  <w:szCs w:val="28"/>
                </w:rPr>
                <m:t>app</m:t>
              </w:del>
            </m:r>
          </m:sub>
        </m:sSub>
      </m:oMath>
      <w:del w:id="2791" w:author="mikle" w:date="2025-10-04T12:07:00Z" w16du:dateUtc="2025-10-04T19:07:00Z">
        <w:r w:rsidRPr="005D13B9" w:rsidDel="00A22B2A">
          <w:rPr>
            <w:color w:val="000000" w:themeColor="text1"/>
            <w:sz w:val="28"/>
            <w:szCs w:val="28"/>
          </w:rPr>
          <w:delText>. Получаем следующие зависимости:</w:delText>
        </w:r>
      </w:del>
    </w:p>
    <w:p w14:paraId="1BA5C193" w14:textId="3E3320DE" w:rsidR="00BE51ED" w:rsidRPr="005D13B9" w:rsidDel="00A22B2A" w:rsidRDefault="00BE51ED" w:rsidP="005D13B9">
      <w:pPr>
        <w:pStyle w:val="a8"/>
        <w:spacing w:line="360" w:lineRule="auto"/>
        <w:ind w:firstLine="709"/>
        <w:jc w:val="center"/>
        <w:rPr>
          <w:del w:id="2792" w:author="mikle" w:date="2025-10-04T12:07:00Z" w16du:dateUtc="2025-10-04T19:07:00Z"/>
          <w:color w:val="000000" w:themeColor="text1"/>
          <w:sz w:val="28"/>
          <w:szCs w:val="28"/>
        </w:rPr>
        <w:pPrChange w:id="2793" w:author="mikle" w:date="2025-10-09T20:00:00Z" w16du:dateUtc="2025-10-10T03:00:00Z">
          <w:pPr>
            <w:pStyle w:val="a8"/>
            <w:spacing w:line="360" w:lineRule="auto"/>
            <w:ind w:firstLine="709"/>
            <w:jc w:val="both"/>
          </w:pPr>
        </w:pPrChange>
      </w:pPr>
      <w:del w:id="2794" w:author="mikle" w:date="2025-10-04T12:07:00Z" w16du:dateUtc="2025-10-04T19:07:00Z">
        <w:r w:rsidRPr="005D13B9" w:rsidDel="00A22B2A">
          <w:rPr>
            <w:color w:val="000000" w:themeColor="text1"/>
            <w:sz w:val="28"/>
            <w:szCs w:val="28"/>
          </w:rPr>
          <w:delText xml:space="preserve">Вектор на субточку: </w:delText>
        </w:r>
      </w:del>
      <m:oMath>
        <m:r>
          <w:del w:id="2795" w:author="mikle" w:date="2025-10-04T12:07:00Z" w16du:dateUtc="2025-10-04T19:07:00Z">
            <m:rPr>
              <m:sty m:val="b"/>
            </m:rPr>
            <w:rPr>
              <w:rFonts w:ascii="Cambria Math" w:hAnsi="Cambria Math"/>
              <w:color w:val="000000" w:themeColor="text1"/>
              <w:sz w:val="28"/>
              <w:szCs w:val="28"/>
            </w:rPr>
            <m:t>d</m:t>
          </w:del>
        </m:r>
        <m:r>
          <w:del w:id="2796" w:author="mikle" w:date="2025-10-04T12:07:00Z" w16du:dateUtc="2025-10-04T19:07:00Z">
            <w:rPr>
              <w:rFonts w:ascii="Cambria Math" w:hAnsi="Cambria Math"/>
              <w:color w:val="000000" w:themeColor="text1"/>
              <w:sz w:val="28"/>
              <w:szCs w:val="28"/>
            </w:rPr>
            <m:t>=</m:t>
          </w:del>
        </m:r>
        <m:sSub>
          <m:sSubPr>
            <m:ctrlPr>
              <w:del w:id="2797" w:author="mikle" w:date="2025-10-04T12:07:00Z" w16du:dateUtc="2025-10-04T19:07:00Z">
                <w:rPr>
                  <w:rFonts w:ascii="Cambria Math" w:hAnsi="Cambria Math"/>
                  <w:color w:val="000000" w:themeColor="text1"/>
                  <w:sz w:val="28"/>
                  <w:szCs w:val="28"/>
                </w:rPr>
              </w:del>
            </m:ctrlPr>
          </m:sSubPr>
          <m:e>
            <m:r>
              <w:del w:id="2798" w:author="mikle" w:date="2025-10-04T12:07:00Z" w16du:dateUtc="2025-10-04T19:07:00Z">
                <m:rPr>
                  <m:sty m:val="b"/>
                </m:rPr>
                <w:rPr>
                  <w:rFonts w:ascii="Cambria Math" w:hAnsi="Cambria Math"/>
                  <w:color w:val="000000" w:themeColor="text1"/>
                  <w:sz w:val="28"/>
                  <w:szCs w:val="28"/>
                </w:rPr>
                <m:t>r</m:t>
              </w:del>
            </m:r>
          </m:e>
          <m:sub>
            <m:r>
              <w:del w:id="2799" w:author="mikle" w:date="2025-10-04T12:07:00Z" w16du:dateUtc="2025-10-04T19:07:00Z">
                <w:rPr>
                  <w:rFonts w:ascii="Cambria Math" w:hAnsi="Cambria Math"/>
                  <w:color w:val="000000" w:themeColor="text1"/>
                  <w:sz w:val="28"/>
                  <w:szCs w:val="28"/>
                </w:rPr>
                <m:t>s</m:t>
              </w:del>
            </m:r>
          </m:sub>
        </m:sSub>
        <m:r>
          <w:del w:id="2800" w:author="mikle" w:date="2025-10-04T12:07:00Z" w16du:dateUtc="2025-10-04T19:07:00Z">
            <w:rPr>
              <w:rFonts w:ascii="Cambria Math" w:hAnsi="Cambria Math"/>
              <w:color w:val="000000" w:themeColor="text1"/>
              <w:sz w:val="28"/>
              <w:szCs w:val="28"/>
            </w:rPr>
            <m:t>-</m:t>
          </w:del>
        </m:r>
        <m:r>
          <w:del w:id="2801" w:author="mikle" w:date="2025-10-04T12:07:00Z" w16du:dateUtc="2025-10-04T19:07:00Z">
            <m:rPr>
              <m:sty m:val="b"/>
            </m:rPr>
            <w:rPr>
              <w:rFonts w:ascii="Cambria Math" w:hAnsi="Cambria Math"/>
              <w:color w:val="000000" w:themeColor="text1"/>
              <w:sz w:val="28"/>
              <w:szCs w:val="28"/>
            </w:rPr>
            <m:t>r</m:t>
          </w:del>
        </m:r>
        <m:r>
          <w:del w:id="2802" w:author="mikle" w:date="2025-10-04T12:07:00Z" w16du:dateUtc="2025-10-04T19:07:00Z">
            <w:rPr>
              <w:rFonts w:ascii="Cambria Math" w:hAnsi="Cambria Math"/>
              <w:color w:val="000000" w:themeColor="text1"/>
              <w:sz w:val="28"/>
              <w:szCs w:val="28"/>
            </w:rPr>
            <m:t>=[</m:t>
          </w:del>
        </m:r>
        <m:eqArr>
          <m:eqArrPr>
            <m:ctrlPr>
              <w:del w:id="2803" w:author="mikle" w:date="2025-10-04T12:07:00Z" w16du:dateUtc="2025-10-04T19:07:00Z">
                <w:rPr>
                  <w:rFonts w:ascii="Cambria Math" w:hAnsi="Cambria Math"/>
                  <w:color w:val="000000" w:themeColor="text1"/>
                  <w:sz w:val="28"/>
                  <w:szCs w:val="28"/>
                </w:rPr>
              </w:del>
            </m:ctrlPr>
          </m:eqArrPr>
          <m:e>
            <m:sSub>
              <m:sSubPr>
                <m:ctrlPr>
                  <w:del w:id="2804" w:author="mikle" w:date="2025-10-04T12:07:00Z" w16du:dateUtc="2025-10-04T19:07:00Z">
                    <w:rPr>
                      <w:rFonts w:ascii="Cambria Math" w:hAnsi="Cambria Math"/>
                      <w:color w:val="000000" w:themeColor="text1"/>
                      <w:sz w:val="28"/>
                      <w:szCs w:val="28"/>
                    </w:rPr>
                  </w:del>
                </m:ctrlPr>
              </m:sSubPr>
              <m:e>
                <m:r>
                  <w:del w:id="2805" w:author="mikle" w:date="2025-10-04T12:07:00Z" w16du:dateUtc="2025-10-04T19:07:00Z">
                    <w:rPr>
                      <w:rFonts w:ascii="Cambria Math" w:hAnsi="Cambria Math"/>
                      <w:color w:val="000000" w:themeColor="text1"/>
                      <w:sz w:val="28"/>
                      <w:szCs w:val="28"/>
                    </w:rPr>
                    <m:t>d</m:t>
                  </w:del>
                </m:r>
              </m:e>
              <m:sub>
                <m:r>
                  <w:del w:id="2806" w:author="mikle" w:date="2025-10-04T12:07:00Z" w16du:dateUtc="2025-10-04T19:07:00Z">
                    <w:rPr>
                      <w:rFonts w:ascii="Cambria Math" w:hAnsi="Cambria Math"/>
                      <w:color w:val="000000" w:themeColor="text1"/>
                      <w:sz w:val="28"/>
                      <w:szCs w:val="28"/>
                    </w:rPr>
                    <m:t>x</m:t>
                  </w:del>
                </m:r>
              </m:sub>
            </m:sSub>
          </m:e>
          <m:e>
            <m:sSub>
              <m:sSubPr>
                <m:ctrlPr>
                  <w:del w:id="2807" w:author="mikle" w:date="2025-10-04T12:07:00Z" w16du:dateUtc="2025-10-04T19:07:00Z">
                    <w:rPr>
                      <w:rFonts w:ascii="Cambria Math" w:hAnsi="Cambria Math"/>
                      <w:color w:val="000000" w:themeColor="text1"/>
                      <w:sz w:val="28"/>
                      <w:szCs w:val="28"/>
                    </w:rPr>
                  </w:del>
                </m:ctrlPr>
              </m:sSubPr>
              <m:e>
                <m:r>
                  <w:del w:id="2808" w:author="mikle" w:date="2025-10-04T12:07:00Z" w16du:dateUtc="2025-10-04T19:07:00Z">
                    <w:rPr>
                      <w:rFonts w:ascii="Cambria Math" w:hAnsi="Cambria Math"/>
                      <w:color w:val="000000" w:themeColor="text1"/>
                      <w:sz w:val="28"/>
                      <w:szCs w:val="28"/>
                    </w:rPr>
                    <m:t>d</m:t>
                  </w:del>
                </m:r>
              </m:e>
              <m:sub>
                <m:r>
                  <w:del w:id="2809" w:author="mikle" w:date="2025-10-04T12:07:00Z" w16du:dateUtc="2025-10-04T19:07:00Z">
                    <w:rPr>
                      <w:rFonts w:ascii="Cambria Math" w:hAnsi="Cambria Math"/>
                      <w:color w:val="000000" w:themeColor="text1"/>
                      <w:sz w:val="28"/>
                      <w:szCs w:val="28"/>
                    </w:rPr>
                    <m:t>y</m:t>
                  </w:del>
                </m:r>
              </m:sub>
            </m:sSub>
          </m:e>
        </m:eqArr>
        <m:r>
          <w:del w:id="2810" w:author="mikle" w:date="2025-10-04T12:07:00Z" w16du:dateUtc="2025-10-04T19:07:00Z">
            <w:rPr>
              <w:rFonts w:ascii="Cambria Math" w:hAnsi="Cambria Math"/>
              <w:color w:val="000000" w:themeColor="text1"/>
              <w:sz w:val="28"/>
              <w:szCs w:val="28"/>
            </w:rPr>
            <m:t>]</m:t>
          </w:del>
        </m:r>
        <m:r>
          <w:del w:id="2811" w:author="mikle" w:date="2025-10-04T12:07:00Z" w16du:dateUtc="2025-10-04T19:07:00Z">
            <m:rPr>
              <m:sty m:val="p"/>
            </m:rPr>
            <w:rPr>
              <w:rFonts w:ascii="Cambria Math" w:hAnsi="Cambria Math"/>
              <w:color w:val="000000" w:themeColor="text1"/>
              <w:sz w:val="28"/>
              <w:szCs w:val="28"/>
            </w:rPr>
            <m:t>.</m:t>
          </w:del>
        </m:r>
      </m:oMath>
    </w:p>
    <w:p w14:paraId="3608F65F" w14:textId="4CC0744F" w:rsidR="00BE51ED" w:rsidRPr="005D13B9" w:rsidDel="00A22B2A" w:rsidRDefault="00BE51ED" w:rsidP="005D13B9">
      <w:pPr>
        <w:pStyle w:val="a8"/>
        <w:spacing w:line="360" w:lineRule="auto"/>
        <w:ind w:firstLine="709"/>
        <w:jc w:val="center"/>
        <w:rPr>
          <w:del w:id="2812" w:author="mikle" w:date="2025-10-04T12:07:00Z" w16du:dateUtc="2025-10-04T19:07:00Z"/>
          <w:color w:val="000000" w:themeColor="text1"/>
          <w:sz w:val="28"/>
          <w:szCs w:val="28"/>
        </w:rPr>
        <w:pPrChange w:id="2813" w:author="mikle" w:date="2025-10-09T20:00:00Z" w16du:dateUtc="2025-10-10T03:00:00Z">
          <w:pPr>
            <w:pStyle w:val="a8"/>
            <w:spacing w:line="360" w:lineRule="auto"/>
            <w:ind w:firstLine="709"/>
            <w:jc w:val="both"/>
          </w:pPr>
        </w:pPrChange>
      </w:pPr>
      <w:del w:id="2814" w:author="mikle" w:date="2025-10-04T12:07:00Z" w16du:dateUtc="2025-10-04T19:07:00Z">
        <w:r w:rsidRPr="005D13B9" w:rsidDel="00A22B2A">
          <w:rPr>
            <w:color w:val="000000" w:themeColor="text1"/>
            <w:sz w:val="28"/>
            <w:szCs w:val="28"/>
          </w:rPr>
          <w:delText xml:space="preserve">Командный курс: </w:delText>
        </w:r>
      </w:del>
      <m:oMath>
        <m:sSub>
          <m:sSubPr>
            <m:ctrlPr>
              <w:del w:id="2815" w:author="mikle" w:date="2025-10-04T12:07:00Z" w16du:dateUtc="2025-10-04T19:07:00Z">
                <w:rPr>
                  <w:rFonts w:ascii="Cambria Math" w:hAnsi="Cambria Math"/>
                  <w:color w:val="000000" w:themeColor="text1"/>
                  <w:sz w:val="28"/>
                  <w:szCs w:val="28"/>
                </w:rPr>
              </w:del>
            </m:ctrlPr>
          </m:sSubPr>
          <m:e>
            <m:r>
              <w:del w:id="2816" w:author="mikle" w:date="2025-10-04T12:07:00Z" w16du:dateUtc="2025-10-04T19:07:00Z">
                <w:rPr>
                  <w:rFonts w:ascii="Cambria Math" w:hAnsi="Cambria Math"/>
                  <w:color w:val="000000" w:themeColor="text1"/>
                  <w:sz w:val="28"/>
                  <w:szCs w:val="28"/>
                </w:rPr>
                <m:t>ψ</m:t>
              </w:del>
            </m:r>
          </m:e>
          <m:sub>
            <m:r>
              <w:del w:id="2817" w:author="mikle" w:date="2025-10-04T12:07:00Z" w16du:dateUtc="2025-10-04T19:07:00Z">
                <m:rPr>
                  <m:nor/>
                </m:rPr>
                <w:rPr>
                  <w:color w:val="000000" w:themeColor="text1"/>
                  <w:sz w:val="28"/>
                  <w:szCs w:val="28"/>
                </w:rPr>
                <m:t>cmd</m:t>
              </w:del>
            </m:r>
          </m:sub>
        </m:sSub>
        <m:r>
          <w:del w:id="2818" w:author="mikle" w:date="2025-10-04T12:07:00Z" w16du:dateUtc="2025-10-04T19:07:00Z">
            <m:rPr>
              <m:nor/>
            </m:rPr>
            <w:rPr>
              <w:color w:val="000000" w:themeColor="text1"/>
              <w:sz w:val="28"/>
              <w:szCs w:val="28"/>
            </w:rPr>
            <m:t>  </m:t>
          </w:del>
        </m:r>
        <m:r>
          <w:del w:id="2819" w:author="mikle" w:date="2025-10-04T12:07:00Z" w16du:dateUtc="2025-10-04T19:07:00Z">
            <w:rPr>
              <w:rFonts w:ascii="Cambria Math" w:hAnsi="Cambria Math"/>
              <w:color w:val="000000" w:themeColor="text1"/>
              <w:sz w:val="28"/>
              <w:szCs w:val="28"/>
            </w:rPr>
            <m:t>=</m:t>
          </w:del>
        </m:r>
        <m:r>
          <w:del w:id="2820" w:author="mikle" w:date="2025-10-04T12:07:00Z" w16du:dateUtc="2025-10-04T19:07:00Z">
            <m:rPr>
              <m:nor/>
            </m:rPr>
            <w:rPr>
              <w:color w:val="000000" w:themeColor="text1"/>
              <w:sz w:val="28"/>
              <w:szCs w:val="28"/>
            </w:rPr>
            <m:t>  </m:t>
          </w:del>
        </m:r>
        <m:r>
          <w:del w:id="2821" w:author="mikle" w:date="2025-10-04T12:07:00Z" w16du:dateUtc="2025-10-04T19:07:00Z">
            <m:rPr>
              <m:sty m:val="p"/>
            </m:rPr>
            <w:rPr>
              <w:rFonts w:ascii="Cambria Math" w:hAnsi="Cambria Math"/>
              <w:color w:val="000000" w:themeColor="text1"/>
              <w:sz w:val="28"/>
              <w:szCs w:val="28"/>
            </w:rPr>
            <m:t>atan2</m:t>
          </w:del>
        </m:r>
        <m:r>
          <w:del w:id="2822" w:author="mikle" w:date="2025-10-04T12:07:00Z" w16du:dateUtc="2025-10-04T19:07:00Z">
            <w:rPr>
              <w:rFonts w:ascii="Cambria Math" w:hAnsi="Cambria Math"/>
              <w:color w:val="000000" w:themeColor="text1"/>
              <w:sz w:val="28"/>
              <w:szCs w:val="28"/>
            </w:rPr>
            <m:t>⁡(</m:t>
          </w:del>
        </m:r>
        <m:sSub>
          <m:sSubPr>
            <m:ctrlPr>
              <w:del w:id="2823" w:author="mikle" w:date="2025-10-04T12:07:00Z" w16du:dateUtc="2025-10-04T19:07:00Z">
                <w:rPr>
                  <w:rFonts w:ascii="Cambria Math" w:hAnsi="Cambria Math"/>
                  <w:color w:val="000000" w:themeColor="text1"/>
                  <w:sz w:val="28"/>
                  <w:szCs w:val="28"/>
                </w:rPr>
              </w:del>
            </m:ctrlPr>
          </m:sSubPr>
          <m:e>
            <m:r>
              <w:del w:id="2824" w:author="mikle" w:date="2025-10-04T12:07:00Z" w16du:dateUtc="2025-10-04T19:07:00Z">
                <w:rPr>
                  <w:rFonts w:ascii="Cambria Math" w:hAnsi="Cambria Math"/>
                  <w:color w:val="000000" w:themeColor="text1"/>
                  <w:sz w:val="28"/>
                  <w:szCs w:val="28"/>
                </w:rPr>
                <m:t>d</m:t>
              </w:del>
            </m:r>
          </m:e>
          <m:sub>
            <m:r>
              <w:del w:id="2825" w:author="mikle" w:date="2025-10-04T12:07:00Z" w16du:dateUtc="2025-10-04T19:07:00Z">
                <w:rPr>
                  <w:rFonts w:ascii="Cambria Math" w:hAnsi="Cambria Math"/>
                  <w:color w:val="000000" w:themeColor="text1"/>
                  <w:sz w:val="28"/>
                  <w:szCs w:val="28"/>
                </w:rPr>
                <m:t>y</m:t>
              </w:del>
            </m:r>
          </m:sub>
        </m:sSub>
        <m:r>
          <w:del w:id="2826" w:author="mikle" w:date="2025-10-04T12:07:00Z" w16du:dateUtc="2025-10-04T19:07:00Z">
            <w:rPr>
              <w:rFonts w:ascii="Cambria Math" w:hAnsi="Cambria Math"/>
              <w:color w:val="000000" w:themeColor="text1"/>
              <w:sz w:val="28"/>
              <w:szCs w:val="28"/>
            </w:rPr>
            <m:t>,</m:t>
          </w:del>
        </m:r>
        <m:r>
          <w:del w:id="2827" w:author="mikle" w:date="2025-10-04T12:07:00Z" w16du:dateUtc="2025-10-04T19:07:00Z">
            <m:rPr>
              <m:nor/>
            </m:rPr>
            <w:rPr>
              <w:color w:val="000000" w:themeColor="text1"/>
              <w:sz w:val="28"/>
              <w:szCs w:val="28"/>
            </w:rPr>
            <m:t>  </m:t>
          </w:del>
        </m:r>
        <m:sSub>
          <m:sSubPr>
            <m:ctrlPr>
              <w:del w:id="2828" w:author="mikle" w:date="2025-10-04T12:07:00Z" w16du:dateUtc="2025-10-04T19:07:00Z">
                <w:rPr>
                  <w:rFonts w:ascii="Cambria Math" w:hAnsi="Cambria Math"/>
                  <w:color w:val="000000" w:themeColor="text1"/>
                  <w:sz w:val="28"/>
                  <w:szCs w:val="28"/>
                </w:rPr>
              </w:del>
            </m:ctrlPr>
          </m:sSubPr>
          <m:e>
            <m:r>
              <w:del w:id="2829" w:author="mikle" w:date="2025-10-04T12:07:00Z" w16du:dateUtc="2025-10-04T19:07:00Z">
                <w:rPr>
                  <w:rFonts w:ascii="Cambria Math" w:hAnsi="Cambria Math"/>
                  <w:color w:val="000000" w:themeColor="text1"/>
                  <w:sz w:val="28"/>
                  <w:szCs w:val="28"/>
                </w:rPr>
                <m:t>d</m:t>
              </w:del>
            </m:r>
          </m:e>
          <m:sub>
            <m:r>
              <w:del w:id="2830" w:author="mikle" w:date="2025-10-04T12:07:00Z" w16du:dateUtc="2025-10-04T19:07:00Z">
                <w:rPr>
                  <w:rFonts w:ascii="Cambria Math" w:hAnsi="Cambria Math"/>
                  <w:color w:val="000000" w:themeColor="text1"/>
                  <w:sz w:val="28"/>
                  <w:szCs w:val="28"/>
                </w:rPr>
                <m:t>x</m:t>
              </w:del>
            </m:r>
          </m:sub>
        </m:sSub>
        <m:r>
          <w:del w:id="2831" w:author="mikle" w:date="2025-10-04T12:07:00Z" w16du:dateUtc="2025-10-04T19:07:00Z">
            <w:rPr>
              <w:rFonts w:ascii="Cambria Math" w:hAnsi="Cambria Math"/>
              <w:color w:val="000000" w:themeColor="text1"/>
              <w:sz w:val="28"/>
              <w:szCs w:val="28"/>
            </w:rPr>
            <m:t>)</m:t>
          </w:del>
        </m:r>
        <m:r>
          <w:del w:id="2832" w:author="mikle" w:date="2025-10-04T12:07:00Z" w16du:dateUtc="2025-10-04T19:07:00Z">
            <m:rPr>
              <m:sty m:val="p"/>
            </m:rPr>
            <w:rPr>
              <w:rFonts w:ascii="Cambria Math" w:hAnsi="Cambria Math"/>
              <w:color w:val="000000" w:themeColor="text1"/>
              <w:sz w:val="28"/>
              <w:szCs w:val="28"/>
            </w:rPr>
            <m:t>.</m:t>
          </w:del>
        </m:r>
      </m:oMath>
    </w:p>
    <w:p w14:paraId="0C66C32F" w14:textId="61E8C52A" w:rsidR="00BE51ED" w:rsidRPr="005D13B9" w:rsidDel="00A22B2A" w:rsidRDefault="00BE51ED" w:rsidP="005D13B9">
      <w:pPr>
        <w:pStyle w:val="a8"/>
        <w:spacing w:line="360" w:lineRule="auto"/>
        <w:ind w:firstLine="709"/>
        <w:jc w:val="center"/>
        <w:rPr>
          <w:del w:id="2833" w:author="mikle" w:date="2025-10-04T12:07:00Z" w16du:dateUtc="2025-10-04T19:07:00Z"/>
          <w:color w:val="000000" w:themeColor="text1"/>
          <w:sz w:val="28"/>
          <w:szCs w:val="28"/>
        </w:rPr>
        <w:pPrChange w:id="2834" w:author="mikle" w:date="2025-10-09T20:00:00Z" w16du:dateUtc="2025-10-10T03:00:00Z">
          <w:pPr>
            <w:pStyle w:val="a8"/>
            <w:spacing w:line="360" w:lineRule="auto"/>
            <w:ind w:firstLine="709"/>
            <w:jc w:val="both"/>
          </w:pPr>
        </w:pPrChange>
      </w:pPr>
      <w:del w:id="2835" w:author="mikle" w:date="2025-10-04T12:07:00Z" w16du:dateUtc="2025-10-04T19:07:00Z">
        <w:r w:rsidRPr="005D13B9" w:rsidDel="00A22B2A">
          <w:rPr>
            <w:color w:val="000000" w:themeColor="text1"/>
            <w:sz w:val="28"/>
            <w:szCs w:val="28"/>
          </w:rPr>
          <w:delText>Ошибка курса (с обёрткой в</w:delText>
        </w:r>
        <w:r w:rsidRPr="005D13B9" w:rsidDel="00A22B2A">
          <w:rPr>
            <w:rStyle w:val="apple-converted-space"/>
            <w:color w:val="000000" w:themeColor="text1"/>
            <w:sz w:val="28"/>
            <w:szCs w:val="28"/>
          </w:rPr>
          <w:delText> </w:delText>
        </w:r>
      </w:del>
      <m:oMath>
        <m:r>
          <w:del w:id="2836" w:author="mikle" w:date="2025-10-04T12:07:00Z" w16du:dateUtc="2025-10-04T19:07:00Z">
            <w:rPr>
              <w:rFonts w:ascii="Cambria Math" w:hAnsi="Cambria Math"/>
              <w:color w:val="000000" w:themeColor="text1"/>
              <w:sz w:val="28"/>
              <w:szCs w:val="28"/>
            </w:rPr>
            <m:t>(-π,π]</m:t>
          </w:del>
        </m:r>
      </m:oMath>
      <w:del w:id="2837" w:author="mikle" w:date="2025-10-04T12:07:00Z" w16du:dateUtc="2025-10-04T19:07:00Z">
        <w:r w:rsidRPr="005D13B9" w:rsidDel="00A22B2A">
          <w:rPr>
            <w:color w:val="000000" w:themeColor="text1"/>
            <w:sz w:val="28"/>
            <w:szCs w:val="28"/>
          </w:rPr>
          <w:delText xml:space="preserve">): </w:delText>
        </w:r>
      </w:del>
      <m:oMath>
        <m:sSub>
          <m:sSubPr>
            <m:ctrlPr>
              <w:del w:id="2838" w:author="mikle" w:date="2025-10-04T12:07:00Z" w16du:dateUtc="2025-10-04T19:07:00Z">
                <w:rPr>
                  <w:rFonts w:ascii="Cambria Math" w:hAnsi="Cambria Math"/>
                  <w:color w:val="000000" w:themeColor="text1"/>
                  <w:sz w:val="28"/>
                  <w:szCs w:val="28"/>
                </w:rPr>
              </w:del>
            </m:ctrlPr>
          </m:sSubPr>
          <m:e>
            <m:r>
              <w:del w:id="2839" w:author="mikle" w:date="2025-10-04T12:07:00Z" w16du:dateUtc="2025-10-04T19:07:00Z">
                <w:rPr>
                  <w:rFonts w:ascii="Cambria Math" w:hAnsi="Cambria Math"/>
                  <w:color w:val="000000" w:themeColor="text1"/>
                  <w:sz w:val="28"/>
                  <w:szCs w:val="28"/>
                </w:rPr>
                <m:t>e</m:t>
              </w:del>
            </m:r>
          </m:e>
          <m:sub>
            <m:r>
              <w:del w:id="2840" w:author="mikle" w:date="2025-10-04T12:07:00Z" w16du:dateUtc="2025-10-04T19:07:00Z">
                <w:rPr>
                  <w:rFonts w:ascii="Cambria Math" w:hAnsi="Cambria Math"/>
                  <w:color w:val="000000" w:themeColor="text1"/>
                  <w:sz w:val="28"/>
                  <w:szCs w:val="28"/>
                </w:rPr>
                <m:t>ψ</m:t>
              </w:del>
            </m:r>
          </m:sub>
        </m:sSub>
        <m:r>
          <w:del w:id="2841" w:author="mikle" w:date="2025-10-04T12:07:00Z" w16du:dateUtc="2025-10-04T19:07:00Z">
            <m:rPr>
              <m:nor/>
            </m:rPr>
            <w:rPr>
              <w:color w:val="000000" w:themeColor="text1"/>
              <w:sz w:val="28"/>
              <w:szCs w:val="28"/>
            </w:rPr>
            <m:t>  </m:t>
          </w:del>
        </m:r>
        <m:r>
          <w:del w:id="2842" w:author="mikle" w:date="2025-10-04T12:07:00Z" w16du:dateUtc="2025-10-04T19:07:00Z">
            <w:rPr>
              <w:rFonts w:ascii="Cambria Math" w:hAnsi="Cambria Math"/>
              <w:color w:val="000000" w:themeColor="text1"/>
              <w:sz w:val="28"/>
              <w:szCs w:val="28"/>
            </w:rPr>
            <m:t>=</m:t>
          </w:del>
        </m:r>
        <m:r>
          <w:del w:id="2843" w:author="mikle" w:date="2025-10-04T12:07:00Z" w16du:dateUtc="2025-10-04T19:07:00Z">
            <m:rPr>
              <m:nor/>
            </m:rPr>
            <w:rPr>
              <w:color w:val="000000" w:themeColor="text1"/>
              <w:sz w:val="28"/>
              <w:szCs w:val="28"/>
            </w:rPr>
            <m:t>  </m:t>
          </w:del>
        </m:r>
        <m:r>
          <w:del w:id="2844" w:author="mikle" w:date="2025-10-04T12:07:00Z" w16du:dateUtc="2025-10-04T19:07:00Z">
            <m:rPr>
              <m:sty m:val="p"/>
            </m:rPr>
            <w:rPr>
              <w:rFonts w:ascii="Cambria Math" w:hAnsi="Cambria Math"/>
              <w:color w:val="000000" w:themeColor="text1"/>
              <w:sz w:val="28"/>
              <w:szCs w:val="28"/>
              <w:lang w:val="en-US"/>
            </w:rPr>
            <m:t>wrap</m:t>
          </w:del>
        </m:r>
        <m:r>
          <w:del w:id="2845" w:author="mikle" w:date="2025-10-04T12:07:00Z" w16du:dateUtc="2025-10-04T19:07:00Z">
            <w:rPr>
              <w:rFonts w:ascii="Cambria Math" w:hAnsi="Cambria Math"/>
              <w:color w:val="000000" w:themeColor="text1"/>
              <w:sz w:val="28"/>
              <w:szCs w:val="28"/>
            </w:rPr>
            <m:t>⁡(</m:t>
          </w:del>
        </m:r>
        <m:sSub>
          <m:sSubPr>
            <m:ctrlPr>
              <w:del w:id="2846" w:author="mikle" w:date="2025-10-04T12:07:00Z" w16du:dateUtc="2025-10-04T19:07:00Z">
                <w:rPr>
                  <w:rFonts w:ascii="Cambria Math" w:hAnsi="Cambria Math"/>
                  <w:color w:val="000000" w:themeColor="text1"/>
                  <w:sz w:val="28"/>
                  <w:szCs w:val="28"/>
                </w:rPr>
              </w:del>
            </m:ctrlPr>
          </m:sSubPr>
          <m:e>
            <m:r>
              <w:del w:id="2847" w:author="mikle" w:date="2025-10-04T12:07:00Z" w16du:dateUtc="2025-10-04T19:07:00Z">
                <w:rPr>
                  <w:rFonts w:ascii="Cambria Math" w:hAnsi="Cambria Math"/>
                  <w:color w:val="000000" w:themeColor="text1"/>
                  <w:sz w:val="28"/>
                  <w:szCs w:val="28"/>
                </w:rPr>
                <m:t>ψ</m:t>
              </w:del>
            </m:r>
          </m:e>
          <m:sub>
            <m:r>
              <w:del w:id="2848" w:author="mikle" w:date="2025-10-04T12:07:00Z" w16du:dateUtc="2025-10-04T19:07:00Z">
                <m:rPr>
                  <m:nor/>
                </m:rPr>
                <w:rPr>
                  <w:color w:val="000000" w:themeColor="text1"/>
                  <w:sz w:val="28"/>
                  <w:szCs w:val="28"/>
                  <w:lang w:val="en-US"/>
                </w:rPr>
                <m:t>cmd</m:t>
              </w:del>
            </m:r>
          </m:sub>
        </m:sSub>
        <m:r>
          <w:del w:id="2849" w:author="mikle" w:date="2025-10-04T12:07:00Z" w16du:dateUtc="2025-10-04T19:07:00Z">
            <w:rPr>
              <w:rFonts w:ascii="Cambria Math" w:hAnsi="Cambria Math"/>
              <w:color w:val="000000" w:themeColor="text1"/>
              <w:sz w:val="28"/>
              <w:szCs w:val="28"/>
            </w:rPr>
            <m:t>-ψ)</m:t>
          </w:del>
        </m:r>
        <m:r>
          <w:del w:id="2850" w:author="mikle" w:date="2025-10-04T12:07:00Z" w16du:dateUtc="2025-10-04T19:07:00Z">
            <m:rPr>
              <m:sty m:val="p"/>
            </m:rPr>
            <w:rPr>
              <w:rFonts w:ascii="Cambria Math" w:hAnsi="Cambria Math"/>
              <w:color w:val="000000" w:themeColor="text1"/>
              <w:sz w:val="28"/>
              <w:szCs w:val="28"/>
            </w:rPr>
            <m:t>.</m:t>
          </w:del>
        </m:r>
      </m:oMath>
    </w:p>
    <w:p w14:paraId="00F62436" w14:textId="6F11608E" w:rsidR="00BE51ED" w:rsidRPr="005D13B9" w:rsidDel="00A22B2A" w:rsidRDefault="00BE51ED" w:rsidP="005D13B9">
      <w:pPr>
        <w:pStyle w:val="a8"/>
        <w:spacing w:line="360" w:lineRule="auto"/>
        <w:ind w:firstLine="709"/>
        <w:jc w:val="center"/>
        <w:rPr>
          <w:del w:id="2851" w:author="mikle" w:date="2025-10-04T12:07:00Z" w16du:dateUtc="2025-10-04T19:07:00Z"/>
          <w:color w:val="000000" w:themeColor="text1"/>
          <w:sz w:val="28"/>
          <w:szCs w:val="28"/>
        </w:rPr>
        <w:pPrChange w:id="2852" w:author="mikle" w:date="2025-10-09T20:00:00Z" w16du:dateUtc="2025-10-10T03:00:00Z">
          <w:pPr>
            <w:pStyle w:val="a8"/>
            <w:spacing w:line="360" w:lineRule="auto"/>
            <w:ind w:firstLine="709"/>
            <w:jc w:val="both"/>
          </w:pPr>
        </w:pPrChange>
      </w:pPr>
      <w:del w:id="2853" w:author="mikle" w:date="2025-10-04T12:07:00Z" w16du:dateUtc="2025-10-04T19:07:00Z">
        <w:r w:rsidRPr="005D13B9" w:rsidDel="00A22B2A">
          <w:rPr>
            <w:color w:val="000000" w:themeColor="text1"/>
            <w:sz w:val="28"/>
            <w:szCs w:val="28"/>
          </w:rPr>
          <w:delText>Дальнейшая конкретизация исполнительного контура (P/PD по</w:delText>
        </w:r>
        <w:r w:rsidRPr="005D13B9" w:rsidDel="00A22B2A">
          <w:rPr>
            <w:rStyle w:val="apple-converted-space"/>
            <w:color w:val="000000" w:themeColor="text1"/>
            <w:sz w:val="28"/>
            <w:szCs w:val="28"/>
          </w:rPr>
          <w:delText> </w:delText>
        </w:r>
      </w:del>
      <m:oMath>
        <m:sSub>
          <m:sSubPr>
            <m:ctrlPr>
              <w:del w:id="2854" w:author="mikle" w:date="2025-10-04T12:07:00Z" w16du:dateUtc="2025-10-04T19:07:00Z">
                <w:rPr>
                  <w:rFonts w:ascii="Cambria Math" w:hAnsi="Cambria Math"/>
                  <w:color w:val="000000" w:themeColor="text1"/>
                  <w:sz w:val="28"/>
                  <w:szCs w:val="28"/>
                </w:rPr>
              </w:del>
            </m:ctrlPr>
          </m:sSubPr>
          <m:e>
            <m:r>
              <w:del w:id="2855" w:author="mikle" w:date="2025-10-04T12:07:00Z" w16du:dateUtc="2025-10-04T19:07:00Z">
                <w:rPr>
                  <w:rFonts w:ascii="Cambria Math" w:hAnsi="Cambria Math"/>
                  <w:color w:val="000000" w:themeColor="text1"/>
                  <w:sz w:val="28"/>
                  <w:szCs w:val="28"/>
                </w:rPr>
                <m:t>e</m:t>
              </w:del>
            </m:r>
          </m:e>
          <m:sub>
            <m:r>
              <w:del w:id="2856" w:author="mikle" w:date="2025-10-04T12:07:00Z" w16du:dateUtc="2025-10-04T19:07:00Z">
                <w:rPr>
                  <w:rFonts w:ascii="Cambria Math" w:hAnsi="Cambria Math"/>
                  <w:color w:val="000000" w:themeColor="text1"/>
                  <w:sz w:val="28"/>
                  <w:szCs w:val="28"/>
                </w:rPr>
                <m:t>ψ</m:t>
              </w:del>
            </m:r>
          </m:sub>
        </m:sSub>
      </m:oMath>
      <w:del w:id="2857" w:author="mikle" w:date="2025-10-04T12:07:00Z" w16du:dateUtc="2025-10-04T19:07:00Z">
        <w:r w:rsidRPr="005D13B9" w:rsidDel="00A22B2A">
          <w:rPr>
            <w:color w:val="000000" w:themeColor="text1"/>
            <w:sz w:val="28"/>
            <w:szCs w:val="28"/>
          </w:rPr>
          <w:delText xml:space="preserve">, фильтр привода, насыщения) относится к реализации и не меняет геометрической сути метода: аппарат ориентируется и движется на субточку, которая в конце </w:delText>
        </w:r>
        <w:r w:rsidR="009A4134" w:rsidRPr="005D13B9" w:rsidDel="00A22B2A">
          <w:rPr>
            <w:color w:val="000000" w:themeColor="text1"/>
            <w:sz w:val="28"/>
            <w:szCs w:val="28"/>
          </w:rPr>
          <w:delText>совпадает</w:delText>
        </w:r>
        <w:r w:rsidRPr="005D13B9" w:rsidDel="00A22B2A">
          <w:rPr>
            <w:color w:val="000000" w:themeColor="text1"/>
            <w:sz w:val="28"/>
            <w:szCs w:val="28"/>
          </w:rPr>
          <w:delText xml:space="preserve"> с целью. </w:delText>
        </w:r>
      </w:del>
      <m:oMath>
        <m:r>
          <w:del w:id="2858" w:author="mikle" w:date="2025-10-04T12:07:00Z" w16du:dateUtc="2025-10-04T19:07:00Z">
            <m:rPr>
              <m:nor/>
            </m:rPr>
            <w:rPr>
              <w:color w:val="000000" w:themeColor="text1"/>
              <w:sz w:val="28"/>
              <w:szCs w:val="28"/>
            </w:rPr>
            <m:t xml:space="preserve">Цель считается достигнутой, если </m:t>
          </w:del>
        </m:r>
        <m:r>
          <w:del w:id="2859" w:author="mikle" w:date="2025-10-04T12:07:00Z" w16du:dateUtc="2025-10-04T19:07:00Z">
            <w:rPr>
              <w:rFonts w:ascii="Cambria Math" w:hAnsi="Cambria Math"/>
              <w:color w:val="000000" w:themeColor="text1"/>
              <w:sz w:val="28"/>
              <w:szCs w:val="28"/>
            </w:rPr>
            <m:t>ρ≤</m:t>
          </w:del>
        </m:r>
        <m:sSub>
          <m:sSubPr>
            <m:ctrlPr>
              <w:del w:id="2860" w:author="mikle" w:date="2025-10-04T12:07:00Z" w16du:dateUtc="2025-10-04T19:07:00Z">
                <w:rPr>
                  <w:rFonts w:ascii="Cambria Math" w:hAnsi="Cambria Math"/>
                  <w:color w:val="000000" w:themeColor="text1"/>
                  <w:sz w:val="28"/>
                  <w:szCs w:val="28"/>
                </w:rPr>
              </w:del>
            </m:ctrlPr>
          </m:sSubPr>
          <m:e>
            <m:r>
              <w:del w:id="2861" w:author="mikle" w:date="2025-10-04T12:07:00Z" w16du:dateUtc="2025-10-04T19:07:00Z">
                <w:rPr>
                  <w:rFonts w:ascii="Cambria Math" w:hAnsi="Cambria Math"/>
                  <w:color w:val="000000" w:themeColor="text1"/>
                  <w:sz w:val="28"/>
                  <w:szCs w:val="28"/>
                </w:rPr>
                <m:t>ρ</m:t>
              </w:del>
            </m:r>
          </m:e>
          <m:sub>
            <m:r>
              <w:del w:id="2862" w:author="mikle" w:date="2025-10-04T12:07:00Z" w16du:dateUtc="2025-10-04T19:07:00Z">
                <m:rPr>
                  <m:nor/>
                </m:rPr>
                <w:rPr>
                  <w:color w:val="000000" w:themeColor="text1"/>
                  <w:sz w:val="28"/>
                  <w:szCs w:val="28"/>
                </w:rPr>
                <m:t>hit</m:t>
              </w:del>
            </m:r>
          </m:sub>
        </m:sSub>
        <m:r>
          <w:del w:id="2863" w:author="mikle" w:date="2025-10-04T12:07:00Z" w16du:dateUtc="2025-10-04T19:07:00Z">
            <m:rPr>
              <m:nor/>
            </m:rPr>
            <w:rPr>
              <w:color w:val="000000" w:themeColor="text1"/>
              <w:sz w:val="28"/>
              <w:szCs w:val="28"/>
            </w:rPr>
            <m:t xml:space="preserve"> (при необходимости дополняют </m:t>
          </w:del>
        </m:r>
        <m:r>
          <w:del w:id="2864" w:author="mikle" w:date="2025-10-04T12:07:00Z" w16du:dateUtc="2025-10-04T19:07:00Z">
            <m:rPr>
              <m:sty m:val="p"/>
            </m:rPr>
            <w:rPr>
              <w:rFonts w:ascii="Cambria Math" w:hAnsi="Cambria Math"/>
              <w:color w:val="000000" w:themeColor="text1"/>
              <w:sz w:val="28"/>
              <w:szCs w:val="28"/>
            </w:rPr>
            <m:t>∣</m:t>
          </w:del>
        </m:r>
        <m:sSub>
          <m:sSubPr>
            <m:ctrlPr>
              <w:del w:id="2865" w:author="mikle" w:date="2025-10-04T12:07:00Z" w16du:dateUtc="2025-10-04T19:07:00Z">
                <w:rPr>
                  <w:rFonts w:ascii="Cambria Math" w:hAnsi="Cambria Math"/>
                  <w:color w:val="000000" w:themeColor="text1"/>
                  <w:sz w:val="28"/>
                  <w:szCs w:val="28"/>
                </w:rPr>
              </w:del>
            </m:ctrlPr>
          </m:sSubPr>
          <m:e>
            <m:r>
              <w:del w:id="2866" w:author="mikle" w:date="2025-10-04T12:07:00Z" w16du:dateUtc="2025-10-04T19:07:00Z">
                <w:rPr>
                  <w:rFonts w:ascii="Cambria Math" w:hAnsi="Cambria Math"/>
                  <w:color w:val="000000" w:themeColor="text1"/>
                  <w:sz w:val="28"/>
                  <w:szCs w:val="28"/>
                </w:rPr>
                <m:t>e</m:t>
              </w:del>
            </m:r>
          </m:e>
          <m:sub>
            <m:r>
              <w:del w:id="2867" w:author="mikle" w:date="2025-10-04T12:07:00Z" w16du:dateUtc="2025-10-04T19:07:00Z">
                <w:rPr>
                  <w:rFonts w:ascii="Cambria Math" w:hAnsi="Cambria Math"/>
                  <w:color w:val="000000" w:themeColor="text1"/>
                  <w:sz w:val="28"/>
                  <w:szCs w:val="28"/>
                </w:rPr>
                <m:t>ψ</m:t>
              </w:del>
            </m:r>
          </m:sub>
        </m:sSub>
        <m:r>
          <w:del w:id="2868" w:author="mikle" w:date="2025-10-04T12:07:00Z" w16du:dateUtc="2025-10-04T19:07:00Z">
            <m:rPr>
              <m:sty m:val="p"/>
            </m:rPr>
            <w:rPr>
              <w:rFonts w:ascii="Cambria Math" w:hAnsi="Cambria Math"/>
              <w:color w:val="000000" w:themeColor="text1"/>
              <w:sz w:val="28"/>
              <w:szCs w:val="28"/>
            </w:rPr>
            <m:t>∣</m:t>
          </w:del>
        </m:r>
        <m:r>
          <w:del w:id="2869" w:author="mikle" w:date="2025-10-04T12:07:00Z" w16du:dateUtc="2025-10-04T19:07:00Z">
            <w:rPr>
              <w:rFonts w:ascii="Cambria Math" w:hAnsi="Cambria Math"/>
              <w:color w:val="000000" w:themeColor="text1"/>
              <w:sz w:val="28"/>
              <w:szCs w:val="28"/>
            </w:rPr>
            <m:t>≤</m:t>
          </w:del>
        </m:r>
        <m:sSub>
          <m:sSubPr>
            <m:ctrlPr>
              <w:del w:id="2870" w:author="mikle" w:date="2025-10-04T12:07:00Z" w16du:dateUtc="2025-10-04T19:07:00Z">
                <w:rPr>
                  <w:rFonts w:ascii="Cambria Math" w:hAnsi="Cambria Math"/>
                  <w:color w:val="000000" w:themeColor="text1"/>
                  <w:sz w:val="28"/>
                  <w:szCs w:val="28"/>
                </w:rPr>
              </w:del>
            </m:ctrlPr>
          </m:sSubPr>
          <m:e>
            <m:r>
              <w:del w:id="2871" w:author="mikle" w:date="2025-10-04T12:07:00Z" w16du:dateUtc="2025-10-04T19:07:00Z">
                <m:rPr>
                  <m:sty m:val="p"/>
                </m:rPr>
                <w:rPr>
                  <w:rFonts w:ascii="Cambria Math" w:hAnsi="Cambria Math"/>
                  <w:color w:val="000000" w:themeColor="text1"/>
                  <w:sz w:val="28"/>
                  <w:szCs w:val="28"/>
                </w:rPr>
                <m:t>Ψ</m:t>
              </w:del>
            </m:r>
          </m:e>
          <m:sub>
            <m:r>
              <w:del w:id="2872" w:author="mikle" w:date="2025-10-04T12:07:00Z" w16du:dateUtc="2025-10-04T19:07:00Z">
                <m:rPr>
                  <m:nor/>
                </m:rPr>
                <w:rPr>
                  <w:color w:val="000000" w:themeColor="text1"/>
                  <w:sz w:val="28"/>
                  <w:szCs w:val="28"/>
                </w:rPr>
                <m:t>tol</m:t>
              </w:del>
            </m:r>
          </m:sub>
        </m:sSub>
        <m:r>
          <w:del w:id="2873" w:author="mikle" w:date="2025-10-04T12:07:00Z" w16du:dateUtc="2025-10-04T19:07:00Z">
            <m:rPr>
              <m:nor/>
            </m:rPr>
            <w:rPr>
              <w:color w:val="000000" w:themeColor="text1"/>
              <w:sz w:val="28"/>
              <w:szCs w:val="28"/>
            </w:rPr>
            <m:t>).</m:t>
          </w:del>
        </m:r>
        <w:commentRangeEnd w:id="2707"/>
        <m:r>
          <w:del w:id="2874" w:author="mikle" w:date="2025-10-04T12:07:00Z" w16du:dateUtc="2025-10-04T19:07:00Z">
            <m:rPr>
              <m:sty m:val="p"/>
            </m:rPr>
            <w:rPr>
              <w:rStyle w:val="ae"/>
              <w:rFonts w:ascii="Cambria Math" w:eastAsiaTheme="minorHAnsi" w:hAnsi="Cambria Math"/>
              <w:color w:val="000000" w:themeColor="text1"/>
              <w:kern w:val="2"/>
              <w:sz w:val="28"/>
              <w:szCs w:val="28"/>
              <w:lang w:eastAsia="en-US"/>
              <w14:ligatures w14:val="standardContextual"/>
              <w:rPrChange w:id="2875" w:author="mikle" w:date="2025-10-09T20:00:00Z" w16du:dateUtc="2025-10-10T03:00:00Z">
                <w:rPr>
                  <w:rStyle w:val="ae"/>
                  <w:rFonts w:eastAsiaTheme="minorHAnsi" w:cstheme="minorBidi"/>
                  <w:kern w:val="2"/>
                  <w:lang w:eastAsia="en-US"/>
                  <w14:ligatures w14:val="standardContextual"/>
                </w:rPr>
              </w:rPrChange>
            </w:rPr>
            <w:commentReference w:id="2707"/>
          </w:del>
        </m:r>
      </m:oMath>
    </w:p>
    <w:p w14:paraId="12643F77" w14:textId="3135359A" w:rsidR="00BE51ED" w:rsidRPr="005D13B9" w:rsidDel="00A22B2A" w:rsidRDefault="00BE51ED" w:rsidP="005D13B9">
      <w:pPr>
        <w:spacing w:line="360" w:lineRule="auto"/>
        <w:ind w:firstLine="709"/>
        <w:jc w:val="center"/>
        <w:rPr>
          <w:del w:id="2876" w:author="mikle" w:date="2025-10-04T12:07:00Z" w16du:dateUtc="2025-10-04T19:07:00Z"/>
          <w:color w:val="000000" w:themeColor="text1"/>
          <w:sz w:val="28"/>
          <w:szCs w:val="28"/>
        </w:rPr>
        <w:pPrChange w:id="2877" w:author="mikle" w:date="2025-10-09T20:00:00Z" w16du:dateUtc="2025-10-10T03:00:00Z">
          <w:pPr>
            <w:spacing w:line="360" w:lineRule="auto"/>
            <w:ind w:firstLine="709"/>
            <w:jc w:val="both"/>
          </w:pPr>
        </w:pPrChange>
      </w:pPr>
      <w:commentRangeStart w:id="2878"/>
      <w:del w:id="2879" w:author="mikle" w:date="2025-10-04T12:07:00Z" w16du:dateUtc="2025-10-04T19:07:00Z">
        <w:r w:rsidRPr="005D13B9" w:rsidDel="00A22B2A">
          <w:rPr>
            <w:color w:val="000000" w:themeColor="text1"/>
            <w:sz w:val="28"/>
            <w:szCs w:val="28"/>
          </w:rPr>
          <w:delText>Преимуществами данного метода являются:</w:delText>
        </w:r>
      </w:del>
    </w:p>
    <w:p w14:paraId="5A82D0D3" w14:textId="5D5D668A" w:rsidR="00BE51ED" w:rsidRPr="005D13B9" w:rsidDel="00A22B2A" w:rsidRDefault="00BE51ED" w:rsidP="005D13B9">
      <w:pPr>
        <w:pStyle w:val="a8"/>
        <w:spacing w:line="360" w:lineRule="auto"/>
        <w:ind w:firstLine="709"/>
        <w:jc w:val="center"/>
        <w:rPr>
          <w:del w:id="2880" w:author="mikle" w:date="2025-10-04T12:07:00Z" w16du:dateUtc="2025-10-04T19:07:00Z"/>
          <w:color w:val="000000" w:themeColor="text1"/>
          <w:sz w:val="28"/>
          <w:szCs w:val="28"/>
        </w:rPr>
        <w:pPrChange w:id="2881" w:author="mikle" w:date="2025-10-09T20:00:00Z" w16du:dateUtc="2025-10-10T03:00:00Z">
          <w:pPr>
            <w:pStyle w:val="a8"/>
            <w:numPr>
              <w:ilvl w:val="2"/>
              <w:numId w:val="8"/>
            </w:numPr>
            <w:spacing w:line="360" w:lineRule="auto"/>
            <w:ind w:left="1069" w:firstLine="709"/>
            <w:jc w:val="both"/>
          </w:pPr>
        </w:pPrChange>
      </w:pPr>
      <w:del w:id="2882" w:author="mikle" w:date="2025-10-04T12:07:00Z" w16du:dateUtc="2025-10-04T19:07:00Z">
        <w:r w:rsidRPr="005D13B9" w:rsidDel="00A22B2A">
          <w:rPr>
            <w:rStyle w:val="ac"/>
            <w:color w:val="000000" w:themeColor="text1"/>
            <w:sz w:val="28"/>
            <w:szCs w:val="28"/>
          </w:rPr>
          <w:delText>Вход с нужным курсом</w:delText>
        </w:r>
        <w:r w:rsidR="009A4134" w:rsidRPr="005D13B9" w:rsidDel="00A22B2A">
          <w:rPr>
            <w:rStyle w:val="ac"/>
            <w:color w:val="000000" w:themeColor="text1"/>
            <w:sz w:val="28"/>
            <w:szCs w:val="28"/>
          </w:rPr>
          <w:delText xml:space="preserve">: </w:delText>
        </w:r>
        <w:r w:rsidR="009A4134" w:rsidRPr="005D13B9" w:rsidDel="00A22B2A">
          <w:rPr>
            <w:color w:val="000000" w:themeColor="text1"/>
            <w:sz w:val="28"/>
            <w:szCs w:val="28"/>
          </w:rPr>
          <w:delText>т</w:delText>
        </w:r>
        <w:r w:rsidRPr="005D13B9" w:rsidDel="00A22B2A">
          <w:rPr>
            <w:color w:val="000000" w:themeColor="text1"/>
            <w:sz w:val="28"/>
            <w:szCs w:val="28"/>
          </w:rPr>
          <w:delText>ак как</w:delText>
        </w:r>
        <w:r w:rsidRPr="005D13B9" w:rsidDel="00A22B2A">
          <w:rPr>
            <w:rStyle w:val="apple-converted-space"/>
            <w:color w:val="000000" w:themeColor="text1"/>
            <w:sz w:val="28"/>
            <w:szCs w:val="28"/>
          </w:rPr>
          <w:delText> </w:delText>
        </w:r>
      </w:del>
      <m:oMath>
        <m:sSub>
          <m:sSubPr>
            <m:ctrlPr>
              <w:del w:id="2883" w:author="mikle" w:date="2025-10-04T12:07:00Z" w16du:dateUtc="2025-10-04T19:07:00Z">
                <w:rPr>
                  <w:rFonts w:ascii="Cambria Math" w:hAnsi="Cambria Math"/>
                  <w:color w:val="000000" w:themeColor="text1"/>
                  <w:sz w:val="28"/>
                  <w:szCs w:val="28"/>
                </w:rPr>
              </w:del>
            </m:ctrlPr>
          </m:sSubPr>
          <m:e>
            <m:r>
              <w:del w:id="2884" w:author="mikle" w:date="2025-10-04T12:07:00Z" w16du:dateUtc="2025-10-04T19:07:00Z">
                <m:rPr>
                  <m:sty m:val="b"/>
                </m:rPr>
                <w:rPr>
                  <w:rFonts w:ascii="Cambria Math" w:hAnsi="Cambria Math"/>
                  <w:color w:val="000000" w:themeColor="text1"/>
                  <w:sz w:val="28"/>
                  <w:szCs w:val="28"/>
                </w:rPr>
                <m:t>r</m:t>
              </w:del>
            </m:r>
          </m:e>
          <m:sub>
            <m:r>
              <w:del w:id="2885" w:author="mikle" w:date="2025-10-04T12:07:00Z" w16du:dateUtc="2025-10-04T19:07:00Z">
                <w:rPr>
                  <w:rFonts w:ascii="Cambria Math" w:hAnsi="Cambria Math"/>
                  <w:color w:val="000000" w:themeColor="text1"/>
                  <w:sz w:val="28"/>
                  <w:szCs w:val="28"/>
                </w:rPr>
                <m:t>s</m:t>
              </w:del>
            </m:r>
          </m:sub>
        </m:sSub>
      </m:oMath>
      <w:del w:id="2886" w:author="mikle" w:date="2025-10-04T12:07:00Z" w16du:dateUtc="2025-10-04T19:07:00Z">
        <w:r w:rsidRPr="005D13B9" w:rsidDel="00A22B2A">
          <w:rPr>
            <w:rStyle w:val="apple-converted-space"/>
            <w:color w:val="000000" w:themeColor="text1"/>
            <w:sz w:val="28"/>
            <w:szCs w:val="28"/>
          </w:rPr>
          <w:delText> </w:delText>
        </w:r>
        <w:r w:rsidRPr="005D13B9" w:rsidDel="00A22B2A">
          <w:rPr>
            <w:color w:val="000000" w:themeColor="text1"/>
            <w:sz w:val="28"/>
            <w:szCs w:val="28"/>
          </w:rPr>
          <w:delText>лежит на прямой, коллинеарной</w:delText>
        </w:r>
        <w:r w:rsidRPr="005D13B9" w:rsidDel="00A22B2A">
          <w:rPr>
            <w:rStyle w:val="apple-converted-space"/>
            <w:color w:val="000000" w:themeColor="text1"/>
            <w:sz w:val="28"/>
            <w:szCs w:val="28"/>
          </w:rPr>
          <w:delText> </w:delText>
        </w:r>
      </w:del>
      <m:oMath>
        <m:sSub>
          <m:sSubPr>
            <m:ctrlPr>
              <w:del w:id="2887" w:author="mikle" w:date="2025-10-04T12:07:00Z" w16du:dateUtc="2025-10-04T19:07:00Z">
                <w:rPr>
                  <w:rFonts w:ascii="Cambria Math" w:hAnsi="Cambria Math"/>
                  <w:color w:val="000000" w:themeColor="text1"/>
                  <w:sz w:val="28"/>
                  <w:szCs w:val="28"/>
                </w:rPr>
              </w:del>
            </m:ctrlPr>
          </m:sSubPr>
          <m:e>
            <m:acc>
              <m:accPr>
                <m:ctrlPr>
                  <w:del w:id="2888" w:author="mikle" w:date="2025-10-04T12:07:00Z" w16du:dateUtc="2025-10-04T19:07:00Z">
                    <w:rPr>
                      <w:rFonts w:ascii="Cambria Math" w:hAnsi="Cambria Math"/>
                      <w:color w:val="000000" w:themeColor="text1"/>
                      <w:sz w:val="28"/>
                      <w:szCs w:val="28"/>
                    </w:rPr>
                  </w:del>
                </m:ctrlPr>
              </m:accPr>
              <m:e>
                <m:r>
                  <w:del w:id="2889" w:author="mikle" w:date="2025-10-04T12:07:00Z" w16du:dateUtc="2025-10-04T19:07:00Z">
                    <m:rPr>
                      <m:sty m:val="b"/>
                    </m:rPr>
                    <w:rPr>
                      <w:rFonts w:ascii="Cambria Math" w:hAnsi="Cambria Math"/>
                      <w:color w:val="000000" w:themeColor="text1"/>
                      <w:sz w:val="28"/>
                      <w:szCs w:val="28"/>
                    </w:rPr>
                    <m:t>t</m:t>
                  </w:del>
                </m:r>
              </m:e>
            </m:acc>
          </m:e>
          <m:sub>
            <m:r>
              <w:del w:id="2890" w:author="mikle" w:date="2025-10-04T12:07:00Z" w16du:dateUtc="2025-10-04T19:07:00Z">
                <m:rPr>
                  <m:nor/>
                </m:rPr>
                <w:rPr>
                  <w:color w:val="000000" w:themeColor="text1"/>
                  <w:sz w:val="28"/>
                  <w:szCs w:val="28"/>
                </w:rPr>
                <m:t>app</m:t>
              </w:del>
            </m:r>
          </m:sub>
        </m:sSub>
      </m:oMath>
      <w:del w:id="2891" w:author="mikle" w:date="2025-10-04T12:07:00Z" w16du:dateUtc="2025-10-04T19:07:00Z">
        <w:r w:rsidRPr="005D13B9" w:rsidDel="00A22B2A">
          <w:rPr>
            <w:color w:val="000000" w:themeColor="text1"/>
            <w:sz w:val="28"/>
            <w:szCs w:val="28"/>
          </w:rPr>
          <w:delText>, при</w:delText>
        </w:r>
        <w:r w:rsidRPr="005D13B9" w:rsidDel="00A22B2A">
          <w:rPr>
            <w:rStyle w:val="apple-converted-space"/>
            <w:color w:val="000000" w:themeColor="text1"/>
            <w:sz w:val="28"/>
            <w:szCs w:val="28"/>
          </w:rPr>
          <w:delText> </w:delText>
        </w:r>
      </w:del>
      <m:oMath>
        <m:sSub>
          <m:sSubPr>
            <m:ctrlPr>
              <w:del w:id="2892" w:author="mikle" w:date="2025-10-04T12:07:00Z" w16du:dateUtc="2025-10-04T19:07:00Z">
                <w:rPr>
                  <w:rFonts w:ascii="Cambria Math" w:hAnsi="Cambria Math"/>
                  <w:color w:val="000000" w:themeColor="text1"/>
                  <w:sz w:val="28"/>
                  <w:szCs w:val="28"/>
                </w:rPr>
              </w:del>
            </m:ctrlPr>
          </m:sSubPr>
          <m:e>
            <m:r>
              <w:del w:id="2893" w:author="mikle" w:date="2025-10-04T12:07:00Z" w16du:dateUtc="2025-10-04T19:07:00Z">
                <w:rPr>
                  <w:rFonts w:ascii="Cambria Math" w:hAnsi="Cambria Math"/>
                  <w:color w:val="000000" w:themeColor="text1"/>
                  <w:sz w:val="28"/>
                  <w:szCs w:val="28"/>
                </w:rPr>
                <m:t>L</m:t>
              </w:del>
            </m:r>
          </m:e>
          <m:sub>
            <m:r>
              <w:del w:id="2894" w:author="mikle" w:date="2025-10-04T12:07:00Z" w16du:dateUtc="2025-10-04T19:07:00Z">
                <m:rPr>
                  <m:nor/>
                </m:rPr>
                <w:rPr>
                  <w:color w:val="000000" w:themeColor="text1"/>
                  <w:sz w:val="28"/>
                  <w:szCs w:val="28"/>
                </w:rPr>
                <m:t>eff</m:t>
              </w:del>
            </m:r>
          </m:sub>
        </m:sSub>
        <m:r>
          <w:del w:id="2895" w:author="mikle" w:date="2025-10-04T12:07:00Z" w16du:dateUtc="2025-10-04T19:07:00Z">
            <w:rPr>
              <w:rFonts w:ascii="Cambria Math" w:hAnsi="Cambria Math"/>
              <w:color w:val="000000" w:themeColor="text1"/>
              <w:sz w:val="28"/>
              <w:szCs w:val="28"/>
            </w:rPr>
            <m:t>→0</m:t>
          </w:del>
        </m:r>
      </m:oMath>
      <w:del w:id="2896" w:author="mikle" w:date="2025-10-04T12:07:00Z" w16du:dateUtc="2025-10-04T19:07:00Z">
        <w:r w:rsidRPr="005D13B9" w:rsidDel="00A22B2A">
          <w:rPr>
            <w:rStyle w:val="apple-converted-space"/>
            <w:color w:val="000000" w:themeColor="text1"/>
            <w:sz w:val="28"/>
            <w:szCs w:val="28"/>
          </w:rPr>
          <w:delText> </w:delText>
        </w:r>
        <w:r w:rsidRPr="005D13B9" w:rsidDel="00A22B2A">
          <w:rPr>
            <w:color w:val="000000" w:themeColor="text1"/>
            <w:sz w:val="28"/>
            <w:szCs w:val="28"/>
          </w:rPr>
          <w:delText>вход происходит с</w:delText>
        </w:r>
        <w:r w:rsidRPr="005D13B9" w:rsidDel="00A22B2A">
          <w:rPr>
            <w:rStyle w:val="apple-converted-space"/>
            <w:color w:val="000000" w:themeColor="text1"/>
            <w:sz w:val="28"/>
            <w:szCs w:val="28"/>
          </w:rPr>
          <w:delText> </w:delText>
        </w:r>
      </w:del>
      <m:oMath>
        <m:r>
          <w:del w:id="2897" w:author="mikle" w:date="2025-10-04T12:07:00Z" w16du:dateUtc="2025-10-04T19:07:00Z">
            <w:rPr>
              <w:rFonts w:ascii="Cambria Math" w:hAnsi="Cambria Math"/>
              <w:color w:val="000000" w:themeColor="text1"/>
              <w:sz w:val="28"/>
              <w:szCs w:val="28"/>
            </w:rPr>
            <m:t>ψ≈</m:t>
          </w:del>
        </m:r>
        <m:sSub>
          <m:sSubPr>
            <m:ctrlPr>
              <w:del w:id="2898" w:author="mikle" w:date="2025-10-04T12:07:00Z" w16du:dateUtc="2025-10-04T19:07:00Z">
                <w:rPr>
                  <w:rFonts w:ascii="Cambria Math" w:hAnsi="Cambria Math"/>
                  <w:color w:val="000000" w:themeColor="text1"/>
                  <w:sz w:val="28"/>
                  <w:szCs w:val="28"/>
                </w:rPr>
              </w:del>
            </m:ctrlPr>
          </m:sSubPr>
          <m:e>
            <m:r>
              <w:del w:id="2899" w:author="mikle" w:date="2025-10-04T12:07:00Z" w16du:dateUtc="2025-10-04T19:07:00Z">
                <w:rPr>
                  <w:rFonts w:ascii="Cambria Math" w:hAnsi="Cambria Math"/>
                  <w:color w:val="000000" w:themeColor="text1"/>
                  <w:sz w:val="28"/>
                  <w:szCs w:val="28"/>
                </w:rPr>
                <m:t>φ</m:t>
              </w:del>
            </m:r>
          </m:e>
          <m:sub>
            <m:r>
              <w:del w:id="2900" w:author="mikle" w:date="2025-10-04T12:07:00Z" w16du:dateUtc="2025-10-04T19:07:00Z">
                <m:rPr>
                  <m:nor/>
                </m:rPr>
                <w:rPr>
                  <w:color w:val="000000" w:themeColor="text1"/>
                  <w:sz w:val="28"/>
                  <w:szCs w:val="28"/>
                </w:rPr>
                <m:t>app</m:t>
              </w:del>
            </m:r>
          </m:sub>
        </m:sSub>
      </m:oMath>
      <w:del w:id="2901" w:author="mikle" w:date="2025-10-04T12:07:00Z" w16du:dateUtc="2025-10-04T19:07:00Z">
        <w:r w:rsidRPr="005D13B9" w:rsidDel="00A22B2A">
          <w:rPr>
            <w:color w:val="000000" w:themeColor="text1"/>
            <w:sz w:val="28"/>
            <w:szCs w:val="28"/>
          </w:rPr>
          <w:delText>.</w:delText>
        </w:r>
      </w:del>
    </w:p>
    <w:p w14:paraId="67922436" w14:textId="19E51901" w:rsidR="00BE51ED" w:rsidRPr="005D13B9" w:rsidDel="00A22B2A" w:rsidRDefault="009A4134" w:rsidP="005D13B9">
      <w:pPr>
        <w:pStyle w:val="a8"/>
        <w:spacing w:line="360" w:lineRule="auto"/>
        <w:ind w:firstLine="709"/>
        <w:jc w:val="center"/>
        <w:rPr>
          <w:del w:id="2902" w:author="mikle" w:date="2025-10-04T12:07:00Z" w16du:dateUtc="2025-10-04T19:07:00Z"/>
          <w:color w:val="000000" w:themeColor="text1"/>
          <w:sz w:val="28"/>
          <w:szCs w:val="28"/>
        </w:rPr>
        <w:pPrChange w:id="2903" w:author="mikle" w:date="2025-10-09T20:00:00Z" w16du:dateUtc="2025-10-10T03:00:00Z">
          <w:pPr>
            <w:pStyle w:val="a8"/>
            <w:numPr>
              <w:ilvl w:val="2"/>
              <w:numId w:val="8"/>
            </w:numPr>
            <w:spacing w:line="360" w:lineRule="auto"/>
            <w:ind w:left="1069" w:firstLine="709"/>
            <w:jc w:val="both"/>
          </w:pPr>
        </w:pPrChange>
      </w:pPr>
      <w:del w:id="2904" w:author="mikle" w:date="2025-10-04T12:07:00Z" w16du:dateUtc="2025-10-04T19:07:00Z">
        <w:r w:rsidRPr="005D13B9" w:rsidDel="00A22B2A">
          <w:rPr>
            <w:rStyle w:val="ac"/>
            <w:color w:val="000000" w:themeColor="text1"/>
            <w:sz w:val="28"/>
            <w:szCs w:val="28"/>
          </w:rPr>
          <w:delText xml:space="preserve">Отсутствие разворотов и резких поворотов вблизи цели: </w:delText>
        </w:r>
        <w:r w:rsidRPr="005D13B9" w:rsidDel="00A22B2A">
          <w:rPr>
            <w:color w:val="000000" w:themeColor="text1"/>
            <w:sz w:val="28"/>
            <w:szCs w:val="28"/>
          </w:rPr>
          <w:delText>н</w:delText>
        </w:r>
        <w:r w:rsidR="00BE51ED" w:rsidRPr="005D13B9" w:rsidDel="00A22B2A">
          <w:rPr>
            <w:color w:val="000000" w:themeColor="text1"/>
            <w:sz w:val="28"/>
            <w:szCs w:val="28"/>
          </w:rPr>
          <w:delText xml:space="preserve">енулевое упреждение </w:delText>
        </w:r>
        <w:r w:rsidRPr="005D13B9" w:rsidDel="00A22B2A">
          <w:rPr>
            <w:color w:val="000000" w:themeColor="text1"/>
            <w:sz w:val="28"/>
            <w:szCs w:val="28"/>
          </w:rPr>
          <w:delText>позволяет избегать резких изменений курса при приближении к цели и защищает систему от необходимости совершать движение в форме петли для точного попадания в координаты следующей точки траектории, что характерно для методов прямого наведения</w:delText>
        </w:r>
        <w:r w:rsidR="00BE51ED" w:rsidRPr="005D13B9" w:rsidDel="00A22B2A">
          <w:rPr>
            <w:color w:val="000000" w:themeColor="text1"/>
            <w:sz w:val="28"/>
            <w:szCs w:val="28"/>
          </w:rPr>
          <w:delText>.</w:delText>
        </w:r>
      </w:del>
    </w:p>
    <w:p w14:paraId="3E59FFA3" w14:textId="2E3AB962" w:rsidR="009A4134" w:rsidRPr="005D13B9" w:rsidRDefault="00BE51ED" w:rsidP="005D13B9">
      <w:pPr>
        <w:pStyle w:val="a8"/>
        <w:spacing w:line="360" w:lineRule="auto"/>
        <w:ind w:firstLine="709"/>
        <w:jc w:val="center"/>
        <w:rPr>
          <w:color w:val="000000" w:themeColor="text1"/>
          <w:sz w:val="28"/>
          <w:szCs w:val="28"/>
        </w:rPr>
        <w:pPrChange w:id="2905" w:author="mikle" w:date="2025-10-09T20:00:00Z" w16du:dateUtc="2025-10-10T03:00:00Z">
          <w:pPr>
            <w:pStyle w:val="a8"/>
            <w:numPr>
              <w:numId w:val="7"/>
            </w:numPr>
            <w:tabs>
              <w:tab w:val="num" w:pos="720"/>
            </w:tabs>
            <w:spacing w:line="360" w:lineRule="auto"/>
            <w:ind w:left="720" w:firstLine="709"/>
            <w:jc w:val="both"/>
          </w:pPr>
        </w:pPrChange>
      </w:pPr>
      <w:del w:id="2906" w:author="mikle" w:date="2025-10-04T12:07:00Z" w16du:dateUtc="2025-10-04T19:07:00Z">
        <w:r w:rsidRPr="005D13B9" w:rsidDel="00A22B2A">
          <w:rPr>
            <w:rStyle w:val="ac"/>
            <w:color w:val="000000" w:themeColor="text1"/>
            <w:sz w:val="28"/>
            <w:szCs w:val="28"/>
          </w:rPr>
          <w:delText>Непрерывность команд</w:delText>
        </w:r>
        <w:r w:rsidR="009A4134" w:rsidRPr="005D13B9" w:rsidDel="00A22B2A">
          <w:rPr>
            <w:rStyle w:val="ac"/>
            <w:color w:val="000000" w:themeColor="text1"/>
            <w:sz w:val="28"/>
            <w:szCs w:val="28"/>
          </w:rPr>
          <w:delText xml:space="preserve">: </w:delText>
        </w:r>
        <w:r w:rsidR="009A4134" w:rsidRPr="005D13B9" w:rsidDel="00A22B2A">
          <w:rPr>
            <w:color w:val="000000" w:themeColor="text1"/>
            <w:sz w:val="28"/>
            <w:szCs w:val="28"/>
          </w:rPr>
          <w:delText>з</w:delText>
        </w:r>
        <w:r w:rsidRPr="005D13B9" w:rsidDel="00A22B2A">
          <w:rPr>
            <w:color w:val="000000" w:themeColor="text1"/>
            <w:sz w:val="28"/>
            <w:szCs w:val="28"/>
          </w:rPr>
          <w:delText>атухание</w:delText>
        </w:r>
        <w:r w:rsidRPr="005D13B9" w:rsidDel="00A22B2A">
          <w:rPr>
            <w:rStyle w:val="apple-converted-space"/>
            <w:color w:val="000000" w:themeColor="text1"/>
            <w:sz w:val="28"/>
            <w:szCs w:val="28"/>
          </w:rPr>
          <w:delText> </w:delText>
        </w:r>
      </w:del>
      <m:oMath>
        <m:sSub>
          <m:sSubPr>
            <m:ctrlPr>
              <w:del w:id="2907" w:author="mikle" w:date="2025-10-04T12:07:00Z" w16du:dateUtc="2025-10-04T19:07:00Z">
                <w:rPr>
                  <w:rFonts w:ascii="Cambria Math" w:hAnsi="Cambria Math"/>
                  <w:color w:val="000000" w:themeColor="text1"/>
                  <w:sz w:val="28"/>
                  <w:szCs w:val="28"/>
                </w:rPr>
              </w:del>
            </m:ctrlPr>
          </m:sSubPr>
          <m:e>
            <m:r>
              <w:del w:id="2908" w:author="mikle" w:date="2025-10-04T12:07:00Z" w16du:dateUtc="2025-10-04T19:07:00Z">
                <w:rPr>
                  <w:rFonts w:ascii="Cambria Math" w:hAnsi="Cambria Math"/>
                  <w:color w:val="000000" w:themeColor="text1"/>
                  <w:sz w:val="28"/>
                  <w:szCs w:val="28"/>
                </w:rPr>
                <m:t>L</m:t>
              </w:del>
            </m:r>
          </m:e>
          <m:sub>
            <m:r>
              <w:del w:id="2909" w:author="mikle" w:date="2025-10-04T12:07:00Z" w16du:dateUtc="2025-10-04T19:07:00Z">
                <m:rPr>
                  <m:nor/>
                </m:rPr>
                <w:rPr>
                  <w:color w:val="000000" w:themeColor="text1"/>
                  <w:sz w:val="28"/>
                  <w:szCs w:val="28"/>
                </w:rPr>
                <m:t>eff</m:t>
              </w:del>
            </m:r>
          </m:sub>
        </m:sSub>
      </m:oMath>
      <w:del w:id="2910" w:author="mikle" w:date="2025-10-04T12:07:00Z" w16du:dateUtc="2025-10-04T19:07:00Z">
        <w:r w:rsidRPr="005D13B9" w:rsidDel="00A22B2A">
          <w:rPr>
            <w:rStyle w:val="apple-converted-space"/>
            <w:color w:val="000000" w:themeColor="text1"/>
            <w:sz w:val="28"/>
            <w:szCs w:val="28"/>
          </w:rPr>
          <w:delText> </w:delText>
        </w:r>
        <w:r w:rsidRPr="005D13B9" w:rsidDel="00A22B2A">
          <w:rPr>
            <w:color w:val="000000" w:themeColor="text1"/>
            <w:sz w:val="28"/>
            <w:szCs w:val="28"/>
          </w:rPr>
          <w:delText>обеспечивает плавное поле направлений и отсутствие скачков</w:delText>
        </w:r>
        <w:r w:rsidRPr="005D13B9" w:rsidDel="00A22B2A">
          <w:rPr>
            <w:rStyle w:val="apple-converted-space"/>
            <w:color w:val="000000" w:themeColor="text1"/>
            <w:sz w:val="28"/>
            <w:szCs w:val="28"/>
          </w:rPr>
          <w:delText> </w:delText>
        </w:r>
      </w:del>
      <m:oMath>
        <m:sSub>
          <m:sSubPr>
            <m:ctrlPr>
              <w:del w:id="2911" w:author="mikle" w:date="2025-10-04T12:07:00Z" w16du:dateUtc="2025-10-04T19:07:00Z">
                <w:rPr>
                  <w:rFonts w:ascii="Cambria Math" w:hAnsi="Cambria Math"/>
                  <w:color w:val="000000" w:themeColor="text1"/>
                  <w:sz w:val="28"/>
                  <w:szCs w:val="28"/>
                </w:rPr>
              </w:del>
            </m:ctrlPr>
          </m:sSubPr>
          <m:e>
            <m:r>
              <w:del w:id="2912" w:author="mikle" w:date="2025-10-04T12:07:00Z" w16du:dateUtc="2025-10-04T19:07:00Z">
                <w:rPr>
                  <w:rFonts w:ascii="Cambria Math" w:hAnsi="Cambria Math"/>
                  <w:color w:val="000000" w:themeColor="text1"/>
                  <w:sz w:val="28"/>
                  <w:szCs w:val="28"/>
                </w:rPr>
                <m:t>ψ</m:t>
              </w:del>
            </m:r>
          </m:e>
          <m:sub>
            <m:r>
              <w:del w:id="2913" w:author="mikle" w:date="2025-10-04T12:07:00Z" w16du:dateUtc="2025-10-04T19:07:00Z">
                <m:rPr>
                  <m:nor/>
                </m:rPr>
                <w:rPr>
                  <w:color w:val="000000" w:themeColor="text1"/>
                  <w:sz w:val="28"/>
                  <w:szCs w:val="28"/>
                </w:rPr>
                <m:t>cmd</m:t>
              </w:del>
            </m:r>
          </m:sub>
        </m:sSub>
      </m:oMath>
      <w:del w:id="2914" w:author="mikle" w:date="2025-10-04T12:07:00Z" w16du:dateUtc="2025-10-04T19:07:00Z">
        <w:r w:rsidRPr="005D13B9" w:rsidDel="00A22B2A">
          <w:rPr>
            <w:rStyle w:val="apple-converted-space"/>
            <w:color w:val="000000" w:themeColor="text1"/>
            <w:sz w:val="28"/>
            <w:szCs w:val="28"/>
          </w:rPr>
          <w:delText> </w:delText>
        </w:r>
        <w:r w:rsidRPr="005D13B9" w:rsidDel="00A22B2A">
          <w:rPr>
            <w:color w:val="000000" w:themeColor="text1"/>
            <w:sz w:val="28"/>
            <w:szCs w:val="28"/>
          </w:rPr>
          <w:delText>в финале.</w:delText>
        </w:r>
        <w:r w:rsidRPr="005D13B9" w:rsidDel="00A22B2A">
          <w:rPr>
            <w:color w:val="000000" w:themeColor="text1"/>
            <w:sz w:val="28"/>
            <w:szCs w:val="28"/>
          </w:rPr>
          <w:br/>
        </w:r>
      </w:del>
      <w:commentRangeEnd w:id="2878"/>
      <w:r w:rsidR="001E1313" w:rsidRPr="005D13B9">
        <w:rPr>
          <w:rStyle w:val="ae"/>
          <w:rFonts w:eastAsiaTheme="minorHAnsi"/>
          <w:color w:val="000000" w:themeColor="text1"/>
          <w:kern w:val="2"/>
          <w:sz w:val="28"/>
          <w:szCs w:val="28"/>
          <w:lang w:eastAsia="en-US"/>
          <w14:ligatures w14:val="standardContextual"/>
          <w:rPrChange w:id="2915" w:author="mikle" w:date="2025-10-09T20:00:00Z" w16du:dateUtc="2025-10-10T03:00:00Z">
            <w:rPr>
              <w:rStyle w:val="ae"/>
              <w:rFonts w:eastAsiaTheme="minorHAnsi" w:cstheme="minorBidi"/>
              <w:kern w:val="2"/>
              <w:lang w:eastAsia="en-US"/>
              <w14:ligatures w14:val="standardContextual"/>
            </w:rPr>
          </w:rPrChange>
        </w:rPr>
        <w:commentReference w:id="2878"/>
      </w:r>
    </w:p>
    <w:p w14:paraId="07288646" w14:textId="1865AD6F" w:rsidR="009A4134" w:rsidRPr="005D13B9" w:rsidRDefault="009A4134" w:rsidP="005D13B9">
      <w:pPr>
        <w:pStyle w:val="a8"/>
        <w:spacing w:line="360" w:lineRule="auto"/>
        <w:ind w:firstLine="709"/>
        <w:jc w:val="both"/>
        <w:rPr>
          <w:color w:val="000000" w:themeColor="text1"/>
          <w:sz w:val="28"/>
          <w:szCs w:val="28"/>
        </w:rPr>
      </w:pPr>
      <w:r w:rsidRPr="005D13B9">
        <w:rPr>
          <w:color w:val="000000" w:themeColor="text1"/>
          <w:sz w:val="28"/>
          <w:szCs w:val="28"/>
        </w:rPr>
        <w:t xml:space="preserve">Для применения метода на практике есть ряд требований и ограничений, без соблюдения которых вывести аппарат в требуемую точку траектории будет невозможно, или же вывод будет сопровождаться резкими скачками управляющего сигнала, которые мы должны избежать. Необходимо соблюсти следующие </w:t>
      </w:r>
      <w:r w:rsidR="005A7D36" w:rsidRPr="005D13B9">
        <w:rPr>
          <w:color w:val="000000" w:themeColor="text1"/>
          <w:sz w:val="28"/>
          <w:szCs w:val="28"/>
        </w:rPr>
        <w:t>правила:</w:t>
      </w:r>
    </w:p>
    <w:p w14:paraId="1ECFC129" w14:textId="774EA684" w:rsidR="00BE51ED" w:rsidRPr="005D13B9" w:rsidRDefault="005A7D36" w:rsidP="00DF467A">
      <w:pPr>
        <w:pStyle w:val="a8"/>
        <w:numPr>
          <w:ilvl w:val="1"/>
          <w:numId w:val="11"/>
        </w:numPr>
        <w:spacing w:line="360" w:lineRule="auto"/>
        <w:ind w:left="0" w:firstLine="709"/>
        <w:jc w:val="both"/>
        <w:rPr>
          <w:color w:val="000000" w:themeColor="text1"/>
          <w:sz w:val="28"/>
          <w:szCs w:val="28"/>
        </w:rPr>
        <w:pPrChange w:id="2916" w:author="mikle" w:date="2025-10-09T20:04:00Z" w16du:dateUtc="2025-10-10T03:04:00Z">
          <w:pPr>
            <w:pStyle w:val="a8"/>
            <w:numPr>
              <w:ilvl w:val="1"/>
              <w:numId w:val="11"/>
            </w:numPr>
            <w:spacing w:line="360" w:lineRule="auto"/>
            <w:ind w:left="1429" w:firstLine="709"/>
            <w:jc w:val="both"/>
          </w:pPr>
        </w:pPrChange>
      </w:pPr>
      <w:r w:rsidRPr="005D13B9">
        <w:rPr>
          <w:color w:val="000000" w:themeColor="text1"/>
          <w:sz w:val="28"/>
          <w:szCs w:val="28"/>
        </w:rPr>
        <w:t>Необходимо выбрать</w:t>
      </w:r>
      <w:r w:rsidR="00BE51ED" w:rsidRPr="005D13B9">
        <w:rPr>
          <w:rStyle w:val="apple-converted-space"/>
          <w:color w:val="000000" w:themeColor="text1"/>
          <w:sz w:val="28"/>
          <w:szCs w:val="28"/>
        </w:rPr>
        <w:t> </w:t>
      </w:r>
      <m:oMath>
        <m:r>
          <w:rPr>
            <w:rFonts w:ascii="Cambria Math" w:hAnsi="Cambria Math"/>
            <w:color w:val="000000" w:themeColor="text1"/>
            <w:sz w:val="28"/>
            <w:szCs w:val="28"/>
          </w:rPr>
          <m:t>L</m:t>
        </m:r>
      </m:oMath>
      <w:r w:rsidR="00BE51ED" w:rsidRPr="005D13B9">
        <w:rPr>
          <w:rStyle w:val="apple-converted-space"/>
          <w:color w:val="000000" w:themeColor="text1"/>
          <w:sz w:val="28"/>
          <w:szCs w:val="28"/>
        </w:rPr>
        <w:t> </w:t>
      </w:r>
      <w:r w:rsidR="00BE51ED" w:rsidRPr="005D13B9">
        <w:rPr>
          <w:color w:val="000000" w:themeColor="text1"/>
          <w:sz w:val="28"/>
          <w:szCs w:val="28"/>
        </w:rPr>
        <w:t xml:space="preserve">соизмеримым с минимально достижимым радиусом поворота на рабочей скорости; на практике </w:t>
      </w:r>
      <w:r w:rsidRPr="005D13B9">
        <w:rPr>
          <w:color w:val="000000" w:themeColor="text1"/>
          <w:sz w:val="28"/>
          <w:szCs w:val="28"/>
        </w:rPr>
        <w:t>стоит брать</w:t>
      </w:r>
      <w:r w:rsidR="00BE51ED" w:rsidRPr="005D13B9">
        <w:rPr>
          <w:color w:val="000000" w:themeColor="text1"/>
          <w:sz w:val="28"/>
          <w:szCs w:val="28"/>
        </w:rPr>
        <w:t xml:space="preserve"> диапазон от одного до трёх таких радиусов, чтобы аппарат успевал развернуться без петли.</w:t>
      </w:r>
    </w:p>
    <w:p w14:paraId="233215F7" w14:textId="5E2FFC56" w:rsidR="00BE51ED" w:rsidRPr="005D13B9" w:rsidRDefault="005A7D36" w:rsidP="00DF467A">
      <w:pPr>
        <w:pStyle w:val="a8"/>
        <w:numPr>
          <w:ilvl w:val="1"/>
          <w:numId w:val="11"/>
        </w:numPr>
        <w:spacing w:line="360" w:lineRule="auto"/>
        <w:ind w:left="0" w:firstLine="709"/>
        <w:jc w:val="both"/>
        <w:rPr>
          <w:color w:val="000000" w:themeColor="text1"/>
          <w:sz w:val="28"/>
          <w:szCs w:val="28"/>
        </w:rPr>
        <w:pPrChange w:id="2917" w:author="mikle" w:date="2025-10-09T20:04:00Z" w16du:dateUtc="2025-10-10T03:04:00Z">
          <w:pPr>
            <w:pStyle w:val="a8"/>
            <w:numPr>
              <w:ilvl w:val="1"/>
              <w:numId w:val="11"/>
            </w:numPr>
            <w:spacing w:line="360" w:lineRule="auto"/>
            <w:ind w:left="1429" w:firstLine="709"/>
            <w:jc w:val="both"/>
          </w:pPr>
        </w:pPrChange>
      </w:pPr>
      <w:r w:rsidRPr="005D13B9">
        <w:rPr>
          <w:color w:val="000000" w:themeColor="text1"/>
          <w:sz w:val="28"/>
          <w:szCs w:val="28"/>
        </w:rPr>
        <w:t>Для корректного входа в зону достижения точки необходимо брать</w:t>
      </w:r>
      <w:r w:rsidR="00BE51ED"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ρ</m:t>
            </m:r>
          </m:e>
          <m:sub>
            <m:r>
              <m:rPr>
                <m:nor/>
              </m:rPr>
              <w:rPr>
                <w:color w:val="000000" w:themeColor="text1"/>
                <w:sz w:val="28"/>
                <w:szCs w:val="28"/>
              </w:rPr>
              <m:t>hit</m:t>
            </m:r>
          </m:sub>
        </m:sSub>
        <m:r>
          <w:rPr>
            <w:rFonts w:ascii="Cambria Math" w:hAnsi="Cambria Math"/>
            <w:color w:val="000000" w:themeColor="text1"/>
            <w:sz w:val="28"/>
            <w:szCs w:val="28"/>
          </w:rPr>
          <m:t>&lt;L</m:t>
        </m:r>
      </m:oMath>
      <w:r w:rsidR="00BE51ED" w:rsidRPr="005D13B9">
        <w:rPr>
          <w:color w:val="000000" w:themeColor="text1"/>
          <w:sz w:val="28"/>
          <w:szCs w:val="28"/>
        </w:rPr>
        <w:t xml:space="preserve">, чтобы субточка не </w:t>
      </w:r>
      <w:r w:rsidRPr="005D13B9">
        <w:rPr>
          <w:color w:val="000000" w:themeColor="text1"/>
          <w:sz w:val="28"/>
          <w:szCs w:val="28"/>
        </w:rPr>
        <w:t>оказалась</w:t>
      </w:r>
      <w:r w:rsidR="00BE51ED" w:rsidRPr="005D13B9">
        <w:rPr>
          <w:color w:val="000000" w:themeColor="text1"/>
          <w:sz w:val="28"/>
          <w:szCs w:val="28"/>
        </w:rPr>
        <w:t xml:space="preserve"> за аппарат</w:t>
      </w:r>
      <w:r w:rsidRPr="005D13B9">
        <w:rPr>
          <w:color w:val="000000" w:themeColor="text1"/>
          <w:sz w:val="28"/>
          <w:szCs w:val="28"/>
        </w:rPr>
        <w:t>ом</w:t>
      </w:r>
      <w:r w:rsidR="00BE51ED" w:rsidRPr="005D13B9">
        <w:rPr>
          <w:color w:val="000000" w:themeColor="text1"/>
          <w:sz w:val="28"/>
          <w:szCs w:val="28"/>
        </w:rPr>
        <w:t xml:space="preserve"> до входа</w:t>
      </w:r>
      <w:r w:rsidRPr="005D13B9">
        <w:rPr>
          <w:color w:val="000000" w:themeColor="text1"/>
          <w:sz w:val="28"/>
          <w:szCs w:val="28"/>
        </w:rPr>
        <w:t xml:space="preserve"> в область достижения точки траектории</w:t>
      </w:r>
      <w:r w:rsidR="00BE51ED" w:rsidRPr="005D13B9">
        <w:rPr>
          <w:color w:val="000000" w:themeColor="text1"/>
          <w:sz w:val="28"/>
          <w:szCs w:val="28"/>
        </w:rPr>
        <w:t>.</w:t>
      </w:r>
    </w:p>
    <w:p w14:paraId="785B006B" w14:textId="77777777" w:rsidR="005A7D36" w:rsidRPr="005D13B9" w:rsidRDefault="00BE51ED" w:rsidP="00DF467A">
      <w:pPr>
        <w:pStyle w:val="a8"/>
        <w:numPr>
          <w:ilvl w:val="1"/>
          <w:numId w:val="11"/>
        </w:numPr>
        <w:spacing w:line="360" w:lineRule="auto"/>
        <w:ind w:left="0" w:firstLine="709"/>
        <w:jc w:val="both"/>
        <w:rPr>
          <w:color w:val="000000" w:themeColor="text1"/>
          <w:sz w:val="28"/>
          <w:szCs w:val="28"/>
        </w:rPr>
        <w:pPrChange w:id="2918" w:author="mikle" w:date="2025-10-09T20:04:00Z" w16du:dateUtc="2025-10-10T03:04:00Z">
          <w:pPr>
            <w:pStyle w:val="a8"/>
            <w:numPr>
              <w:ilvl w:val="1"/>
              <w:numId w:val="11"/>
            </w:numPr>
            <w:spacing w:line="360" w:lineRule="auto"/>
            <w:ind w:left="1429" w:firstLine="709"/>
            <w:jc w:val="both"/>
          </w:pPr>
        </w:pPrChange>
      </w:pPr>
      <w:r w:rsidRPr="005D13B9">
        <w:rPr>
          <w:color w:val="000000" w:themeColor="text1"/>
          <w:sz w:val="28"/>
          <w:szCs w:val="28"/>
        </w:rPr>
        <w:lastRenderedPageBreak/>
        <w:t xml:space="preserve">При боковом сносе </w:t>
      </w:r>
      <w:r w:rsidR="005A7D36" w:rsidRPr="005D13B9">
        <w:rPr>
          <w:color w:val="000000" w:themeColor="text1"/>
          <w:sz w:val="28"/>
          <w:szCs w:val="28"/>
        </w:rPr>
        <w:t>следует</w:t>
      </w:r>
      <w:r w:rsidRPr="005D13B9">
        <w:rPr>
          <w:color w:val="000000" w:themeColor="text1"/>
          <w:sz w:val="28"/>
          <w:szCs w:val="28"/>
        </w:rPr>
        <w:t xml:space="preserve"> адаптировать</w:t>
      </w:r>
      <w:r w:rsidRPr="005D13B9">
        <w:rPr>
          <w:rStyle w:val="apple-converted-space"/>
          <w:color w:val="000000" w:themeColor="text1"/>
          <w:sz w:val="28"/>
          <w:szCs w:val="28"/>
        </w:rPr>
        <w:t> </w:t>
      </w:r>
      <m:oMath>
        <m:r>
          <w:rPr>
            <w:rFonts w:ascii="Cambria Math" w:hAnsi="Cambria Math"/>
            <w:color w:val="000000" w:themeColor="text1"/>
            <w:sz w:val="28"/>
            <w:szCs w:val="28"/>
          </w:rPr>
          <m:t>L</m:t>
        </m:r>
      </m:oMath>
      <w:r w:rsidRPr="005D13B9">
        <w:rPr>
          <w:rStyle w:val="apple-converted-space"/>
          <w:color w:val="000000" w:themeColor="text1"/>
          <w:sz w:val="28"/>
          <w:szCs w:val="28"/>
        </w:rPr>
        <w:t> </w:t>
      </w:r>
      <w:r w:rsidRPr="005D13B9">
        <w:rPr>
          <w:color w:val="000000" w:themeColor="text1"/>
          <w:sz w:val="28"/>
          <w:szCs w:val="28"/>
        </w:rPr>
        <w:t>по модулю скорости и поперечному отклонению</w:t>
      </w:r>
      <w:r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e</m:t>
            </m:r>
          </m:e>
          <m:sub>
            <m:r>
              <w:rPr>
                <w:rFonts w:ascii="Cambria Math" w:hAnsi="Cambria Math"/>
                <w:color w:val="000000" w:themeColor="text1"/>
                <w:sz w:val="28"/>
                <w:szCs w:val="28"/>
              </w:rPr>
              <m:t>⊥</m:t>
            </m:r>
          </m:sub>
        </m:sSub>
      </m:oMath>
      <w:r w:rsidRPr="005D13B9">
        <w:rPr>
          <w:color w:val="000000" w:themeColor="text1"/>
          <w:sz w:val="28"/>
          <w:szCs w:val="28"/>
        </w:rPr>
        <w:t>, сохраняя формулу</w:t>
      </w:r>
      <w:r w:rsidRPr="005D13B9">
        <w:rPr>
          <w:rStyle w:val="apple-converted-space"/>
          <w:color w:val="000000" w:themeColor="text1"/>
          <w:sz w:val="28"/>
          <w:szCs w:val="28"/>
        </w:rPr>
        <w:t>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L</m:t>
            </m:r>
          </m:e>
          <m:sub>
            <m:r>
              <m:rPr>
                <m:nor/>
              </m:rPr>
              <w:rPr>
                <w:color w:val="000000" w:themeColor="text1"/>
                <w:sz w:val="28"/>
                <w:szCs w:val="28"/>
              </w:rPr>
              <m:t>eff</m:t>
            </m:r>
          </m:sub>
        </m:sSub>
      </m:oMath>
      <w:r w:rsidRPr="005D13B9">
        <w:rPr>
          <w:rStyle w:val="apple-converted-space"/>
          <w:color w:val="000000" w:themeColor="text1"/>
          <w:sz w:val="28"/>
          <w:szCs w:val="28"/>
        </w:rPr>
        <w:t> </w:t>
      </w:r>
      <w:r w:rsidRPr="005D13B9">
        <w:rPr>
          <w:color w:val="000000" w:themeColor="text1"/>
          <w:sz w:val="28"/>
          <w:szCs w:val="28"/>
        </w:rPr>
        <w:t>.</w:t>
      </w:r>
      <w:r w:rsidRPr="005D13B9">
        <w:rPr>
          <w:rStyle w:val="apple-converted-space"/>
          <w:color w:val="000000" w:themeColor="text1"/>
          <w:sz w:val="28"/>
          <w:szCs w:val="28"/>
        </w:rPr>
        <w:t> </w:t>
      </w:r>
      <w:r w:rsidRPr="005D13B9">
        <w:rPr>
          <w:color w:val="000000" w:themeColor="text1"/>
          <w:sz w:val="28"/>
          <w:szCs w:val="28"/>
        </w:rPr>
        <w:t xml:space="preserve"> Поперечная ошибка относительно оси захода:</w:t>
      </w:r>
    </w:p>
    <w:p w14:paraId="56C20441" w14:textId="1A12C0E0" w:rsidR="00E376B5" w:rsidRPr="005D13B9" w:rsidDel="00486E1E" w:rsidRDefault="00000000" w:rsidP="005D13B9">
      <w:pPr>
        <w:pStyle w:val="a8"/>
        <w:spacing w:line="360" w:lineRule="auto"/>
        <w:ind w:firstLine="709"/>
        <w:rPr>
          <w:del w:id="2919" w:author="mikle" w:date="2025-10-09T17:05:00Z" w16du:dateUtc="2025-10-10T00:05:00Z"/>
          <w:color w:val="000000" w:themeColor="text1"/>
          <w:sz w:val="28"/>
          <w:szCs w:val="28"/>
          <w:lang w:val="en-US"/>
        </w:rPr>
        <w:pPrChange w:id="2920" w:author="mikle" w:date="2025-10-09T20:00:00Z" w16du:dateUtc="2025-10-10T03:00:00Z">
          <w:pPr>
            <w:pStyle w:val="a8"/>
          </w:pPr>
        </w:pPrChange>
      </w:pPr>
      <m:oMathPara>
        <m:oMath>
          <m:sSub>
            <m:sSubPr>
              <m:ctrlPr>
                <w:rPr>
                  <w:rFonts w:ascii="Cambria Math" w:hAnsi="Cambria Math"/>
                  <w:color w:val="000000" w:themeColor="text1"/>
                  <w:sz w:val="28"/>
                  <w:szCs w:val="28"/>
                </w:rPr>
              </m:ctrlPr>
            </m:sSubPr>
            <m:e>
              <m:acc>
                <m:accPr>
                  <m:ctrlPr>
                    <w:rPr>
                      <w:rFonts w:ascii="Cambria Math" w:hAnsi="Cambria Math"/>
                      <w:color w:val="000000" w:themeColor="text1"/>
                      <w:sz w:val="28"/>
                      <w:szCs w:val="28"/>
                    </w:rPr>
                  </m:ctrlPr>
                </m:accPr>
                <m:e>
                  <m:r>
                    <m:rPr>
                      <m:sty m:val="b"/>
                    </m:rPr>
                    <w:rPr>
                      <w:rFonts w:ascii="Cambria Math" w:hAnsi="Cambria Math"/>
                      <w:color w:val="000000" w:themeColor="text1"/>
                      <w:sz w:val="28"/>
                      <w:szCs w:val="28"/>
                    </w:rPr>
                    <m:t>n</m:t>
                  </m:r>
                </m:e>
              </m:acc>
            </m:e>
            <m:sub>
              <m:r>
                <w:rPr>
                  <w:rFonts w:ascii="Cambria Math" w:hAnsi="Cambria Math"/>
                  <w:color w:val="000000" w:themeColor="text1"/>
                  <w:sz w:val="28"/>
                  <w:szCs w:val="28"/>
                  <w:lang w:val="en-US"/>
                </w:rPr>
                <m:t>⊥</m:t>
              </m:r>
            </m:sub>
          </m:sSub>
          <m:r>
            <w:rPr>
              <w:rFonts w:ascii="Cambria Math" w:hAnsi="Cambria Math"/>
              <w:color w:val="000000" w:themeColor="text1"/>
              <w:sz w:val="28"/>
              <w:szCs w:val="28"/>
              <w:lang w:val="en-US"/>
            </w:rPr>
            <m:t>=[</m:t>
          </m:r>
          <m:eqArr>
            <m:eqArrPr>
              <m:ctrlPr>
                <w:rPr>
                  <w:rFonts w:ascii="Cambria Math" w:hAnsi="Cambria Math"/>
                  <w:color w:val="000000" w:themeColor="text1"/>
                  <w:sz w:val="28"/>
                  <w:szCs w:val="28"/>
                </w:rPr>
              </m:ctrlPr>
            </m:eqArrPr>
            <m:e>
              <m:r>
                <w:rPr>
                  <w:rFonts w:ascii="Cambria Math" w:hAnsi="Cambria Math"/>
                  <w:color w:val="000000" w:themeColor="text1"/>
                  <w:sz w:val="28"/>
                  <w:szCs w:val="28"/>
                  <w:lang w:val="en-US"/>
                </w:rPr>
                <m:t>-</m:t>
              </m:r>
              <m:func>
                <m:funcPr>
                  <m:ctrlPr>
                    <w:rPr>
                      <w:rFonts w:ascii="Cambria Math" w:hAnsi="Cambria Math"/>
                      <w:i/>
                      <w:color w:val="000000" w:themeColor="text1"/>
                      <w:sz w:val="28"/>
                      <w:szCs w:val="28"/>
                      <w:lang w:val="en-US"/>
                    </w:rPr>
                  </m:ctrlPr>
                </m:funcPr>
                <m:fName>
                  <m:r>
                    <m:rPr>
                      <m:sty m:val="p"/>
                    </m:rPr>
                    <w:rPr>
                      <w:rFonts w:ascii="Cambria Math" w:hAnsi="Cambria Math"/>
                      <w:color w:val="000000" w:themeColor="text1"/>
                      <w:sz w:val="28"/>
                      <w:szCs w:val="28"/>
                      <w:lang w:val="en-US"/>
                    </w:rPr>
                    <m:t>sin</m:t>
                  </m:r>
                </m:fName>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φ</m:t>
                      </m:r>
                    </m:e>
                    <m:sub>
                      <m:r>
                        <m:rPr>
                          <m:nor/>
                        </m:rPr>
                        <w:rPr>
                          <w:color w:val="000000" w:themeColor="text1"/>
                          <w:sz w:val="28"/>
                          <w:szCs w:val="28"/>
                          <w:lang w:val="en-US"/>
                        </w:rPr>
                        <m:t>app</m:t>
                      </m:r>
                    </m:sub>
                  </m:sSub>
                </m:e>
              </m:func>
            </m:e>
            <m:e>
              <m:r>
                <m:rPr>
                  <m:nor/>
                </m:rPr>
                <w:rPr>
                  <w:color w:val="000000" w:themeColor="text1"/>
                  <w:sz w:val="28"/>
                  <w:szCs w:val="28"/>
                  <w:lang w:val="en-US"/>
                </w:rPr>
                <m:t>    </m:t>
              </m:r>
              <m:func>
                <m:funcPr>
                  <m:ctrlPr>
                    <w:rPr>
                      <w:rFonts w:ascii="Cambria Math" w:hAnsi="Cambria Math"/>
                      <w:i/>
                      <w:color w:val="000000" w:themeColor="text1"/>
                      <w:sz w:val="28"/>
                      <w:szCs w:val="28"/>
                      <w:lang w:val="en-US"/>
                    </w:rPr>
                  </m:ctrlPr>
                </m:funcPr>
                <m:fName>
                  <m:r>
                    <m:rPr>
                      <m:sty m:val="p"/>
                    </m:rPr>
                    <w:rPr>
                      <w:rFonts w:ascii="Cambria Math" w:hAnsi="Cambria Math"/>
                      <w:color w:val="000000" w:themeColor="text1"/>
                      <w:sz w:val="28"/>
                      <w:szCs w:val="28"/>
                      <w:lang w:val="en-US"/>
                    </w:rPr>
                    <m:t>cos</m:t>
                  </m:r>
                  <m:ctrlPr>
                    <w:rPr>
                      <w:rFonts w:ascii="Cambria Math" w:hAnsi="Cambria Math"/>
                      <w:color w:val="000000" w:themeColor="text1"/>
                      <w:sz w:val="28"/>
                      <w:szCs w:val="28"/>
                      <w:lang w:val="en-US"/>
                    </w:rPr>
                  </m:ctrlPr>
                </m:fName>
                <m:e>
                  <m:sSub>
                    <m:sSubPr>
                      <m:ctrlPr>
                        <w:rPr>
                          <w:rFonts w:ascii="Cambria Math" w:hAnsi="Cambria Math"/>
                          <w:color w:val="000000" w:themeColor="text1"/>
                          <w:sz w:val="28"/>
                          <w:szCs w:val="28"/>
                        </w:rPr>
                      </m:ctrlPr>
                    </m:sSubPr>
                    <m:e>
                      <m:r>
                        <w:rPr>
                          <w:rFonts w:ascii="Cambria Math" w:hAnsi="Cambria Math"/>
                          <w:color w:val="000000" w:themeColor="text1"/>
                          <w:sz w:val="28"/>
                          <w:szCs w:val="28"/>
                        </w:rPr>
                        <m:t>φ</m:t>
                      </m:r>
                    </m:e>
                    <m:sub>
                      <m:r>
                        <m:rPr>
                          <m:nor/>
                        </m:rPr>
                        <w:rPr>
                          <w:color w:val="000000" w:themeColor="text1"/>
                          <w:sz w:val="28"/>
                          <w:szCs w:val="28"/>
                          <w:lang w:val="en-US"/>
                        </w:rPr>
                        <m:t>app</m:t>
                      </m:r>
                    </m:sub>
                  </m:sSub>
                </m:e>
              </m:func>
            </m:e>
          </m:eqArr>
          <m:r>
            <w:rPr>
              <w:rFonts w:ascii="Cambria Math" w:hAnsi="Cambria Math"/>
              <w:color w:val="000000" w:themeColor="text1"/>
              <w:sz w:val="28"/>
              <w:szCs w:val="28"/>
              <w:lang w:val="en-US"/>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e</m:t>
              </m:r>
            </m:e>
            <m:sub>
              <m:r>
                <w:rPr>
                  <w:rFonts w:ascii="Cambria Math" w:hAnsi="Cambria Math"/>
                  <w:color w:val="000000" w:themeColor="text1"/>
                  <w:sz w:val="28"/>
                  <w:szCs w:val="28"/>
                  <w:lang w:val="en-US"/>
                </w:rPr>
                <m:t>⊥</m:t>
              </m:r>
            </m:sub>
          </m:sSub>
          <m:r>
            <w:rPr>
              <w:rFonts w:ascii="Cambria Math" w:hAnsi="Cambria Math"/>
              <w:color w:val="000000" w:themeColor="text1"/>
              <w:sz w:val="28"/>
              <w:szCs w:val="28"/>
              <w:lang w:val="en-US"/>
            </w:rPr>
            <m:t>=</m:t>
          </m:r>
          <m:sSubSup>
            <m:sSubSupPr>
              <m:ctrlPr>
                <w:rPr>
                  <w:rFonts w:ascii="Cambria Math" w:hAnsi="Cambria Math"/>
                  <w:color w:val="000000" w:themeColor="text1"/>
                  <w:sz w:val="28"/>
                  <w:szCs w:val="28"/>
                </w:rPr>
              </m:ctrlPr>
            </m:sSubSupPr>
            <m:e>
              <m:acc>
                <m:accPr>
                  <m:ctrlPr>
                    <w:rPr>
                      <w:rFonts w:ascii="Cambria Math" w:hAnsi="Cambria Math"/>
                      <w:color w:val="000000" w:themeColor="text1"/>
                      <w:sz w:val="28"/>
                      <w:szCs w:val="28"/>
                    </w:rPr>
                  </m:ctrlPr>
                </m:accPr>
                <m:e>
                  <m:r>
                    <m:rPr>
                      <m:sty m:val="b"/>
                    </m:rPr>
                    <w:rPr>
                      <w:rFonts w:ascii="Cambria Math" w:hAnsi="Cambria Math"/>
                      <w:color w:val="000000" w:themeColor="text1"/>
                      <w:sz w:val="28"/>
                      <w:szCs w:val="28"/>
                    </w:rPr>
                    <m:t>n</m:t>
                  </m:r>
                </m:e>
              </m:acc>
            </m:e>
            <m:sub>
              <m:r>
                <w:rPr>
                  <w:rFonts w:ascii="Cambria Math" w:hAnsi="Cambria Math"/>
                  <w:color w:val="000000" w:themeColor="text1"/>
                  <w:sz w:val="28"/>
                  <w:szCs w:val="28"/>
                  <w:lang w:val="en-US"/>
                </w:rPr>
                <m:t>⊥</m:t>
              </m:r>
            </m:sub>
            <m:sup>
              <m:r>
                <w:rPr>
                  <w:rFonts w:ascii="Cambria Math" w:hAnsi="Cambria Math"/>
                  <w:color w:val="000000" w:themeColor="text1"/>
                  <w:sz w:val="28"/>
                  <w:szCs w:val="28"/>
                </w:rPr>
                <m:t>T</m:t>
              </m:r>
            </m:sup>
          </m:sSubSup>
          <m:r>
            <m:rPr>
              <m:nor/>
            </m:rPr>
            <w:rPr>
              <w:color w:val="000000" w:themeColor="text1"/>
              <w:sz w:val="28"/>
              <w:szCs w:val="28"/>
              <w:lang w:val="en-US"/>
            </w:rPr>
            <m:t> </m:t>
          </m:r>
          <m:r>
            <w:rPr>
              <w:rFonts w:ascii="Cambria Math" w:hAnsi="Cambria Math"/>
              <w:color w:val="000000" w:themeColor="text1"/>
              <w:sz w:val="28"/>
              <w:szCs w:val="28"/>
              <w:lang w:val="en-US"/>
            </w:rPr>
            <m:t>(</m:t>
          </m:r>
          <m:r>
            <m:rPr>
              <m:sty m:val="b"/>
            </m:rPr>
            <w:rPr>
              <w:rFonts w:ascii="Cambria Math" w:hAnsi="Cambria Math"/>
              <w:color w:val="000000" w:themeColor="text1"/>
              <w:sz w:val="28"/>
              <w:szCs w:val="28"/>
            </w:rPr>
            <m:t>r</m:t>
          </m:r>
          <m:r>
            <w:rPr>
              <w:rFonts w:ascii="Cambria Math" w:hAnsi="Cambria Math"/>
              <w:color w:val="000000" w:themeColor="text1"/>
              <w:sz w:val="28"/>
              <w:szCs w:val="28"/>
              <w:lang w:val="en-US"/>
            </w:rPr>
            <m:t>-</m:t>
          </m:r>
          <m:sSub>
            <m:sSubPr>
              <m:ctrlPr>
                <w:rPr>
                  <w:rFonts w:ascii="Cambria Math" w:hAnsi="Cambria Math"/>
                  <w:color w:val="000000" w:themeColor="text1"/>
                  <w:sz w:val="28"/>
                  <w:szCs w:val="28"/>
                </w:rPr>
              </m:ctrlPr>
            </m:sSubPr>
            <m:e>
              <m:r>
                <m:rPr>
                  <m:sty m:val="b"/>
                </m:rPr>
                <w:rPr>
                  <w:rFonts w:ascii="Cambria Math" w:hAnsi="Cambria Math"/>
                  <w:color w:val="000000" w:themeColor="text1"/>
                  <w:sz w:val="28"/>
                  <w:szCs w:val="28"/>
                </w:rPr>
                <m:t>r</m:t>
              </m:r>
            </m:e>
            <m:sub>
              <m:r>
                <w:rPr>
                  <w:rFonts w:ascii="Cambria Math" w:hAnsi="Cambria Math"/>
                  <w:color w:val="000000" w:themeColor="text1"/>
                  <w:sz w:val="28"/>
                  <w:szCs w:val="28"/>
                </w:rPr>
                <m:t>g</m:t>
              </m:r>
            </m:sub>
          </m:sSub>
          <m:r>
            <w:rPr>
              <w:rFonts w:ascii="Cambria Math" w:hAnsi="Cambria Math"/>
              <w:color w:val="000000" w:themeColor="text1"/>
              <w:sz w:val="28"/>
              <w:szCs w:val="28"/>
              <w:lang w:val="en-US"/>
            </w:rPr>
            <m:t>)</m:t>
          </m:r>
          <m:r>
            <w:ins w:id="2921" w:author="mikle" w:date="2025-10-09T17:27:00Z" w16du:dateUtc="2025-10-10T00:27:00Z">
              <w:rPr>
                <w:rFonts w:ascii="Cambria Math" w:hAnsi="Cambria Math"/>
                <w:color w:val="000000" w:themeColor="text1"/>
                <w:sz w:val="28"/>
                <w:szCs w:val="28"/>
                <w:lang w:val="en-US"/>
              </w:rPr>
              <m:t>(2.1)</m:t>
            </w:ins>
          </m:r>
          <m:r>
            <w:del w:id="2922" w:author="mikle" w:date="2025-10-09T17:03:00Z" w16du:dateUtc="2025-10-10T00:03:00Z">
              <m:rPr>
                <m:sty m:val="p"/>
              </m:rPr>
              <w:rPr>
                <w:rFonts w:ascii="Cambria Math" w:hAnsi="Cambria Math"/>
                <w:color w:val="000000" w:themeColor="text1"/>
                <w:sz w:val="28"/>
                <w:szCs w:val="28"/>
                <w:lang w:val="en-US"/>
              </w:rPr>
              <w:br/>
            </w:del>
          </m:r>
        </m:oMath>
      </m:oMathPara>
    </w:p>
    <w:p w14:paraId="38252359" w14:textId="77777777" w:rsidR="00486E1E" w:rsidRPr="005D13B9" w:rsidRDefault="00486E1E" w:rsidP="005D13B9">
      <w:pPr>
        <w:pStyle w:val="a8"/>
        <w:spacing w:line="360" w:lineRule="auto"/>
        <w:ind w:left="1429" w:firstLine="709"/>
        <w:jc w:val="both"/>
        <w:rPr>
          <w:ins w:id="2923" w:author="mikle" w:date="2025-10-09T17:27:00Z" w16du:dateUtc="2025-10-10T00:27:00Z"/>
          <w:color w:val="000000" w:themeColor="text1"/>
          <w:sz w:val="28"/>
          <w:szCs w:val="28"/>
          <w:lang w:val="en-US"/>
        </w:rPr>
      </w:pPr>
    </w:p>
    <w:p w14:paraId="44659527" w14:textId="001289F5" w:rsidR="00DC4F08" w:rsidRPr="005D13B9" w:rsidDel="00486E1E" w:rsidRDefault="00DC4F08" w:rsidP="005D13B9">
      <w:pPr>
        <w:pStyle w:val="a8"/>
        <w:spacing w:line="360" w:lineRule="auto"/>
        <w:ind w:firstLine="709"/>
        <w:rPr>
          <w:del w:id="2924" w:author="mikle" w:date="2025-10-09T17:28:00Z" w16du:dateUtc="2025-10-10T00:28:00Z"/>
          <w:i/>
          <w:iCs/>
          <w:color w:val="000000" w:themeColor="text1"/>
          <w:sz w:val="28"/>
          <w:szCs w:val="28"/>
          <w:rPrChange w:id="2925" w:author="mikle" w:date="2025-10-09T20:00:00Z" w16du:dateUtc="2025-10-10T03:00:00Z">
            <w:rPr>
              <w:del w:id="2926" w:author="mikle" w:date="2025-10-09T17:28:00Z" w16du:dateUtc="2025-10-10T00:28:00Z"/>
              <w:iCs/>
              <w:color w:val="000000" w:themeColor="text1"/>
              <w:sz w:val="28"/>
              <w:szCs w:val="28"/>
              <w:lang w:val="en-US"/>
            </w:rPr>
          </w:rPrChange>
        </w:rPr>
        <w:pPrChange w:id="2927" w:author="mikle" w:date="2025-10-09T20:00:00Z" w16du:dateUtc="2025-10-10T03:00:00Z">
          <w:pPr>
            <w:spacing w:before="100" w:beforeAutospacing="1" w:after="24" w:line="360" w:lineRule="auto"/>
            <w:ind w:firstLine="709"/>
            <w:jc w:val="both"/>
          </w:pPr>
        </w:pPrChange>
      </w:pPr>
    </w:p>
    <w:p w14:paraId="15DA1DEE" w14:textId="081C185E" w:rsidR="00486E1E" w:rsidRPr="005D13B9" w:rsidRDefault="00486E1E" w:rsidP="005D13B9">
      <w:pPr>
        <w:pStyle w:val="2"/>
        <w:spacing w:line="360" w:lineRule="auto"/>
        <w:ind w:firstLine="709"/>
        <w:jc w:val="both"/>
        <w:rPr>
          <w:ins w:id="2928" w:author="mikle" w:date="2025-10-09T17:28:00Z" w16du:dateUtc="2025-10-10T00:28:00Z"/>
          <w:rFonts w:ascii="Times New Roman" w:hAnsi="Times New Roman" w:cs="Times New Roman"/>
          <w:iCs/>
          <w:color w:val="000000" w:themeColor="text1"/>
          <w:sz w:val="28"/>
          <w:szCs w:val="28"/>
        </w:rPr>
      </w:pPr>
      <w:bookmarkStart w:id="2929" w:name="_Toc210932346"/>
      <w:ins w:id="2930" w:author="mikle" w:date="2025-10-09T17:28:00Z" w16du:dateUtc="2025-10-10T00:28:00Z">
        <w:r w:rsidRPr="005D13B9">
          <w:rPr>
            <w:rFonts w:ascii="Times New Roman" w:hAnsi="Times New Roman" w:cs="Times New Roman"/>
            <w:iCs/>
            <w:color w:val="000000" w:themeColor="text1"/>
            <w:sz w:val="28"/>
            <w:szCs w:val="28"/>
          </w:rPr>
          <w:t>С учетом формулы (2.1) мы получаем программную реализации модуля вывода ПА в точку. Модель данного модуля представлена на рисунке 2.1.</w:t>
        </w:r>
        <w:bookmarkEnd w:id="2929"/>
      </w:ins>
    </w:p>
    <w:p w14:paraId="26FAB962" w14:textId="77777777" w:rsidR="00486E1E" w:rsidRPr="005D13B9" w:rsidRDefault="00486E1E" w:rsidP="005D13B9">
      <w:pPr>
        <w:spacing w:line="360" w:lineRule="auto"/>
        <w:ind w:firstLine="709"/>
        <w:rPr>
          <w:ins w:id="2931" w:author="mikle" w:date="2025-10-09T17:27:00Z" w16du:dateUtc="2025-10-10T00:27:00Z"/>
          <w:color w:val="000000" w:themeColor="text1"/>
          <w:sz w:val="28"/>
          <w:szCs w:val="28"/>
          <w:rPrChange w:id="2932" w:author="mikle" w:date="2025-10-09T20:00:00Z" w16du:dateUtc="2025-10-10T03:00:00Z">
            <w:rPr>
              <w:ins w:id="2933" w:author="mikle" w:date="2025-10-09T17:27:00Z" w16du:dateUtc="2025-10-10T00:27:00Z"/>
              <w:rFonts w:ascii="Times New Roman" w:hAnsi="Times New Roman" w:cs="Times New Roman"/>
              <w:iCs/>
              <w:color w:val="000000" w:themeColor="text1"/>
              <w:sz w:val="28"/>
              <w:szCs w:val="28"/>
              <w:lang w:val="en-US"/>
            </w:rPr>
          </w:rPrChange>
        </w:rPr>
        <w:pPrChange w:id="2934" w:author="mikle" w:date="2025-10-09T20:00:00Z" w16du:dateUtc="2025-10-10T03:00:00Z">
          <w:pPr>
            <w:pStyle w:val="2"/>
            <w:spacing w:line="360" w:lineRule="auto"/>
            <w:ind w:firstLine="709"/>
            <w:jc w:val="both"/>
          </w:pPr>
        </w:pPrChange>
      </w:pPr>
    </w:p>
    <w:p w14:paraId="61F204E4" w14:textId="638CC4CB" w:rsidR="00486E1E" w:rsidRPr="005D13B9" w:rsidRDefault="00486E1E" w:rsidP="005D13B9">
      <w:pPr>
        <w:spacing w:line="360" w:lineRule="auto"/>
        <w:ind w:firstLine="709"/>
        <w:jc w:val="center"/>
        <w:rPr>
          <w:ins w:id="2935" w:author="mikle" w:date="2025-10-09T17:29:00Z" w16du:dateUtc="2025-10-10T00:29:00Z"/>
          <w:color w:val="000000" w:themeColor="text1"/>
          <w:sz w:val="28"/>
          <w:szCs w:val="28"/>
          <w:rPrChange w:id="2936" w:author="mikle" w:date="2025-10-09T20:00:00Z" w16du:dateUtc="2025-10-10T03:00:00Z">
            <w:rPr>
              <w:ins w:id="2937" w:author="mikle" w:date="2025-10-09T17:29:00Z" w16du:dateUtc="2025-10-10T00:29:00Z"/>
            </w:rPr>
          </w:rPrChange>
        </w:rPr>
        <w:pPrChange w:id="2938" w:author="mikle" w:date="2025-10-09T20:00:00Z" w16du:dateUtc="2025-10-10T03:00:00Z">
          <w:pPr>
            <w:jc w:val="center"/>
          </w:pPr>
        </w:pPrChange>
      </w:pPr>
      <w:ins w:id="2939" w:author="mikle" w:date="2025-10-09T17:29:00Z" w16du:dateUtc="2025-10-10T00:29:00Z">
        <w:r w:rsidRPr="005D13B9">
          <w:rPr>
            <w:noProof/>
            <w:color w:val="000000" w:themeColor="text1"/>
            <w:sz w:val="28"/>
            <w:szCs w:val="28"/>
            <w14:ligatures w14:val="standardContextual"/>
            <w:rPrChange w:id="2940" w:author="mikle" w:date="2025-10-09T20:00:00Z" w16du:dateUtc="2025-10-10T03:00:00Z">
              <w:rPr>
                <w:noProof/>
                <w14:ligatures w14:val="standardContextual"/>
              </w:rPr>
            </w:rPrChange>
          </w:rPr>
          <w:drawing>
            <wp:inline distT="0" distB="0" distL="0" distR="0" wp14:anchorId="2A668B92" wp14:editId="3D72D4B8">
              <wp:extent cx="5940425" cy="4298950"/>
              <wp:effectExtent l="0" t="0" r="3175" b="6350"/>
              <wp:docPr id="124093419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34192" name="Рисунок 1240934192"/>
                      <pic:cNvPicPr/>
                    </pic:nvPicPr>
                    <pic:blipFill>
                      <a:blip r:embed="rId29">
                        <a:extLst>
                          <a:ext uri="{28A0092B-C50C-407E-A947-70E740481C1C}">
                            <a14:useLocalDpi xmlns:a14="http://schemas.microsoft.com/office/drawing/2010/main" val="0"/>
                          </a:ext>
                        </a:extLst>
                      </a:blip>
                      <a:stretch>
                        <a:fillRect/>
                      </a:stretch>
                    </pic:blipFill>
                    <pic:spPr>
                      <a:xfrm>
                        <a:off x="0" y="0"/>
                        <a:ext cx="5940425" cy="4298950"/>
                      </a:xfrm>
                      <a:prstGeom prst="rect">
                        <a:avLst/>
                      </a:prstGeom>
                    </pic:spPr>
                  </pic:pic>
                </a:graphicData>
              </a:graphic>
            </wp:inline>
          </w:drawing>
        </w:r>
      </w:ins>
    </w:p>
    <w:p w14:paraId="4F9F49C8" w14:textId="290833D5" w:rsidR="00486E1E" w:rsidRPr="005D13B9" w:rsidRDefault="00486E1E" w:rsidP="005D13B9">
      <w:pPr>
        <w:spacing w:line="360" w:lineRule="auto"/>
        <w:ind w:firstLine="709"/>
        <w:jc w:val="center"/>
        <w:rPr>
          <w:ins w:id="2941" w:author="mikle" w:date="2025-10-09T17:26:00Z" w16du:dateUtc="2025-10-10T00:26:00Z"/>
          <w:color w:val="000000" w:themeColor="text1"/>
          <w:sz w:val="28"/>
          <w:szCs w:val="28"/>
          <w:rPrChange w:id="2942" w:author="mikle" w:date="2025-10-09T20:00:00Z" w16du:dateUtc="2025-10-10T03:00:00Z">
            <w:rPr>
              <w:ins w:id="2943" w:author="mikle" w:date="2025-10-09T17:26:00Z" w16du:dateUtc="2025-10-10T00:26:00Z"/>
              <w:rFonts w:ascii="Times New Roman" w:hAnsi="Times New Roman" w:cs="Times New Roman"/>
              <w:iCs/>
              <w:color w:val="000000" w:themeColor="text1"/>
              <w:sz w:val="28"/>
              <w:szCs w:val="28"/>
              <w:lang w:val="en-US"/>
            </w:rPr>
          </w:rPrChange>
        </w:rPr>
        <w:pPrChange w:id="2944" w:author="mikle" w:date="2025-10-09T20:00:00Z" w16du:dateUtc="2025-10-10T03:00:00Z">
          <w:pPr>
            <w:pStyle w:val="2"/>
            <w:spacing w:line="360" w:lineRule="auto"/>
            <w:ind w:firstLine="709"/>
            <w:jc w:val="both"/>
          </w:pPr>
        </w:pPrChange>
      </w:pPr>
      <w:ins w:id="2945" w:author="mikle" w:date="2025-10-09T17:29:00Z" w16du:dateUtc="2025-10-10T00:29:00Z">
        <w:r w:rsidRPr="005D13B9">
          <w:rPr>
            <w:color w:val="000000" w:themeColor="text1"/>
            <w:sz w:val="28"/>
            <w:szCs w:val="28"/>
            <w:rPrChange w:id="2946" w:author="mikle" w:date="2025-10-09T20:00:00Z" w16du:dateUtc="2025-10-10T03:00:00Z">
              <w:rPr/>
            </w:rPrChange>
          </w:rPr>
          <w:t>Рисунок 2.1 – модель модуля вывода ПА в точку</w:t>
        </w:r>
      </w:ins>
    </w:p>
    <w:p w14:paraId="72A87B4B" w14:textId="7B26AD7A" w:rsidR="002629EF" w:rsidRPr="005D13B9" w:rsidRDefault="005A7D36" w:rsidP="005D13B9">
      <w:pPr>
        <w:pStyle w:val="2"/>
        <w:spacing w:line="360" w:lineRule="auto"/>
        <w:ind w:firstLine="709"/>
        <w:jc w:val="both"/>
        <w:rPr>
          <w:rFonts w:ascii="Times New Roman" w:hAnsi="Times New Roman" w:cs="Times New Roman"/>
          <w:iCs/>
          <w:color w:val="000000" w:themeColor="text1"/>
          <w:sz w:val="28"/>
          <w:szCs w:val="28"/>
        </w:rPr>
      </w:pPr>
      <w:bookmarkStart w:id="2947" w:name="_Toc210932347"/>
      <w:r w:rsidRPr="005D13B9">
        <w:rPr>
          <w:rFonts w:ascii="Times New Roman" w:hAnsi="Times New Roman" w:cs="Times New Roman"/>
          <w:iCs/>
          <w:color w:val="000000" w:themeColor="text1"/>
          <w:sz w:val="28"/>
          <w:szCs w:val="28"/>
        </w:rPr>
        <w:lastRenderedPageBreak/>
        <w:t>2.3 Объединение контуров марша и курса с методом вывода ПА в точку для реализации движения по траектории</w:t>
      </w:r>
      <w:bookmarkEnd w:id="2947"/>
    </w:p>
    <w:p w14:paraId="2D81299B" w14:textId="0E459781" w:rsidR="005F33A7" w:rsidRPr="005D13B9" w:rsidRDefault="005F33A7"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 xml:space="preserve">Далее приступим к формированию всей системы управления траекторным движением ПА, опираясь на полученные контуры управления углом курса и маршевым движением ПА, а также на </w:t>
      </w:r>
      <w:r w:rsidR="00D61ECE" w:rsidRPr="005D13B9">
        <w:rPr>
          <w:iCs/>
          <w:color w:val="000000" w:themeColor="text1"/>
          <w:sz w:val="28"/>
          <w:szCs w:val="28"/>
        </w:rPr>
        <w:t>модуль</w:t>
      </w:r>
      <w:r w:rsidRPr="005D13B9">
        <w:rPr>
          <w:iCs/>
          <w:color w:val="000000" w:themeColor="text1"/>
          <w:sz w:val="28"/>
          <w:szCs w:val="28"/>
        </w:rPr>
        <w:t xml:space="preserve"> вывода аппарата в точку траектории, основанной на методе движения в «субточку».</w:t>
      </w:r>
      <w:r w:rsidR="00D61ECE" w:rsidRPr="005D13B9">
        <w:rPr>
          <w:iCs/>
          <w:color w:val="000000" w:themeColor="text1"/>
          <w:sz w:val="28"/>
          <w:szCs w:val="28"/>
        </w:rPr>
        <w:t xml:space="preserve"> При формировании сигналов управления учтен процесс съемки с использованием гидролокаторов бокового обзора, для которого на прямых участках происходит замедление аппарата до 0.7 метров в секунду. Также важным моментом является замедление аппарата на поворотах для плавного прохождения изменения курса на 90 градусов. Расчет замедления производится исходя из приближения аппарата к субточке, находящейся в точке окончания прямого отрезка ГАЛС. </w:t>
      </w:r>
    </w:p>
    <w:p w14:paraId="7470DE23" w14:textId="77777777" w:rsidR="00815291" w:rsidRPr="005D13B9" w:rsidRDefault="00D61ECE"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 xml:space="preserve">Система управления работает в несколько этапов с шагом дискретизации, являющимся открытым параметром, задающимся оператором. </w:t>
      </w:r>
    </w:p>
    <w:p w14:paraId="08D95980" w14:textId="7645FF20" w:rsidR="00815291" w:rsidRPr="005D13B9" w:rsidRDefault="00815291" w:rsidP="005D13B9">
      <w:pPr>
        <w:pStyle w:val="3"/>
        <w:spacing w:line="360" w:lineRule="auto"/>
        <w:ind w:firstLine="709"/>
        <w:jc w:val="both"/>
        <w:rPr>
          <w:rFonts w:ascii="Times New Roman" w:hAnsi="Times New Roman" w:cs="Times New Roman"/>
          <w:iCs/>
          <w:color w:val="000000" w:themeColor="text1"/>
          <w:sz w:val="28"/>
          <w:szCs w:val="28"/>
        </w:rPr>
      </w:pPr>
      <w:bookmarkStart w:id="2948" w:name="_Toc210932348"/>
      <w:r w:rsidRPr="005D13B9">
        <w:rPr>
          <w:rFonts w:ascii="Times New Roman" w:hAnsi="Times New Roman" w:cs="Times New Roman"/>
          <w:iCs/>
          <w:color w:val="000000" w:themeColor="text1"/>
          <w:sz w:val="28"/>
          <w:szCs w:val="28"/>
        </w:rPr>
        <w:t>2.3.1 Работа контура курса и модуля вывода ПА в точку для управления углом курса во время движения.</w:t>
      </w:r>
      <w:bookmarkEnd w:id="2948"/>
    </w:p>
    <w:p w14:paraId="780B1D51" w14:textId="6455A97B" w:rsidR="005F33A7" w:rsidRPr="005D13B9" w:rsidRDefault="005F33A7"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 xml:space="preserve">Работа нашей системы </w:t>
      </w:r>
      <w:r w:rsidR="00815291" w:rsidRPr="005D13B9">
        <w:rPr>
          <w:iCs/>
          <w:color w:val="000000" w:themeColor="text1"/>
          <w:sz w:val="28"/>
          <w:szCs w:val="28"/>
        </w:rPr>
        <w:t xml:space="preserve">по управлению углом курса </w:t>
      </w:r>
      <w:r w:rsidRPr="005D13B9">
        <w:rPr>
          <w:iCs/>
          <w:color w:val="000000" w:themeColor="text1"/>
          <w:sz w:val="28"/>
          <w:szCs w:val="28"/>
        </w:rPr>
        <w:t>будет происходить в несколько ключевых этапов</w:t>
      </w:r>
      <w:r w:rsidR="00D61ECE" w:rsidRPr="005D13B9">
        <w:rPr>
          <w:iCs/>
          <w:color w:val="000000" w:themeColor="text1"/>
          <w:sz w:val="28"/>
          <w:szCs w:val="28"/>
        </w:rPr>
        <w:t>:</w:t>
      </w:r>
    </w:p>
    <w:p w14:paraId="619D6184" w14:textId="744F2F91" w:rsidR="00D61ECE" w:rsidRPr="005D13B9" w:rsidRDefault="00D61ECE" w:rsidP="00DF467A">
      <w:pPr>
        <w:pStyle w:val="aa"/>
        <w:numPr>
          <w:ilvl w:val="0"/>
          <w:numId w:val="12"/>
        </w:numPr>
        <w:spacing w:before="100" w:beforeAutospacing="1" w:after="24" w:line="360" w:lineRule="auto"/>
        <w:ind w:left="0" w:firstLine="709"/>
        <w:jc w:val="both"/>
        <w:rPr>
          <w:iCs/>
          <w:color w:val="000000" w:themeColor="text1"/>
          <w:sz w:val="28"/>
          <w:szCs w:val="28"/>
        </w:rPr>
        <w:pPrChange w:id="2949" w:author="mikle" w:date="2025-10-09T20:04:00Z" w16du:dateUtc="2025-10-10T03:04:00Z">
          <w:pPr>
            <w:pStyle w:val="aa"/>
            <w:numPr>
              <w:numId w:val="12"/>
            </w:numPr>
            <w:spacing w:before="100" w:beforeAutospacing="1" w:after="24" w:line="360" w:lineRule="auto"/>
            <w:ind w:left="1429" w:firstLine="709"/>
            <w:jc w:val="both"/>
          </w:pPr>
        </w:pPrChange>
      </w:pPr>
      <w:r w:rsidRPr="005D13B9">
        <w:rPr>
          <w:iCs/>
          <w:color w:val="000000" w:themeColor="text1"/>
          <w:sz w:val="28"/>
          <w:szCs w:val="28"/>
        </w:rPr>
        <w:t xml:space="preserve">Модуль вывода аппарата в точку получает </w:t>
      </w:r>
      <w:r w:rsidR="005B3B5A" w:rsidRPr="005D13B9">
        <w:rPr>
          <w:iCs/>
          <w:color w:val="000000" w:themeColor="text1"/>
          <w:sz w:val="28"/>
          <w:szCs w:val="28"/>
        </w:rPr>
        <w:t xml:space="preserve">на вход точку траектории подводного аппарата, </w:t>
      </w:r>
      <w:r w:rsidR="005506F1" w:rsidRPr="005D13B9">
        <w:rPr>
          <w:iCs/>
          <w:color w:val="000000" w:themeColor="text1"/>
          <w:sz w:val="28"/>
          <w:szCs w:val="28"/>
        </w:rPr>
        <w:t xml:space="preserve">на основании которой происходит выбор «субточки» и расчет желаемого угла курса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ψ</m:t>
            </m:r>
          </m:e>
          <m:sub>
            <m:r>
              <m:rPr>
                <m:nor/>
              </m:rPr>
              <w:rPr>
                <w:color w:val="000000" w:themeColor="text1"/>
                <w:sz w:val="28"/>
                <w:szCs w:val="28"/>
              </w:rPr>
              <m:t>cmd</m:t>
            </m:r>
          </m:sub>
        </m:sSub>
      </m:oMath>
      <w:r w:rsidR="005506F1" w:rsidRPr="005D13B9">
        <w:rPr>
          <w:color w:val="000000" w:themeColor="text1"/>
          <w:sz w:val="28"/>
          <w:szCs w:val="28"/>
        </w:rPr>
        <w:t>.</w:t>
      </w:r>
    </w:p>
    <w:p w14:paraId="0735A7B6" w14:textId="1CDC3150" w:rsidR="005506F1" w:rsidRPr="005D13B9" w:rsidRDefault="005506F1" w:rsidP="00DF467A">
      <w:pPr>
        <w:pStyle w:val="aa"/>
        <w:numPr>
          <w:ilvl w:val="0"/>
          <w:numId w:val="12"/>
        </w:numPr>
        <w:spacing w:before="100" w:beforeAutospacing="1" w:after="24" w:line="360" w:lineRule="auto"/>
        <w:ind w:left="0" w:firstLine="709"/>
        <w:jc w:val="both"/>
        <w:rPr>
          <w:rStyle w:val="mclose"/>
          <w:iCs/>
          <w:color w:val="000000" w:themeColor="text1"/>
          <w:sz w:val="28"/>
          <w:szCs w:val="28"/>
        </w:rPr>
        <w:pPrChange w:id="2950" w:author="mikle" w:date="2025-10-09T20:04:00Z" w16du:dateUtc="2025-10-10T03:04:00Z">
          <w:pPr>
            <w:pStyle w:val="aa"/>
            <w:numPr>
              <w:numId w:val="12"/>
            </w:numPr>
            <w:spacing w:before="100" w:beforeAutospacing="1" w:after="24" w:line="360" w:lineRule="auto"/>
            <w:ind w:left="1429" w:firstLine="709"/>
            <w:jc w:val="both"/>
          </w:pPr>
        </w:pPrChange>
      </w:pPr>
      <w:r w:rsidRPr="005D13B9">
        <w:rPr>
          <w:color w:val="000000" w:themeColor="text1"/>
          <w:sz w:val="28"/>
          <w:szCs w:val="28"/>
        </w:rPr>
        <w:t xml:space="preserve">Желаемый угол курса подается на контур курса вместе со значениями текущей угловой скорости и текущего угла курса подводного аппарата, полученными с датчиков угла и угловой скорости. На основании этих данных производится расчет ошибки по углу курса </w:t>
      </w:r>
      <w:r w:rsidRPr="005D13B9">
        <w:rPr>
          <w:rStyle w:val="mord"/>
          <w:color w:val="000000" w:themeColor="text1"/>
          <w:sz w:val="28"/>
          <w:szCs w:val="28"/>
        </w:rPr>
        <w:t>e</w:t>
      </w:r>
      <w:r w:rsidRPr="005D13B9">
        <w:rPr>
          <w:rStyle w:val="mord"/>
          <w:color w:val="000000" w:themeColor="text1"/>
          <w:sz w:val="28"/>
          <w:szCs w:val="28"/>
          <w:vertAlign w:val="subscript"/>
        </w:rPr>
        <w:t>ψ</w:t>
      </w:r>
      <w:r w:rsidRPr="005D13B9">
        <w:rPr>
          <w:rStyle w:val="vlist-s"/>
          <w:color w:val="000000" w:themeColor="text1"/>
          <w:sz w:val="28"/>
          <w:szCs w:val="28"/>
        </w:rPr>
        <w:t>​</w:t>
      </w:r>
      <w:r w:rsidRPr="005D13B9">
        <w:rPr>
          <w:rStyle w:val="mrel"/>
          <w:rFonts w:eastAsiaTheme="majorEastAsia"/>
          <w:color w:val="000000" w:themeColor="text1"/>
          <w:sz w:val="28"/>
          <w:szCs w:val="28"/>
        </w:rPr>
        <w:t>=</w:t>
      </w:r>
      <w:r w:rsidRPr="005D13B9">
        <w:rPr>
          <w:rStyle w:val="mord"/>
          <w:color w:val="000000" w:themeColor="text1"/>
          <w:sz w:val="28"/>
          <w:szCs w:val="28"/>
        </w:rPr>
        <w:t>wrap</w:t>
      </w:r>
      <w:r w:rsidRPr="005D13B9">
        <w:rPr>
          <w:rStyle w:val="mopen"/>
          <w:color w:val="000000" w:themeColor="text1"/>
          <w:sz w:val="28"/>
          <w:szCs w:val="28"/>
        </w:rPr>
        <w:t>(</w:t>
      </w:r>
      <w:r w:rsidRPr="005D13B9">
        <w:rPr>
          <w:rStyle w:val="mord"/>
          <w:color w:val="000000" w:themeColor="text1"/>
          <w:sz w:val="28"/>
          <w:szCs w:val="28"/>
        </w:rPr>
        <w:t>ψ</w:t>
      </w:r>
      <w:r w:rsidRPr="005D13B9">
        <w:rPr>
          <w:rStyle w:val="mord"/>
          <w:color w:val="000000" w:themeColor="text1"/>
          <w:sz w:val="28"/>
          <w:szCs w:val="28"/>
          <w:vertAlign w:val="subscript"/>
        </w:rPr>
        <w:t>cmd</w:t>
      </w:r>
      <w:r w:rsidRPr="005D13B9">
        <w:rPr>
          <w:rStyle w:val="vlist-s"/>
          <w:color w:val="000000" w:themeColor="text1"/>
          <w:sz w:val="28"/>
          <w:szCs w:val="28"/>
        </w:rPr>
        <w:t>​</w:t>
      </w:r>
      <w:r w:rsidRPr="005D13B9">
        <w:rPr>
          <w:rStyle w:val="mbin"/>
          <w:color w:val="000000" w:themeColor="text1"/>
          <w:sz w:val="28"/>
          <w:szCs w:val="28"/>
        </w:rPr>
        <w:t>−</w:t>
      </w:r>
      <w:r w:rsidRPr="005D13B9">
        <w:rPr>
          <w:rStyle w:val="mord"/>
          <w:color w:val="000000" w:themeColor="text1"/>
          <w:sz w:val="28"/>
          <w:szCs w:val="28"/>
        </w:rPr>
        <w:t>ψ</w:t>
      </w:r>
      <w:r w:rsidRPr="005D13B9">
        <w:rPr>
          <w:rStyle w:val="mord"/>
          <w:color w:val="000000" w:themeColor="text1"/>
          <w:sz w:val="28"/>
          <w:szCs w:val="28"/>
          <w:vertAlign w:val="subscript"/>
        </w:rPr>
        <w:t>m</w:t>
      </w:r>
      <w:r w:rsidRPr="005D13B9">
        <w:rPr>
          <w:rStyle w:val="vlist-s"/>
          <w:color w:val="000000" w:themeColor="text1"/>
          <w:sz w:val="28"/>
          <w:szCs w:val="28"/>
        </w:rPr>
        <w:t>​</w:t>
      </w:r>
      <w:r w:rsidR="00815291" w:rsidRPr="005D13B9">
        <w:rPr>
          <w:rStyle w:val="mclose"/>
          <w:color w:val="000000" w:themeColor="text1"/>
          <w:sz w:val="28"/>
          <w:szCs w:val="28"/>
        </w:rPr>
        <w:t>). Ошибка по курсу и измеренная величина угловой скорости передается модулю управления контуром курса.</w:t>
      </w:r>
    </w:p>
    <w:p w14:paraId="15559593" w14:textId="43267AD1" w:rsidR="00815291" w:rsidRPr="005D13B9" w:rsidRDefault="00815291" w:rsidP="00DF467A">
      <w:pPr>
        <w:pStyle w:val="aa"/>
        <w:numPr>
          <w:ilvl w:val="0"/>
          <w:numId w:val="12"/>
        </w:numPr>
        <w:spacing w:before="100" w:beforeAutospacing="1" w:after="24" w:line="360" w:lineRule="auto"/>
        <w:ind w:left="0" w:firstLine="709"/>
        <w:jc w:val="both"/>
        <w:rPr>
          <w:iCs/>
          <w:color w:val="000000" w:themeColor="text1"/>
          <w:sz w:val="28"/>
          <w:szCs w:val="28"/>
        </w:rPr>
        <w:pPrChange w:id="2951" w:author="mikle" w:date="2025-10-09T20:04:00Z" w16du:dateUtc="2025-10-10T03:04:00Z">
          <w:pPr>
            <w:pStyle w:val="aa"/>
            <w:numPr>
              <w:numId w:val="12"/>
            </w:numPr>
            <w:spacing w:before="100" w:beforeAutospacing="1" w:after="24" w:line="360" w:lineRule="auto"/>
            <w:ind w:left="1429" w:firstLine="709"/>
            <w:jc w:val="both"/>
          </w:pPr>
        </w:pPrChange>
      </w:pPr>
      <w:r w:rsidRPr="005D13B9">
        <w:rPr>
          <w:iCs/>
          <w:color w:val="000000" w:themeColor="text1"/>
          <w:sz w:val="28"/>
          <w:szCs w:val="28"/>
        </w:rPr>
        <w:lastRenderedPageBreak/>
        <w:t xml:space="preserve">Модуль управления контуром курса, реализованный в виде PD регулятора, рассчитывает на основе полученных данных значение управляющего сигнала </w:t>
      </w:r>
      <m:oMath>
        <m:r>
          <m:rPr>
            <m:sty m:val="bi"/>
          </m:rPr>
          <w:rPr>
            <w:rFonts w:ascii="Cambria Math" w:hAnsi="Cambria Math"/>
            <w:color w:val="000000" w:themeColor="text1"/>
            <w:sz w:val="28"/>
            <w:szCs w:val="28"/>
          </w:rPr>
          <m:t>U</m:t>
        </m:r>
      </m:oMath>
      <w:r w:rsidRPr="005D13B9">
        <w:rPr>
          <w:b/>
          <w:color w:val="000000" w:themeColor="text1"/>
          <w:sz w:val="28"/>
          <w:szCs w:val="28"/>
        </w:rPr>
        <w:t>, который подается на движительно-рулевой комплекс ПА.</w:t>
      </w:r>
    </w:p>
    <w:p w14:paraId="2EB78732" w14:textId="3EA44731" w:rsidR="00815291" w:rsidRPr="005D13B9" w:rsidRDefault="00815291" w:rsidP="00DF467A">
      <w:pPr>
        <w:pStyle w:val="aa"/>
        <w:numPr>
          <w:ilvl w:val="0"/>
          <w:numId w:val="12"/>
        </w:numPr>
        <w:spacing w:before="100" w:beforeAutospacing="1" w:after="24" w:line="360" w:lineRule="auto"/>
        <w:ind w:left="0" w:firstLine="709"/>
        <w:jc w:val="both"/>
        <w:rPr>
          <w:iCs/>
          <w:color w:val="000000" w:themeColor="text1"/>
          <w:sz w:val="28"/>
          <w:szCs w:val="28"/>
        </w:rPr>
        <w:pPrChange w:id="2952" w:author="mikle" w:date="2025-10-09T20:04:00Z" w16du:dateUtc="2025-10-10T03:04:00Z">
          <w:pPr>
            <w:pStyle w:val="aa"/>
            <w:numPr>
              <w:numId w:val="12"/>
            </w:numPr>
            <w:spacing w:before="100" w:beforeAutospacing="1" w:after="24" w:line="360" w:lineRule="auto"/>
            <w:ind w:left="1429" w:firstLine="709"/>
            <w:jc w:val="both"/>
          </w:pPr>
        </w:pPrChange>
      </w:pPr>
      <w:r w:rsidRPr="005D13B9">
        <w:rPr>
          <w:b/>
          <w:color w:val="000000" w:themeColor="text1"/>
          <w:sz w:val="28"/>
          <w:szCs w:val="28"/>
        </w:rPr>
        <w:t>На основе управляющего сигнала движительно-рулевой комплекс подводного аппарата создаст необходимый момент тяги движителей</w:t>
      </w:r>
      <w:r w:rsidR="00286F32" w:rsidRPr="005D13B9">
        <w:rPr>
          <w:b/>
          <w:color w:val="000000" w:themeColor="text1"/>
          <w:sz w:val="28"/>
          <w:szCs w:val="28"/>
        </w:rPr>
        <w:t xml:space="preserve">, который будет передан в модель динамики вращения подводного аппарата вокруг оси </w:t>
      </w:r>
      <w:r w:rsidR="00286F32" w:rsidRPr="005D13B9">
        <w:rPr>
          <w:b/>
          <w:color w:val="000000" w:themeColor="text1"/>
          <w:sz w:val="28"/>
          <w:szCs w:val="28"/>
          <w:lang w:val="en-US"/>
        </w:rPr>
        <w:t>Y</w:t>
      </w:r>
      <w:r w:rsidR="00286F32" w:rsidRPr="005D13B9">
        <w:rPr>
          <w:b/>
          <w:color w:val="000000" w:themeColor="text1"/>
          <w:sz w:val="28"/>
          <w:szCs w:val="28"/>
        </w:rPr>
        <w:t>.</w:t>
      </w:r>
    </w:p>
    <w:p w14:paraId="610B328B" w14:textId="04FF34FC" w:rsidR="00286F32" w:rsidRPr="005D13B9" w:rsidRDefault="00286F32" w:rsidP="00DF467A">
      <w:pPr>
        <w:pStyle w:val="aa"/>
        <w:numPr>
          <w:ilvl w:val="0"/>
          <w:numId w:val="12"/>
        </w:numPr>
        <w:spacing w:before="100" w:beforeAutospacing="1" w:after="24" w:line="360" w:lineRule="auto"/>
        <w:ind w:left="0" w:firstLine="709"/>
        <w:jc w:val="both"/>
        <w:rPr>
          <w:iCs/>
          <w:color w:val="000000" w:themeColor="text1"/>
          <w:sz w:val="28"/>
          <w:szCs w:val="28"/>
        </w:rPr>
        <w:pPrChange w:id="2953" w:author="mikle" w:date="2025-10-09T20:04:00Z" w16du:dateUtc="2025-10-10T03:04:00Z">
          <w:pPr>
            <w:pStyle w:val="aa"/>
            <w:numPr>
              <w:numId w:val="12"/>
            </w:numPr>
            <w:spacing w:before="100" w:beforeAutospacing="1" w:after="24" w:line="360" w:lineRule="auto"/>
            <w:ind w:left="1429" w:firstLine="709"/>
            <w:jc w:val="both"/>
          </w:pPr>
        </w:pPrChange>
      </w:pPr>
      <w:r w:rsidRPr="005D13B9">
        <w:rPr>
          <w:b/>
          <w:color w:val="000000" w:themeColor="text1"/>
          <w:sz w:val="28"/>
          <w:szCs w:val="28"/>
        </w:rPr>
        <w:t xml:space="preserve">За счет момента произойдет изменение угла курса ПА, которое будет рассчитано с применением динамической модели вращение аппарата по углу курса. Измененный угол курса будет измерен датчиком угла, а угловая скорость, сформированная моментом вокруг оси </w:t>
      </w:r>
      <w:r w:rsidRPr="005D13B9">
        <w:rPr>
          <w:b/>
          <w:color w:val="000000" w:themeColor="text1"/>
          <w:sz w:val="28"/>
          <w:szCs w:val="28"/>
          <w:lang w:val="en-US"/>
        </w:rPr>
        <w:t>Y</w:t>
      </w:r>
      <w:r w:rsidRPr="005D13B9">
        <w:rPr>
          <w:b/>
          <w:color w:val="000000" w:themeColor="text1"/>
          <w:sz w:val="28"/>
          <w:szCs w:val="28"/>
        </w:rPr>
        <w:t>, будет измерена датчиком угловой скорости. Данные значения в качестве сигналов обратной связи будут переданы модулю управления контуром</w:t>
      </w:r>
    </w:p>
    <w:p w14:paraId="193E8478" w14:textId="6086BBFB" w:rsidR="00286F32" w:rsidRPr="005D13B9" w:rsidRDefault="00286F32" w:rsidP="00DF467A">
      <w:pPr>
        <w:pStyle w:val="aa"/>
        <w:numPr>
          <w:ilvl w:val="0"/>
          <w:numId w:val="12"/>
        </w:numPr>
        <w:spacing w:before="100" w:beforeAutospacing="1" w:after="24" w:line="360" w:lineRule="auto"/>
        <w:ind w:left="0" w:firstLine="709"/>
        <w:jc w:val="both"/>
        <w:rPr>
          <w:iCs/>
          <w:color w:val="000000" w:themeColor="text1"/>
          <w:sz w:val="28"/>
          <w:szCs w:val="28"/>
        </w:rPr>
        <w:pPrChange w:id="2954" w:author="mikle" w:date="2025-10-09T20:04:00Z" w16du:dateUtc="2025-10-10T03:04:00Z">
          <w:pPr>
            <w:pStyle w:val="aa"/>
            <w:numPr>
              <w:numId w:val="12"/>
            </w:numPr>
            <w:spacing w:before="100" w:beforeAutospacing="1" w:after="24" w:line="360" w:lineRule="auto"/>
            <w:ind w:left="1429" w:firstLine="709"/>
            <w:jc w:val="both"/>
          </w:pPr>
        </w:pPrChange>
      </w:pPr>
      <w:r w:rsidRPr="005D13B9">
        <w:rPr>
          <w:b/>
          <w:color w:val="000000" w:themeColor="text1"/>
          <w:sz w:val="28"/>
          <w:szCs w:val="28"/>
        </w:rPr>
        <w:t xml:space="preserve">Модуль вывода ПА в точку производит пересчет </w:t>
      </w:r>
      <w:r w:rsidRPr="005D13B9">
        <w:rPr>
          <w:iCs/>
          <w:color w:val="000000" w:themeColor="text1"/>
          <w:sz w:val="28"/>
          <w:szCs w:val="28"/>
        </w:rPr>
        <w:t xml:space="preserve">желаемого угла курса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ψ</m:t>
            </m:r>
          </m:e>
          <m:sub>
            <m:r>
              <m:rPr>
                <m:nor/>
              </m:rPr>
              <w:rPr>
                <w:color w:val="000000" w:themeColor="text1"/>
                <w:sz w:val="28"/>
                <w:szCs w:val="28"/>
              </w:rPr>
              <m:t>cmd</m:t>
            </m:r>
          </m:sub>
        </m:sSub>
      </m:oMath>
      <w:r w:rsidRPr="005D13B9">
        <w:rPr>
          <w:color w:val="000000" w:themeColor="text1"/>
          <w:sz w:val="28"/>
          <w:szCs w:val="28"/>
        </w:rPr>
        <w:t xml:space="preserve"> относительно нового положения ПА и передаст новый желаемые угол курса модулю управления контуром курса, таким образом замыкая систему управления углом курса подводного аппарата</w:t>
      </w:r>
    </w:p>
    <w:p w14:paraId="0437E010" w14:textId="62BBD0DE" w:rsidR="00286F32" w:rsidRPr="005D13B9" w:rsidRDefault="00286F32" w:rsidP="005D13B9">
      <w:pPr>
        <w:pStyle w:val="3"/>
        <w:spacing w:line="360" w:lineRule="auto"/>
        <w:ind w:firstLine="709"/>
        <w:jc w:val="both"/>
        <w:rPr>
          <w:rFonts w:ascii="Times New Roman" w:hAnsi="Times New Roman" w:cs="Times New Roman"/>
          <w:iCs/>
          <w:color w:val="000000" w:themeColor="text1"/>
          <w:sz w:val="28"/>
          <w:szCs w:val="28"/>
        </w:rPr>
      </w:pPr>
      <w:bookmarkStart w:id="2955" w:name="_Toc210932349"/>
      <w:r w:rsidRPr="005D13B9">
        <w:rPr>
          <w:rFonts w:ascii="Times New Roman" w:hAnsi="Times New Roman" w:cs="Times New Roman"/>
          <w:iCs/>
          <w:color w:val="000000" w:themeColor="text1"/>
          <w:sz w:val="28"/>
          <w:szCs w:val="28"/>
        </w:rPr>
        <w:t>2.3.2 Работа контура курса и модуля вывода ПА в точку для управления маршевым движением ПА</w:t>
      </w:r>
      <w:bookmarkEnd w:id="2955"/>
    </w:p>
    <w:p w14:paraId="355FD4C9" w14:textId="5CD5D754" w:rsidR="00286F32" w:rsidRPr="005D13B9" w:rsidRDefault="00016DD1" w:rsidP="005D13B9">
      <w:pPr>
        <w:spacing w:before="100" w:beforeAutospacing="1" w:after="24" w:line="360" w:lineRule="auto"/>
        <w:ind w:firstLine="709"/>
        <w:jc w:val="both"/>
        <w:rPr>
          <w:iCs/>
          <w:color w:val="000000" w:themeColor="text1"/>
          <w:sz w:val="28"/>
          <w:szCs w:val="28"/>
        </w:rPr>
      </w:pPr>
      <w:r w:rsidRPr="005D13B9">
        <w:rPr>
          <w:iCs/>
          <w:color w:val="000000" w:themeColor="text1"/>
          <w:sz w:val="28"/>
          <w:szCs w:val="28"/>
        </w:rPr>
        <w:t>Управление маршевым движением подводного аппарата также происходит в несколько этапов с участием модуля вывода аппарата в точку траектории и контура маршевого движения ПА. Следует выделить несколько основных процессов работы системы:</w:t>
      </w:r>
    </w:p>
    <w:p w14:paraId="30FA6869" w14:textId="23B597A7" w:rsidR="00016DD1" w:rsidRPr="005D13B9" w:rsidRDefault="005F0E04" w:rsidP="00DF467A">
      <w:pPr>
        <w:pStyle w:val="aa"/>
        <w:numPr>
          <w:ilvl w:val="0"/>
          <w:numId w:val="13"/>
        </w:numPr>
        <w:spacing w:before="100" w:beforeAutospacing="1" w:after="24" w:line="360" w:lineRule="auto"/>
        <w:ind w:left="0" w:firstLine="709"/>
        <w:jc w:val="both"/>
        <w:rPr>
          <w:iCs/>
          <w:color w:val="000000" w:themeColor="text1"/>
          <w:sz w:val="28"/>
          <w:szCs w:val="28"/>
        </w:rPr>
        <w:pPrChange w:id="2956" w:author="mikle" w:date="2025-10-09T20:03:00Z" w16du:dateUtc="2025-10-10T03:03:00Z">
          <w:pPr>
            <w:pStyle w:val="aa"/>
            <w:numPr>
              <w:numId w:val="13"/>
            </w:numPr>
            <w:spacing w:before="100" w:beforeAutospacing="1" w:after="24" w:line="360" w:lineRule="auto"/>
            <w:ind w:left="1429" w:firstLine="709"/>
            <w:jc w:val="both"/>
          </w:pPr>
        </w:pPrChange>
      </w:pPr>
      <w:r w:rsidRPr="005D13B9">
        <w:rPr>
          <w:iCs/>
          <w:color w:val="000000" w:themeColor="text1"/>
          <w:sz w:val="28"/>
          <w:szCs w:val="28"/>
        </w:rPr>
        <w:t>Модуль вывода аппарата в точку получает на вход следующую точку траектории. На основании координат этой точки высчитывается кривизна траектории при достижении следующей точки. Значение кривизны позже используется в расчете желаемой скорости</w:t>
      </w:r>
      <w:r w:rsidR="00CF6E68" w:rsidRPr="005D13B9">
        <w:rPr>
          <w:iCs/>
          <w:color w:val="000000" w:themeColor="text1"/>
          <w:sz w:val="28"/>
          <w:szCs w:val="28"/>
        </w:rPr>
        <w:t xml:space="preserve"> подводного аппарата, чтобы обеспечить замедление аппарата при входе в поворот, что позволит избежать </w:t>
      </w:r>
      <w:r w:rsidR="00CF6E68" w:rsidRPr="005D13B9">
        <w:rPr>
          <w:iCs/>
          <w:color w:val="000000" w:themeColor="text1"/>
          <w:sz w:val="28"/>
          <w:szCs w:val="28"/>
        </w:rPr>
        <w:lastRenderedPageBreak/>
        <w:t>значительных выходов аппарата за пределы исследуемой зоны. Также, кроме расчета кривизны, модуль оценивает данную точку с точки зрения проведения съемки с использованием гидролокатором бокового обзора. Если точка является частью участка съемки, то модуль устанавливает желаемую скорость равной 0,7 метров в секунду, в противном случае скорость устанавливается в зависимости от необходимости совершать поворот (максимальная скорость на участках без поворота составляет 1,25 метров в секунду). На основе выбранной точки устанавливается желаемая координата, равная координате субточки. Желаемая координата и скорость передаются на контур марша.</w:t>
      </w:r>
    </w:p>
    <w:p w14:paraId="08F71AB1" w14:textId="6AE1BF3A" w:rsidR="00956A52" w:rsidRPr="005D13B9" w:rsidRDefault="00EA1D37" w:rsidP="00DF467A">
      <w:pPr>
        <w:pStyle w:val="aa"/>
        <w:numPr>
          <w:ilvl w:val="0"/>
          <w:numId w:val="13"/>
        </w:numPr>
        <w:spacing w:before="100" w:beforeAutospacing="1" w:after="24" w:line="360" w:lineRule="auto"/>
        <w:ind w:left="0" w:firstLine="709"/>
        <w:jc w:val="both"/>
        <w:rPr>
          <w:iCs/>
          <w:color w:val="000000" w:themeColor="text1"/>
          <w:sz w:val="28"/>
          <w:szCs w:val="28"/>
        </w:rPr>
        <w:pPrChange w:id="2957" w:author="mikle" w:date="2025-10-09T20:03:00Z" w16du:dateUtc="2025-10-10T03:03:00Z">
          <w:pPr>
            <w:pStyle w:val="aa"/>
            <w:numPr>
              <w:numId w:val="13"/>
            </w:numPr>
            <w:spacing w:before="100" w:beforeAutospacing="1" w:after="24" w:line="360" w:lineRule="auto"/>
            <w:ind w:left="1429" w:firstLine="709"/>
            <w:jc w:val="both"/>
          </w:pPr>
        </w:pPrChange>
      </w:pPr>
      <w:r w:rsidRPr="005D13B9">
        <w:rPr>
          <w:iCs/>
          <w:color w:val="000000" w:themeColor="text1"/>
          <w:sz w:val="28"/>
          <w:szCs w:val="28"/>
        </w:rPr>
        <w:t xml:space="preserve">На контур марша поступают желаемые значения с модуля вывода ПА в точку и обратная связь в виде данных с датчиков положения и линейной скорости. На основе этих данных считается ошибка по положению и скорости, которые приходят на управляющий модуль контура марша. По формуле </w:t>
      </w:r>
      <m:oMath>
        <m:r>
          <m:rPr>
            <m:sty m:val="bi"/>
          </m:rPr>
          <w:rPr>
            <w:rFonts w:ascii="Cambria Math" w:hAnsi="Cambria Math"/>
            <w:color w:val="000000" w:themeColor="text1"/>
            <w:sz w:val="28"/>
            <w:szCs w:val="28"/>
          </w:rPr>
          <m:t xml:space="preserve">U=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r>
          <m:rPr>
            <m:nor/>
          </m:rPr>
          <w:rPr>
            <w:color w:val="000000" w:themeColor="text1"/>
            <w:sz w:val="28"/>
            <w:szCs w:val="28"/>
          </w:rPr>
          <m:t>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e</m:t>
            </m:r>
          </m:sub>
        </m:sSub>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v </m:t>
        </m:r>
      </m:oMath>
      <w:r w:rsidRPr="005D13B9">
        <w:rPr>
          <w:color w:val="000000" w:themeColor="text1"/>
          <w:sz w:val="28"/>
          <w:szCs w:val="28"/>
        </w:rPr>
        <w:t xml:space="preserve">высчитывается управляющий сигнал, который поступает на движительно-рулевой комплекс. </w:t>
      </w:r>
    </w:p>
    <w:p w14:paraId="055F56E5" w14:textId="77777777" w:rsidR="00782640" w:rsidRPr="005D13B9" w:rsidRDefault="00782640" w:rsidP="00DF467A">
      <w:pPr>
        <w:pStyle w:val="aa"/>
        <w:numPr>
          <w:ilvl w:val="0"/>
          <w:numId w:val="13"/>
        </w:numPr>
        <w:spacing w:before="100" w:beforeAutospacing="1" w:after="24" w:line="360" w:lineRule="auto"/>
        <w:ind w:left="0" w:firstLine="709"/>
        <w:jc w:val="both"/>
        <w:rPr>
          <w:iCs/>
          <w:color w:val="000000" w:themeColor="text1"/>
          <w:sz w:val="28"/>
          <w:szCs w:val="28"/>
        </w:rPr>
        <w:pPrChange w:id="2958" w:author="mikle" w:date="2025-10-09T20:03:00Z" w16du:dateUtc="2025-10-10T03:03:00Z">
          <w:pPr>
            <w:pStyle w:val="aa"/>
            <w:numPr>
              <w:numId w:val="13"/>
            </w:numPr>
            <w:spacing w:before="100" w:beforeAutospacing="1" w:after="24" w:line="360" w:lineRule="auto"/>
            <w:ind w:left="1429" w:firstLine="709"/>
            <w:jc w:val="both"/>
          </w:pPr>
        </w:pPrChange>
      </w:pPr>
      <w:r w:rsidRPr="005D13B9">
        <w:rPr>
          <w:color w:val="000000" w:themeColor="text1"/>
          <w:sz w:val="28"/>
          <w:szCs w:val="28"/>
        </w:rPr>
        <w:t xml:space="preserve">Управляющий сигнал в движительно-рулевом комплексе пересчитывается в силу тяги движителя по оси </w:t>
      </w:r>
      <w:r w:rsidRPr="005D13B9">
        <w:rPr>
          <w:color w:val="000000" w:themeColor="text1"/>
          <w:sz w:val="28"/>
          <w:szCs w:val="28"/>
          <w:lang w:val="en-US"/>
        </w:rPr>
        <w:t>X</w:t>
      </w:r>
      <w:r w:rsidRPr="005D13B9">
        <w:rPr>
          <w:color w:val="000000" w:themeColor="text1"/>
          <w:sz w:val="28"/>
          <w:szCs w:val="28"/>
        </w:rPr>
        <w:t xml:space="preserve">, которая приходит на динамическую модель движения аппарата, где пересчитывается в скорость и пройденное расстояние. </w:t>
      </w:r>
    </w:p>
    <w:p w14:paraId="200721B9" w14:textId="77777777" w:rsidR="00782640" w:rsidRPr="005D13B9" w:rsidRDefault="00782640" w:rsidP="00DF467A">
      <w:pPr>
        <w:pStyle w:val="aa"/>
        <w:numPr>
          <w:ilvl w:val="0"/>
          <w:numId w:val="13"/>
        </w:numPr>
        <w:spacing w:before="100" w:beforeAutospacing="1" w:after="24" w:line="360" w:lineRule="auto"/>
        <w:ind w:left="0" w:firstLine="709"/>
        <w:jc w:val="both"/>
        <w:rPr>
          <w:iCs/>
          <w:color w:val="000000" w:themeColor="text1"/>
          <w:sz w:val="28"/>
          <w:szCs w:val="28"/>
        </w:rPr>
        <w:pPrChange w:id="2959" w:author="mikle" w:date="2025-10-09T20:03:00Z" w16du:dateUtc="2025-10-10T03:03:00Z">
          <w:pPr>
            <w:pStyle w:val="aa"/>
            <w:numPr>
              <w:numId w:val="13"/>
            </w:numPr>
            <w:spacing w:before="100" w:beforeAutospacing="1" w:after="24" w:line="360" w:lineRule="auto"/>
            <w:ind w:left="1429" w:firstLine="709"/>
            <w:jc w:val="both"/>
          </w:pPr>
        </w:pPrChange>
      </w:pPr>
      <w:r w:rsidRPr="005D13B9">
        <w:rPr>
          <w:color w:val="000000" w:themeColor="text1"/>
          <w:sz w:val="28"/>
          <w:szCs w:val="28"/>
        </w:rPr>
        <w:t>Датчики угла и положения в качестве сигналов обратной связи отправят на модуль вывода аппарата в точку новые значения положения и скорости, тем самым замкнув систему.</w:t>
      </w:r>
    </w:p>
    <w:p w14:paraId="5C98B6E0" w14:textId="77777777" w:rsidR="00782640" w:rsidRPr="005D13B9" w:rsidRDefault="00782640" w:rsidP="005D13B9">
      <w:pPr>
        <w:spacing w:before="100" w:beforeAutospacing="1" w:after="24" w:line="360" w:lineRule="auto"/>
        <w:ind w:firstLine="709"/>
        <w:jc w:val="both"/>
        <w:rPr>
          <w:color w:val="000000" w:themeColor="text1"/>
          <w:sz w:val="28"/>
          <w:szCs w:val="28"/>
        </w:rPr>
      </w:pPr>
      <w:r w:rsidRPr="005D13B9">
        <w:rPr>
          <w:color w:val="000000" w:themeColor="text1"/>
          <w:sz w:val="28"/>
          <w:szCs w:val="28"/>
        </w:rPr>
        <w:t>Таким образом два контура вместе с модулем вывода аппарата в точку обеспечивают движение аппарата по заданной траектории.</w:t>
      </w:r>
    </w:p>
    <w:p w14:paraId="1DF013EF" w14:textId="77777777" w:rsidR="00782640" w:rsidRDefault="00782640" w:rsidP="005D13B9">
      <w:pPr>
        <w:spacing w:before="100" w:beforeAutospacing="1" w:after="24" w:line="360" w:lineRule="auto"/>
        <w:ind w:firstLine="709"/>
        <w:jc w:val="both"/>
        <w:rPr>
          <w:ins w:id="2960" w:author="mikle" w:date="2025-10-09T20:04:00Z" w16du:dateUtc="2025-10-10T03:04:00Z"/>
          <w:color w:val="000000" w:themeColor="text1"/>
          <w:sz w:val="28"/>
          <w:szCs w:val="28"/>
        </w:rPr>
      </w:pPr>
    </w:p>
    <w:p w14:paraId="1DBFF7A2" w14:textId="77777777" w:rsidR="00DF467A" w:rsidRDefault="00DF467A" w:rsidP="005D13B9">
      <w:pPr>
        <w:spacing w:before="100" w:beforeAutospacing="1" w:after="24" w:line="360" w:lineRule="auto"/>
        <w:ind w:firstLine="709"/>
        <w:jc w:val="both"/>
        <w:rPr>
          <w:ins w:id="2961" w:author="mikle" w:date="2025-10-09T20:04:00Z" w16du:dateUtc="2025-10-10T03:04:00Z"/>
          <w:color w:val="000000" w:themeColor="text1"/>
          <w:sz w:val="28"/>
          <w:szCs w:val="28"/>
        </w:rPr>
      </w:pPr>
    </w:p>
    <w:p w14:paraId="1B0B9831" w14:textId="77777777" w:rsidR="00DF467A" w:rsidRPr="005D13B9" w:rsidRDefault="00DF467A" w:rsidP="005D13B9">
      <w:pPr>
        <w:spacing w:before="100" w:beforeAutospacing="1" w:after="24" w:line="360" w:lineRule="auto"/>
        <w:ind w:firstLine="709"/>
        <w:jc w:val="both"/>
        <w:rPr>
          <w:color w:val="000000" w:themeColor="text1"/>
          <w:sz w:val="28"/>
          <w:szCs w:val="28"/>
        </w:rPr>
      </w:pPr>
    </w:p>
    <w:p w14:paraId="711C44C2" w14:textId="7F71C7DC" w:rsidR="006516C7" w:rsidRPr="005D13B9" w:rsidRDefault="00782640" w:rsidP="005D13B9">
      <w:pPr>
        <w:pStyle w:val="1"/>
        <w:spacing w:line="360" w:lineRule="auto"/>
        <w:ind w:firstLine="709"/>
        <w:jc w:val="both"/>
        <w:rPr>
          <w:ins w:id="2962" w:author="mikle" w:date="2025-10-09T17:31:00Z" w16du:dateUtc="2025-10-10T00:31:00Z"/>
          <w:rFonts w:ascii="Times New Roman" w:hAnsi="Times New Roman" w:cs="Times New Roman"/>
          <w:color w:val="000000" w:themeColor="text1"/>
          <w:sz w:val="28"/>
          <w:szCs w:val="28"/>
        </w:rPr>
      </w:pPr>
      <w:bookmarkStart w:id="2963" w:name="_Toc210932350"/>
      <w:r w:rsidRPr="005D13B9">
        <w:rPr>
          <w:rFonts w:ascii="Times New Roman" w:hAnsi="Times New Roman" w:cs="Times New Roman"/>
          <w:color w:val="000000" w:themeColor="text1"/>
          <w:sz w:val="28"/>
          <w:szCs w:val="28"/>
        </w:rPr>
        <w:lastRenderedPageBreak/>
        <w:t xml:space="preserve">3 </w:t>
      </w:r>
      <w:del w:id="2964" w:author="mikle" w:date="2025-10-09T17:31:00Z" w16du:dateUtc="2025-10-10T00:31:00Z">
        <w:r w:rsidR="006516C7" w:rsidRPr="005D13B9" w:rsidDel="00486E1E">
          <w:rPr>
            <w:rFonts w:ascii="Times New Roman" w:hAnsi="Times New Roman" w:cs="Times New Roman"/>
            <w:color w:val="000000" w:themeColor="text1"/>
            <w:sz w:val="28"/>
            <w:szCs w:val="28"/>
          </w:rPr>
          <w:delText>Результаты работы системы управления</w:delText>
        </w:r>
      </w:del>
      <w:ins w:id="2965" w:author="mikle" w:date="2025-10-09T17:31:00Z" w16du:dateUtc="2025-10-10T00:31:00Z">
        <w:r w:rsidR="00486E1E" w:rsidRPr="005D13B9">
          <w:rPr>
            <w:rFonts w:ascii="Times New Roman" w:hAnsi="Times New Roman" w:cs="Times New Roman"/>
            <w:color w:val="000000" w:themeColor="text1"/>
            <w:sz w:val="28"/>
            <w:szCs w:val="28"/>
          </w:rPr>
          <w:t>Разработка интерфейса программного комплекса</w:t>
        </w:r>
        <w:bookmarkEnd w:id="2963"/>
      </w:ins>
    </w:p>
    <w:p w14:paraId="2E2A2268" w14:textId="77777777" w:rsidR="00486E1E" w:rsidRPr="005D13B9" w:rsidRDefault="00486E1E" w:rsidP="005D13B9">
      <w:pPr>
        <w:spacing w:line="360" w:lineRule="auto"/>
        <w:ind w:firstLine="709"/>
        <w:rPr>
          <w:ins w:id="2966" w:author="mikle" w:date="2025-10-09T17:31:00Z" w16du:dateUtc="2025-10-10T00:31:00Z"/>
          <w:color w:val="000000" w:themeColor="text1"/>
          <w:sz w:val="28"/>
          <w:szCs w:val="28"/>
          <w:rPrChange w:id="2967" w:author="mikle" w:date="2025-10-09T20:00:00Z" w16du:dateUtc="2025-10-10T03:00:00Z">
            <w:rPr>
              <w:ins w:id="2968" w:author="mikle" w:date="2025-10-09T17:31:00Z" w16du:dateUtc="2025-10-10T00:31:00Z"/>
            </w:rPr>
          </w:rPrChange>
        </w:rPr>
        <w:pPrChange w:id="2969" w:author="mikle" w:date="2025-10-09T20:00:00Z" w16du:dateUtc="2025-10-10T03:00:00Z">
          <w:pPr/>
        </w:pPrChange>
      </w:pPr>
    </w:p>
    <w:p w14:paraId="2C560F02" w14:textId="2094EB59" w:rsidR="00486E1E" w:rsidRPr="005D13B9" w:rsidRDefault="00486E1E" w:rsidP="005D13B9">
      <w:pPr>
        <w:spacing w:line="360" w:lineRule="auto"/>
        <w:ind w:firstLine="709"/>
        <w:rPr>
          <w:ins w:id="2970" w:author="mikle" w:date="2025-10-09T17:33:00Z" w16du:dateUtc="2025-10-10T00:33:00Z"/>
          <w:color w:val="000000" w:themeColor="text1"/>
          <w:sz w:val="28"/>
          <w:szCs w:val="28"/>
          <w:rPrChange w:id="2971" w:author="mikle" w:date="2025-10-09T20:00:00Z" w16du:dateUtc="2025-10-10T03:00:00Z">
            <w:rPr>
              <w:ins w:id="2972" w:author="mikle" w:date="2025-10-09T17:33:00Z" w16du:dateUtc="2025-10-10T00:33:00Z"/>
              <w:sz w:val="28"/>
              <w:szCs w:val="28"/>
            </w:rPr>
          </w:rPrChange>
        </w:rPr>
      </w:pPr>
      <w:ins w:id="2973" w:author="mikle" w:date="2025-10-09T17:31:00Z" w16du:dateUtc="2025-10-10T00:31:00Z">
        <w:r w:rsidRPr="005D13B9">
          <w:rPr>
            <w:color w:val="000000" w:themeColor="text1"/>
            <w:sz w:val="28"/>
            <w:szCs w:val="28"/>
            <w:rPrChange w:id="2974" w:author="mikle" w:date="2025-10-09T20:00:00Z" w16du:dateUtc="2025-10-10T03:00:00Z">
              <w:rPr>
                <w:sz w:val="28"/>
                <w:szCs w:val="28"/>
              </w:rPr>
            </w:rPrChange>
          </w:rPr>
          <w:t>Интерфейс нашей системы управления должен включать в се</w:t>
        </w:r>
      </w:ins>
      <w:ins w:id="2975" w:author="mikle" w:date="2025-10-09T17:32:00Z" w16du:dateUtc="2025-10-10T00:32:00Z">
        <w:r w:rsidRPr="005D13B9">
          <w:rPr>
            <w:color w:val="000000" w:themeColor="text1"/>
            <w:sz w:val="28"/>
            <w:szCs w:val="28"/>
            <w:rPrChange w:id="2976" w:author="mikle" w:date="2025-10-09T20:00:00Z" w16du:dateUtc="2025-10-10T03:00:00Z">
              <w:rPr>
                <w:sz w:val="28"/>
                <w:szCs w:val="28"/>
              </w:rPr>
            </w:rPrChange>
          </w:rPr>
          <w:t xml:space="preserve">бя поле для графического отображения полученной траектории и графиков параметров нашей системы (например: скорости и угла курса). Также в </w:t>
        </w:r>
      </w:ins>
      <w:ins w:id="2977" w:author="mikle" w:date="2025-10-09T17:33:00Z" w16du:dateUtc="2025-10-10T00:33:00Z">
        <w:r w:rsidRPr="005D13B9">
          <w:rPr>
            <w:color w:val="000000" w:themeColor="text1"/>
            <w:sz w:val="28"/>
            <w:szCs w:val="28"/>
            <w:rPrChange w:id="2978" w:author="mikle" w:date="2025-10-09T20:00:00Z" w16du:dateUtc="2025-10-10T03:00:00Z">
              <w:rPr>
                <w:sz w:val="28"/>
                <w:szCs w:val="28"/>
              </w:rPr>
            </w:rPrChange>
          </w:rPr>
          <w:t>интерфейсе</w:t>
        </w:r>
      </w:ins>
      <w:ins w:id="2979" w:author="mikle" w:date="2025-10-09T17:32:00Z" w16du:dateUtc="2025-10-10T00:32:00Z">
        <w:r w:rsidRPr="005D13B9">
          <w:rPr>
            <w:color w:val="000000" w:themeColor="text1"/>
            <w:sz w:val="28"/>
            <w:szCs w:val="28"/>
            <w:rPrChange w:id="2980" w:author="mikle" w:date="2025-10-09T20:00:00Z" w16du:dateUtc="2025-10-10T03:00:00Z">
              <w:rPr>
                <w:sz w:val="28"/>
                <w:szCs w:val="28"/>
              </w:rPr>
            </w:rPrChange>
          </w:rPr>
          <w:t xml:space="preserve"> должна быть предусмотрена возможнос</w:t>
        </w:r>
      </w:ins>
      <w:ins w:id="2981" w:author="mikle" w:date="2025-10-09T17:33:00Z" w16du:dateUtc="2025-10-10T00:33:00Z">
        <w:r w:rsidRPr="005D13B9">
          <w:rPr>
            <w:color w:val="000000" w:themeColor="text1"/>
            <w:sz w:val="28"/>
            <w:szCs w:val="28"/>
            <w:rPrChange w:id="2982" w:author="mikle" w:date="2025-10-09T20:00:00Z" w16du:dateUtc="2025-10-10T03:00:00Z">
              <w:rPr>
                <w:sz w:val="28"/>
                <w:szCs w:val="28"/>
              </w:rPr>
            </w:rPrChange>
          </w:rPr>
          <w:t>ть задания параметров работы системы, чтобы сделать программный комплекс более эффективным и адаптивным к внешним факторам исследуемой зоны.</w:t>
        </w:r>
      </w:ins>
    </w:p>
    <w:p w14:paraId="535ED7D2" w14:textId="459A2154" w:rsidR="00486E1E" w:rsidRPr="005D13B9" w:rsidRDefault="00486E1E" w:rsidP="005D13B9">
      <w:pPr>
        <w:spacing w:line="360" w:lineRule="auto"/>
        <w:ind w:firstLine="709"/>
        <w:rPr>
          <w:ins w:id="2983" w:author="mikle" w:date="2025-10-09T17:35:00Z" w16du:dateUtc="2025-10-10T00:35:00Z"/>
          <w:color w:val="000000" w:themeColor="text1"/>
          <w:sz w:val="28"/>
          <w:szCs w:val="28"/>
          <w:rPrChange w:id="2984" w:author="mikle" w:date="2025-10-09T20:00:00Z" w16du:dateUtc="2025-10-10T03:00:00Z">
            <w:rPr>
              <w:ins w:id="2985" w:author="mikle" w:date="2025-10-09T17:35:00Z" w16du:dateUtc="2025-10-10T00:35:00Z"/>
              <w:sz w:val="28"/>
              <w:szCs w:val="28"/>
            </w:rPr>
          </w:rPrChange>
        </w:rPr>
      </w:pPr>
      <w:ins w:id="2986" w:author="mikle" w:date="2025-10-09T17:34:00Z" w16du:dateUtc="2025-10-10T00:34:00Z">
        <w:r w:rsidRPr="005D13B9">
          <w:rPr>
            <w:color w:val="000000" w:themeColor="text1"/>
            <w:sz w:val="28"/>
            <w:szCs w:val="28"/>
            <w:rPrChange w:id="2987" w:author="mikle" w:date="2025-10-09T20:00:00Z" w16du:dateUtc="2025-10-10T03:00:00Z">
              <w:rPr>
                <w:sz w:val="28"/>
                <w:szCs w:val="28"/>
              </w:rPr>
            </w:rPrChange>
          </w:rPr>
          <w:t>Для введени</w:t>
        </w:r>
      </w:ins>
      <w:ins w:id="2988" w:author="mikle" w:date="2025-10-09T17:35:00Z" w16du:dateUtc="2025-10-10T00:35:00Z">
        <w:r w:rsidR="00016BC9" w:rsidRPr="005D13B9">
          <w:rPr>
            <w:color w:val="000000" w:themeColor="text1"/>
            <w:sz w:val="28"/>
            <w:szCs w:val="28"/>
            <w:rPrChange w:id="2989" w:author="mikle" w:date="2025-10-09T20:00:00Z" w16du:dateUtc="2025-10-10T03:00:00Z">
              <w:rPr>
                <w:sz w:val="28"/>
                <w:szCs w:val="28"/>
              </w:rPr>
            </w:rPrChange>
          </w:rPr>
          <w:t>я</w:t>
        </w:r>
      </w:ins>
      <w:ins w:id="2990" w:author="mikle" w:date="2025-10-09T17:34:00Z" w16du:dateUtc="2025-10-10T00:34:00Z">
        <w:r w:rsidRPr="005D13B9">
          <w:rPr>
            <w:color w:val="000000" w:themeColor="text1"/>
            <w:sz w:val="28"/>
            <w:szCs w:val="28"/>
            <w:rPrChange w:id="2991" w:author="mikle" w:date="2025-10-09T20:00:00Z" w16du:dateUtc="2025-10-10T03:00:00Z">
              <w:rPr>
                <w:sz w:val="28"/>
                <w:szCs w:val="28"/>
              </w:rPr>
            </w:rPrChange>
          </w:rPr>
          <w:t xml:space="preserve"> параметров было принято решение создать таблицу с редактируемыми полями, изначально заполненными стандартными значениями</w:t>
        </w:r>
        <w:r w:rsidR="00016BC9" w:rsidRPr="005D13B9">
          <w:rPr>
            <w:color w:val="000000" w:themeColor="text1"/>
            <w:sz w:val="28"/>
            <w:szCs w:val="28"/>
            <w:rPrChange w:id="2992" w:author="mikle" w:date="2025-10-09T20:00:00Z" w16du:dateUtc="2025-10-10T03:00:00Z">
              <w:rPr>
                <w:sz w:val="28"/>
                <w:szCs w:val="28"/>
              </w:rPr>
            </w:rPrChange>
          </w:rPr>
          <w:t>. При каждом запуске данные поля будут</w:t>
        </w:r>
      </w:ins>
      <w:ins w:id="2993" w:author="mikle" w:date="2025-10-09T17:35:00Z" w16du:dateUtc="2025-10-10T00:35:00Z">
        <w:r w:rsidR="00016BC9" w:rsidRPr="005D13B9">
          <w:rPr>
            <w:color w:val="000000" w:themeColor="text1"/>
            <w:sz w:val="28"/>
            <w:szCs w:val="28"/>
            <w:rPrChange w:id="2994" w:author="mikle" w:date="2025-10-09T20:00:00Z" w16du:dateUtc="2025-10-10T03:00:00Z">
              <w:rPr>
                <w:sz w:val="28"/>
                <w:szCs w:val="28"/>
              </w:rPr>
            </w:rPrChange>
          </w:rPr>
          <w:t xml:space="preserve"> считывается, и система будет строить траекторию и проводить моделирование с учетом данных параметров. Таблица представлена на рисунке 3.1.</w:t>
        </w:r>
      </w:ins>
    </w:p>
    <w:p w14:paraId="69604A01" w14:textId="77777777" w:rsidR="00016BC9" w:rsidRPr="005D13B9" w:rsidRDefault="00016BC9" w:rsidP="005D13B9">
      <w:pPr>
        <w:spacing w:line="360" w:lineRule="auto"/>
        <w:ind w:firstLine="709"/>
        <w:rPr>
          <w:color w:val="000000" w:themeColor="text1"/>
          <w:sz w:val="28"/>
          <w:szCs w:val="28"/>
        </w:rPr>
        <w:pPrChange w:id="2995" w:author="mikle" w:date="2025-10-09T20:00:00Z" w16du:dateUtc="2025-10-10T03:00:00Z">
          <w:pPr>
            <w:pStyle w:val="1"/>
            <w:spacing w:line="360" w:lineRule="auto"/>
            <w:ind w:firstLine="709"/>
            <w:jc w:val="both"/>
          </w:pPr>
        </w:pPrChange>
      </w:pPr>
    </w:p>
    <w:p w14:paraId="40D10F8E" w14:textId="1E7E27A6" w:rsidR="00EA1D37" w:rsidRPr="005D13B9" w:rsidDel="00016BC9" w:rsidRDefault="00016BC9" w:rsidP="005D13B9">
      <w:pPr>
        <w:spacing w:before="100" w:beforeAutospacing="1" w:after="24" w:line="360" w:lineRule="auto"/>
        <w:ind w:firstLine="709"/>
        <w:jc w:val="center"/>
        <w:rPr>
          <w:del w:id="2996" w:author="mikle" w:date="2025-10-09T17:30:00Z" w16du:dateUtc="2025-10-10T00:30:00Z"/>
          <w:color w:val="000000" w:themeColor="text1"/>
          <w:sz w:val="28"/>
          <w:szCs w:val="28"/>
        </w:rPr>
        <w:pPrChange w:id="2997" w:author="mikle" w:date="2025-10-09T20:00:00Z" w16du:dateUtc="2025-10-10T03:00:00Z">
          <w:pPr>
            <w:spacing w:before="100" w:beforeAutospacing="1" w:after="24" w:line="360" w:lineRule="auto"/>
            <w:ind w:firstLine="709"/>
            <w:jc w:val="both"/>
          </w:pPr>
        </w:pPrChange>
      </w:pPr>
      <w:ins w:id="2998" w:author="mikle" w:date="2025-10-09T17:37:00Z" w16du:dateUtc="2025-10-10T00:37:00Z">
        <w:r w:rsidRPr="005D13B9">
          <w:rPr>
            <w:noProof/>
            <w:color w:val="000000" w:themeColor="text1"/>
            <w:sz w:val="28"/>
            <w:szCs w:val="28"/>
            <w14:ligatures w14:val="standardContextual"/>
          </w:rPr>
          <w:lastRenderedPageBreak/>
          <w:drawing>
            <wp:inline distT="0" distB="0" distL="0" distR="0" wp14:anchorId="2812318F" wp14:editId="50B88AF0">
              <wp:extent cx="5940425" cy="4888230"/>
              <wp:effectExtent l="0" t="0" r="3175" b="1270"/>
              <wp:docPr id="209965909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59094" name="Рисунок 2099659094"/>
                      <pic:cNvPicPr/>
                    </pic:nvPicPr>
                    <pic:blipFill>
                      <a:blip r:embed="rId30">
                        <a:extLst>
                          <a:ext uri="{28A0092B-C50C-407E-A947-70E740481C1C}">
                            <a14:useLocalDpi xmlns:a14="http://schemas.microsoft.com/office/drawing/2010/main" val="0"/>
                          </a:ext>
                        </a:extLst>
                      </a:blip>
                      <a:stretch>
                        <a:fillRect/>
                      </a:stretch>
                    </pic:blipFill>
                    <pic:spPr>
                      <a:xfrm>
                        <a:off x="0" y="0"/>
                        <a:ext cx="5940425" cy="4888230"/>
                      </a:xfrm>
                      <a:prstGeom prst="rect">
                        <a:avLst/>
                      </a:prstGeom>
                    </pic:spPr>
                  </pic:pic>
                </a:graphicData>
              </a:graphic>
            </wp:inline>
          </w:drawing>
        </w:r>
      </w:ins>
      <w:del w:id="2999" w:author="mikle" w:date="2025-10-09T17:30:00Z" w16du:dateUtc="2025-10-10T00:30:00Z">
        <w:r w:rsidR="006516C7" w:rsidRPr="005D13B9" w:rsidDel="00486E1E">
          <w:rPr>
            <w:color w:val="000000" w:themeColor="text1"/>
            <w:sz w:val="28"/>
            <w:szCs w:val="28"/>
          </w:rPr>
          <w:delText>Для тестирования нашей системы управления траекторным движением мы зададимся некоторыми начальными условиями, что провести проверку ее работоспособности. Выберем область, задав ее геометрические размеры – ширину и длину. Примем угол нашей траектории равным 30 градусов для проверки вывода аппарата в удобную начальную точку, обеспечивающую покрытие области за один проход по траектории ГАЛС с заданным углом.</w:delText>
        </w:r>
      </w:del>
    </w:p>
    <w:p w14:paraId="0F1B6264" w14:textId="68C3CFF0" w:rsidR="00016BC9" w:rsidRPr="005D13B9" w:rsidRDefault="00016BC9" w:rsidP="005D13B9">
      <w:pPr>
        <w:spacing w:before="100" w:beforeAutospacing="1" w:after="24" w:line="360" w:lineRule="auto"/>
        <w:ind w:firstLine="709"/>
        <w:jc w:val="center"/>
        <w:rPr>
          <w:ins w:id="3000" w:author="mikle" w:date="2025-10-09T17:37:00Z" w16du:dateUtc="2025-10-10T00:37:00Z"/>
          <w:color w:val="000000" w:themeColor="text1"/>
          <w:sz w:val="28"/>
          <w:szCs w:val="28"/>
        </w:rPr>
        <w:pPrChange w:id="3001" w:author="mikle" w:date="2025-10-09T20:00:00Z" w16du:dateUtc="2025-10-10T03:00:00Z">
          <w:pPr>
            <w:spacing w:before="100" w:beforeAutospacing="1" w:after="24" w:line="360" w:lineRule="auto"/>
            <w:ind w:firstLine="709"/>
            <w:jc w:val="both"/>
          </w:pPr>
        </w:pPrChange>
      </w:pPr>
      <w:ins w:id="3002" w:author="mikle" w:date="2025-10-09T17:37:00Z" w16du:dateUtc="2025-10-10T00:37:00Z">
        <w:r w:rsidRPr="005D13B9">
          <w:rPr>
            <w:color w:val="000000" w:themeColor="text1"/>
            <w:sz w:val="28"/>
            <w:szCs w:val="28"/>
          </w:rPr>
          <w:t>Рисунок 3.1 – таблица ввода параметров моделирования</w:t>
        </w:r>
      </w:ins>
    </w:p>
    <w:p w14:paraId="7E9FB1F4" w14:textId="682B11D8" w:rsidR="006516C7" w:rsidRPr="005D13B9" w:rsidDel="00016BC9" w:rsidRDefault="00016BC9" w:rsidP="005D13B9">
      <w:pPr>
        <w:spacing w:before="100" w:beforeAutospacing="1" w:after="24" w:line="360" w:lineRule="auto"/>
        <w:ind w:firstLine="709"/>
        <w:jc w:val="both"/>
        <w:rPr>
          <w:del w:id="3003" w:author="mikle" w:date="2025-10-09T17:30:00Z" w16du:dateUtc="2025-10-10T00:30:00Z"/>
          <w:color w:val="000000" w:themeColor="text1"/>
          <w:sz w:val="28"/>
          <w:szCs w:val="28"/>
        </w:rPr>
        <w:pPrChange w:id="3004" w:author="mikle" w:date="2025-10-09T20:00:00Z" w16du:dateUtc="2025-10-10T03:00:00Z">
          <w:pPr>
            <w:spacing w:before="100" w:beforeAutospacing="1" w:after="24" w:line="360" w:lineRule="auto"/>
            <w:ind w:firstLine="709"/>
            <w:jc w:val="both"/>
          </w:pPr>
        </w:pPrChange>
      </w:pPr>
      <w:ins w:id="3005" w:author="mikle" w:date="2025-10-09T17:37:00Z" w16du:dateUtc="2025-10-10T00:37:00Z">
        <w:r w:rsidRPr="005D13B9">
          <w:rPr>
            <w:color w:val="000000" w:themeColor="text1"/>
            <w:sz w:val="28"/>
            <w:szCs w:val="28"/>
          </w:rPr>
          <w:t>Для отображения полученной траектории и графиков изменен</w:t>
        </w:r>
      </w:ins>
      <w:ins w:id="3006" w:author="mikle" w:date="2025-10-09T17:38:00Z" w16du:dateUtc="2025-10-10T00:38:00Z">
        <w:r w:rsidRPr="005D13B9">
          <w:rPr>
            <w:color w:val="000000" w:themeColor="text1"/>
            <w:sz w:val="28"/>
            <w:szCs w:val="28"/>
          </w:rPr>
          <w:t>ия ключевых параметров движения ПА на интерфейсе предусмотрено графическое поле с несколькими разделами, которое представлено на рисунке 3.2.</w:t>
        </w:r>
      </w:ins>
      <w:del w:id="3007" w:author="mikle" w:date="2025-10-09T17:30:00Z" w16du:dateUtc="2025-10-10T00:30:00Z">
        <w:r w:rsidR="006516C7" w:rsidRPr="005D13B9" w:rsidDel="00486E1E">
          <w:rPr>
            <w:color w:val="000000" w:themeColor="text1"/>
            <w:sz w:val="28"/>
            <w:szCs w:val="28"/>
          </w:rPr>
          <w:delText xml:space="preserve">Характеристики ПА мы зададим, исходя из технического задания. Остальные постоянные величины, такие как скорости на участках и углы, заданы в программных элементах, относящихся к соответствующим контурам управления. </w:delText>
        </w:r>
      </w:del>
    </w:p>
    <w:p w14:paraId="5BC90FA3" w14:textId="77777777" w:rsidR="00016BC9" w:rsidRPr="005D13B9" w:rsidRDefault="00016BC9" w:rsidP="005D13B9">
      <w:pPr>
        <w:spacing w:before="100" w:beforeAutospacing="1" w:after="24" w:line="360" w:lineRule="auto"/>
        <w:ind w:firstLine="709"/>
        <w:jc w:val="both"/>
        <w:rPr>
          <w:ins w:id="3008" w:author="mikle" w:date="2025-10-09T17:38:00Z" w16du:dateUtc="2025-10-10T00:38:00Z"/>
          <w:color w:val="000000" w:themeColor="text1"/>
          <w:sz w:val="28"/>
          <w:szCs w:val="28"/>
        </w:rPr>
      </w:pPr>
    </w:p>
    <w:p w14:paraId="78AB7542" w14:textId="67151001" w:rsidR="006516C7" w:rsidRPr="005D13B9" w:rsidDel="00486E1E" w:rsidRDefault="008303BF" w:rsidP="005D13B9">
      <w:pPr>
        <w:spacing w:before="100" w:beforeAutospacing="1" w:after="24" w:line="360" w:lineRule="auto"/>
        <w:ind w:firstLine="709"/>
        <w:jc w:val="center"/>
        <w:rPr>
          <w:del w:id="3009" w:author="mikle" w:date="2025-10-09T17:30:00Z" w16du:dateUtc="2025-10-10T00:30:00Z"/>
          <w:color w:val="000000" w:themeColor="text1"/>
          <w:sz w:val="28"/>
          <w:szCs w:val="28"/>
        </w:rPr>
        <w:pPrChange w:id="3010" w:author="mikle" w:date="2025-10-09T20:00:00Z" w16du:dateUtc="2025-10-10T03:00:00Z">
          <w:pPr>
            <w:spacing w:before="100" w:beforeAutospacing="1" w:after="24" w:line="360" w:lineRule="auto"/>
            <w:ind w:firstLine="709"/>
            <w:jc w:val="both"/>
          </w:pPr>
        </w:pPrChange>
      </w:pPr>
      <w:ins w:id="3011" w:author="mikle" w:date="2025-10-09T19:33:00Z" w16du:dateUtc="2025-10-10T02:33:00Z">
        <w:r w:rsidRPr="005D13B9">
          <w:rPr>
            <w:noProof/>
            <w:color w:val="000000" w:themeColor="text1"/>
            <w:sz w:val="28"/>
            <w:szCs w:val="28"/>
            <w14:ligatures w14:val="standardContextual"/>
          </w:rPr>
          <w:lastRenderedPageBreak/>
          <w:drawing>
            <wp:inline distT="0" distB="0" distL="0" distR="0" wp14:anchorId="2E13ED20" wp14:editId="364AF196">
              <wp:extent cx="5940425" cy="4115435"/>
              <wp:effectExtent l="0" t="0" r="3175" b="0"/>
              <wp:docPr id="87322324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23247" name="Рисунок 873223247"/>
                      <pic:cNvPicPr/>
                    </pic:nvPicPr>
                    <pic:blipFill>
                      <a:blip r:embed="rId31">
                        <a:extLst>
                          <a:ext uri="{28A0092B-C50C-407E-A947-70E740481C1C}">
                            <a14:useLocalDpi xmlns:a14="http://schemas.microsoft.com/office/drawing/2010/main" val="0"/>
                          </a:ext>
                        </a:extLst>
                      </a:blip>
                      <a:stretch>
                        <a:fillRect/>
                      </a:stretch>
                    </pic:blipFill>
                    <pic:spPr>
                      <a:xfrm>
                        <a:off x="0" y="0"/>
                        <a:ext cx="5940425" cy="4115435"/>
                      </a:xfrm>
                      <a:prstGeom prst="rect">
                        <a:avLst/>
                      </a:prstGeom>
                    </pic:spPr>
                  </pic:pic>
                </a:graphicData>
              </a:graphic>
            </wp:inline>
          </w:drawing>
        </w:r>
      </w:ins>
      <w:del w:id="3012" w:author="mikle" w:date="2025-10-09T17:30:00Z" w16du:dateUtc="2025-10-10T00:30:00Z">
        <w:r w:rsidR="006516C7" w:rsidRPr="005D13B9" w:rsidDel="00486E1E">
          <w:rPr>
            <w:color w:val="000000" w:themeColor="text1"/>
            <w:sz w:val="28"/>
            <w:szCs w:val="28"/>
          </w:rPr>
          <w:delText xml:space="preserve">После запуска моделирования </w:delText>
        </w:r>
        <w:r w:rsidR="00833578" w:rsidRPr="005D13B9" w:rsidDel="00486E1E">
          <w:rPr>
            <w:color w:val="000000" w:themeColor="text1"/>
            <w:sz w:val="28"/>
            <w:szCs w:val="28"/>
          </w:rPr>
          <w:delText>мы получим графическое отображение пройденной траектории</w:delText>
        </w:r>
        <w:r w:rsidR="00440158" w:rsidRPr="005D13B9" w:rsidDel="00486E1E">
          <w:rPr>
            <w:color w:val="000000" w:themeColor="text1"/>
            <w:sz w:val="28"/>
            <w:szCs w:val="28"/>
          </w:rPr>
          <w:delText>, представленную на рисунке 2.</w:delText>
        </w:r>
      </w:del>
    </w:p>
    <w:p w14:paraId="0D717288" w14:textId="74C16F9B" w:rsidR="00440158" w:rsidRPr="005D13B9" w:rsidDel="00486E1E" w:rsidRDefault="00440158" w:rsidP="005D13B9">
      <w:pPr>
        <w:spacing w:before="100" w:beforeAutospacing="1" w:after="24" w:line="360" w:lineRule="auto"/>
        <w:ind w:firstLine="709"/>
        <w:jc w:val="center"/>
        <w:rPr>
          <w:del w:id="3013" w:author="mikle" w:date="2025-10-09T17:30:00Z" w16du:dateUtc="2025-10-10T00:30:00Z"/>
          <w:color w:val="000000" w:themeColor="text1"/>
          <w:sz w:val="28"/>
          <w:szCs w:val="28"/>
        </w:rPr>
        <w:pPrChange w:id="3014" w:author="mikle" w:date="2025-10-09T20:00:00Z" w16du:dateUtc="2025-10-10T03:00:00Z">
          <w:pPr>
            <w:spacing w:before="100" w:beforeAutospacing="1" w:after="24" w:line="360" w:lineRule="auto"/>
            <w:ind w:firstLine="709"/>
            <w:jc w:val="both"/>
          </w:pPr>
        </w:pPrChange>
      </w:pPr>
      <w:del w:id="3015" w:author="mikle" w:date="2025-10-09T17:30:00Z" w16du:dateUtc="2025-10-10T00:30:00Z">
        <w:r w:rsidRPr="005D13B9" w:rsidDel="00486E1E">
          <w:rPr>
            <w:noProof/>
            <w:color w:val="000000" w:themeColor="text1"/>
            <w:sz w:val="28"/>
            <w:szCs w:val="28"/>
          </w:rPr>
          <w:drawing>
            <wp:inline distT="0" distB="0" distL="0" distR="0" wp14:anchorId="73F01A18" wp14:editId="6CA8F4DB">
              <wp:extent cx="5940425" cy="2840990"/>
              <wp:effectExtent l="0" t="0" r="3175" b="0"/>
              <wp:docPr id="9656180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18093" name=""/>
                      <pic:cNvPicPr/>
                    </pic:nvPicPr>
                    <pic:blipFill>
                      <a:blip r:embed="rId32"/>
                      <a:stretch>
                        <a:fillRect/>
                      </a:stretch>
                    </pic:blipFill>
                    <pic:spPr>
                      <a:xfrm>
                        <a:off x="0" y="0"/>
                        <a:ext cx="5940425" cy="2840990"/>
                      </a:xfrm>
                      <a:prstGeom prst="rect">
                        <a:avLst/>
                      </a:prstGeom>
                    </pic:spPr>
                  </pic:pic>
                </a:graphicData>
              </a:graphic>
            </wp:inline>
          </w:drawing>
        </w:r>
      </w:del>
    </w:p>
    <w:p w14:paraId="5D8CEF05" w14:textId="1FC1F9EA" w:rsidR="00440158" w:rsidRPr="005D13B9" w:rsidDel="00486E1E" w:rsidRDefault="00440158" w:rsidP="005D13B9">
      <w:pPr>
        <w:spacing w:before="100" w:beforeAutospacing="1" w:after="24" w:line="360" w:lineRule="auto"/>
        <w:ind w:firstLine="709"/>
        <w:jc w:val="center"/>
        <w:rPr>
          <w:del w:id="3016" w:author="mikle" w:date="2025-10-09T17:30:00Z" w16du:dateUtc="2025-10-10T00:30:00Z"/>
          <w:color w:val="000000" w:themeColor="text1"/>
          <w:sz w:val="28"/>
          <w:szCs w:val="28"/>
        </w:rPr>
        <w:pPrChange w:id="3017" w:author="mikle" w:date="2025-10-09T20:00:00Z" w16du:dateUtc="2025-10-10T03:00:00Z">
          <w:pPr>
            <w:spacing w:before="100" w:beforeAutospacing="1" w:after="24" w:line="360" w:lineRule="auto"/>
            <w:ind w:firstLine="709"/>
            <w:jc w:val="both"/>
          </w:pPr>
        </w:pPrChange>
      </w:pPr>
      <w:del w:id="3018" w:author="mikle" w:date="2025-10-09T17:30:00Z" w16du:dateUtc="2025-10-10T00:30:00Z">
        <w:r w:rsidRPr="005D13B9" w:rsidDel="00486E1E">
          <w:rPr>
            <w:color w:val="000000" w:themeColor="text1"/>
            <w:sz w:val="28"/>
            <w:szCs w:val="28"/>
          </w:rPr>
          <w:delText>Рисунок 2 – графическое отображение пройденной траектории</w:delText>
        </w:r>
      </w:del>
    </w:p>
    <w:p w14:paraId="264C60F3" w14:textId="02EBBF96" w:rsidR="00440158" w:rsidRPr="005D13B9" w:rsidDel="00486E1E" w:rsidRDefault="00440158" w:rsidP="005D13B9">
      <w:pPr>
        <w:spacing w:before="100" w:beforeAutospacing="1" w:after="24" w:line="360" w:lineRule="auto"/>
        <w:ind w:firstLine="709"/>
        <w:jc w:val="center"/>
        <w:rPr>
          <w:del w:id="3019" w:author="mikle" w:date="2025-10-09T17:30:00Z" w16du:dateUtc="2025-10-10T00:30:00Z"/>
          <w:color w:val="000000" w:themeColor="text1"/>
          <w:sz w:val="28"/>
          <w:szCs w:val="28"/>
        </w:rPr>
        <w:pPrChange w:id="3020" w:author="mikle" w:date="2025-10-09T20:00:00Z" w16du:dateUtc="2025-10-10T03:00:00Z">
          <w:pPr>
            <w:spacing w:before="100" w:beforeAutospacing="1" w:after="24" w:line="360" w:lineRule="auto"/>
            <w:ind w:firstLine="709"/>
            <w:jc w:val="both"/>
          </w:pPr>
        </w:pPrChange>
      </w:pPr>
      <w:del w:id="3021" w:author="mikle" w:date="2025-10-09T17:30:00Z" w16du:dateUtc="2025-10-10T00:30:00Z">
        <w:r w:rsidRPr="005D13B9" w:rsidDel="00486E1E">
          <w:rPr>
            <w:color w:val="000000" w:themeColor="text1"/>
            <w:sz w:val="28"/>
            <w:szCs w:val="28"/>
          </w:rPr>
          <w:delText>Вместе с реализацией траекторного движения мы также получаем несколько графических характеристик нашей системы, которые будут представлены на рисунке 3.</w:delText>
        </w:r>
      </w:del>
    </w:p>
    <w:p w14:paraId="251D13CA" w14:textId="0193DD3D" w:rsidR="00440158" w:rsidRPr="005D13B9" w:rsidDel="00486E1E" w:rsidRDefault="00440158" w:rsidP="005D13B9">
      <w:pPr>
        <w:spacing w:before="100" w:beforeAutospacing="1" w:after="24" w:line="360" w:lineRule="auto"/>
        <w:ind w:firstLine="709"/>
        <w:jc w:val="center"/>
        <w:rPr>
          <w:del w:id="3022" w:author="mikle" w:date="2025-10-09T17:30:00Z" w16du:dateUtc="2025-10-10T00:30:00Z"/>
          <w:noProof/>
          <w:color w:val="000000" w:themeColor="text1"/>
          <w:sz w:val="28"/>
          <w:szCs w:val="28"/>
          <w14:ligatures w14:val="standardContextual"/>
        </w:rPr>
        <w:pPrChange w:id="3023" w:author="mikle" w:date="2025-10-09T20:00:00Z" w16du:dateUtc="2025-10-10T03:00:00Z">
          <w:pPr>
            <w:spacing w:before="100" w:beforeAutospacing="1" w:after="24" w:line="360" w:lineRule="auto"/>
            <w:ind w:firstLine="709"/>
            <w:jc w:val="both"/>
          </w:pPr>
        </w:pPrChange>
      </w:pPr>
      <w:commentRangeStart w:id="3024"/>
      <w:del w:id="3025" w:author="mikle" w:date="2025-10-09T17:30:00Z" w16du:dateUtc="2025-10-10T00:30:00Z">
        <w:r w:rsidRPr="005D13B9" w:rsidDel="00486E1E">
          <w:rPr>
            <w:noProof/>
            <w:color w:val="000000" w:themeColor="text1"/>
            <w:sz w:val="28"/>
            <w:szCs w:val="28"/>
          </w:rPr>
          <w:drawing>
            <wp:inline distT="0" distB="0" distL="0" distR="0" wp14:anchorId="7BA8D3FC" wp14:editId="68B2D51D">
              <wp:extent cx="5940425" cy="2901315"/>
              <wp:effectExtent l="0" t="0" r="3175" b="0"/>
              <wp:docPr id="1596325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5798" name=""/>
                      <pic:cNvPicPr/>
                    </pic:nvPicPr>
                    <pic:blipFill>
                      <a:blip r:embed="rId33"/>
                      <a:stretch>
                        <a:fillRect/>
                      </a:stretch>
                    </pic:blipFill>
                    <pic:spPr>
                      <a:xfrm>
                        <a:off x="0" y="0"/>
                        <a:ext cx="5940425" cy="2901315"/>
                      </a:xfrm>
                      <a:prstGeom prst="rect">
                        <a:avLst/>
                      </a:prstGeom>
                    </pic:spPr>
                  </pic:pic>
                </a:graphicData>
              </a:graphic>
            </wp:inline>
          </w:drawing>
        </w:r>
        <w:commentRangeEnd w:id="3024"/>
        <w:r w:rsidR="001E1313" w:rsidRPr="005D13B9" w:rsidDel="00486E1E">
          <w:rPr>
            <w:rStyle w:val="ae"/>
            <w:rFonts w:eastAsiaTheme="minorHAnsi"/>
            <w:color w:val="000000" w:themeColor="text1"/>
            <w:kern w:val="2"/>
            <w:sz w:val="28"/>
            <w:szCs w:val="28"/>
            <w:lang w:eastAsia="en-US"/>
            <w14:ligatures w14:val="standardContextual"/>
            <w:rPrChange w:id="3026" w:author="mikle" w:date="2025-10-09T20:00:00Z" w16du:dateUtc="2025-10-10T03:00:00Z">
              <w:rPr>
                <w:rStyle w:val="ae"/>
                <w:rFonts w:eastAsiaTheme="minorHAnsi" w:cstheme="minorBidi"/>
                <w:kern w:val="2"/>
                <w:lang w:eastAsia="en-US"/>
                <w14:ligatures w14:val="standardContextual"/>
              </w:rPr>
            </w:rPrChange>
          </w:rPr>
          <w:commentReference w:id="3024"/>
        </w:r>
        <w:r w:rsidR="00C3045B" w:rsidRPr="005D13B9" w:rsidDel="00486E1E">
          <w:rPr>
            <w:noProof/>
            <w:color w:val="000000" w:themeColor="text1"/>
            <w:sz w:val="28"/>
            <w:szCs w:val="28"/>
            <w14:ligatures w14:val="standardContextual"/>
          </w:rPr>
          <w:delText xml:space="preserve"> </w:delText>
        </w:r>
        <w:r w:rsidR="00C3045B" w:rsidRPr="005D13B9" w:rsidDel="00486E1E">
          <w:rPr>
            <w:noProof/>
            <w:color w:val="000000" w:themeColor="text1"/>
            <w:sz w:val="28"/>
            <w:szCs w:val="28"/>
          </w:rPr>
          <w:drawing>
            <wp:inline distT="0" distB="0" distL="0" distR="0" wp14:anchorId="494C5E9B" wp14:editId="1D0F277A">
              <wp:extent cx="2740025" cy="2054946"/>
              <wp:effectExtent l="0" t="0" r="3175" b="2540"/>
              <wp:docPr id="1633100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00843" name=""/>
                      <pic:cNvPicPr/>
                    </pic:nvPicPr>
                    <pic:blipFill>
                      <a:blip r:embed="rId34"/>
                      <a:stretch>
                        <a:fillRect/>
                      </a:stretch>
                    </pic:blipFill>
                    <pic:spPr>
                      <a:xfrm>
                        <a:off x="0" y="0"/>
                        <a:ext cx="2742391" cy="2056720"/>
                      </a:xfrm>
                      <a:prstGeom prst="rect">
                        <a:avLst/>
                      </a:prstGeom>
                    </pic:spPr>
                  </pic:pic>
                </a:graphicData>
              </a:graphic>
            </wp:inline>
          </w:drawing>
        </w:r>
      </w:del>
    </w:p>
    <w:p w14:paraId="286211A7" w14:textId="779F3D26" w:rsidR="00C3045B" w:rsidRPr="005D13B9" w:rsidDel="00486E1E" w:rsidRDefault="00C3045B" w:rsidP="005D13B9">
      <w:pPr>
        <w:spacing w:before="100" w:beforeAutospacing="1" w:after="24" w:line="360" w:lineRule="auto"/>
        <w:ind w:firstLine="709"/>
        <w:jc w:val="center"/>
        <w:rPr>
          <w:del w:id="3027" w:author="mikle" w:date="2025-10-09T17:30:00Z" w16du:dateUtc="2025-10-10T00:30:00Z"/>
          <w:noProof/>
          <w:color w:val="000000" w:themeColor="text1"/>
          <w:sz w:val="28"/>
          <w:szCs w:val="28"/>
          <w14:ligatures w14:val="standardContextual"/>
        </w:rPr>
        <w:pPrChange w:id="3028" w:author="mikle" w:date="2025-10-09T20:00:00Z" w16du:dateUtc="2025-10-10T03:00:00Z">
          <w:pPr>
            <w:spacing w:before="100" w:beforeAutospacing="1" w:after="24" w:line="360" w:lineRule="auto"/>
            <w:ind w:firstLine="709"/>
            <w:jc w:val="both"/>
          </w:pPr>
        </w:pPrChange>
      </w:pPr>
      <w:del w:id="3029" w:author="mikle" w:date="2025-10-09T17:30:00Z" w16du:dateUtc="2025-10-10T00:30:00Z">
        <w:r w:rsidRPr="005D13B9" w:rsidDel="00486E1E">
          <w:rPr>
            <w:noProof/>
            <w:color w:val="000000" w:themeColor="text1"/>
            <w:sz w:val="28"/>
            <w:szCs w:val="28"/>
            <w14:ligatures w14:val="standardContextual"/>
          </w:rPr>
          <w:delText xml:space="preserve">Рисунок 3 – Характеристики системы и контуров управления </w:delText>
        </w:r>
      </w:del>
    </w:p>
    <w:p w14:paraId="2E5215F5" w14:textId="77777777" w:rsidR="00C3045B" w:rsidRPr="005D13B9" w:rsidRDefault="00C3045B" w:rsidP="005D13B9">
      <w:pPr>
        <w:spacing w:before="100" w:beforeAutospacing="1" w:after="24" w:line="360" w:lineRule="auto"/>
        <w:ind w:firstLine="709"/>
        <w:jc w:val="center"/>
        <w:rPr>
          <w:noProof/>
          <w:color w:val="000000" w:themeColor="text1"/>
          <w:sz w:val="28"/>
          <w:szCs w:val="28"/>
          <w14:ligatures w14:val="standardContextual"/>
        </w:rPr>
        <w:pPrChange w:id="3030" w:author="mikle" w:date="2025-10-09T20:00:00Z" w16du:dateUtc="2025-10-10T03:00:00Z">
          <w:pPr>
            <w:spacing w:before="100" w:beforeAutospacing="1" w:after="24" w:line="360" w:lineRule="auto"/>
            <w:ind w:firstLine="709"/>
            <w:jc w:val="both"/>
          </w:pPr>
        </w:pPrChange>
      </w:pPr>
    </w:p>
    <w:p w14:paraId="3BF8E318" w14:textId="70CC9B26" w:rsidR="00C3045B" w:rsidRPr="005D13B9" w:rsidRDefault="008303BF" w:rsidP="005D13B9">
      <w:pPr>
        <w:spacing w:before="100" w:beforeAutospacing="1" w:after="24" w:line="360" w:lineRule="auto"/>
        <w:ind w:firstLine="709"/>
        <w:jc w:val="center"/>
        <w:rPr>
          <w:ins w:id="3031" w:author="mikle" w:date="2025-10-09T19:34:00Z" w16du:dateUtc="2025-10-10T02:34:00Z"/>
          <w:noProof/>
          <w:color w:val="000000" w:themeColor="text1"/>
          <w:sz w:val="28"/>
          <w:szCs w:val="28"/>
          <w14:ligatures w14:val="standardContextual"/>
        </w:rPr>
      </w:pPr>
      <w:ins w:id="3032" w:author="mikle" w:date="2025-10-09T19:33:00Z" w16du:dateUtc="2025-10-10T02:33:00Z">
        <w:r w:rsidRPr="005D13B9">
          <w:rPr>
            <w:noProof/>
            <w:color w:val="000000" w:themeColor="text1"/>
            <w:sz w:val="28"/>
            <w:szCs w:val="28"/>
            <w14:ligatures w14:val="standardContextual"/>
          </w:rPr>
          <w:t>Рисунок 3.2 – графическое пол</w:t>
        </w:r>
      </w:ins>
      <w:ins w:id="3033" w:author="mikle" w:date="2025-10-09T19:34:00Z" w16du:dateUtc="2025-10-10T02:34:00Z">
        <w:r w:rsidRPr="005D13B9">
          <w:rPr>
            <w:noProof/>
            <w:color w:val="000000" w:themeColor="text1"/>
            <w:sz w:val="28"/>
            <w:szCs w:val="28"/>
            <w14:ligatures w14:val="standardContextual"/>
          </w:rPr>
          <w:t>е для вывода траектории</w:t>
        </w:r>
      </w:ins>
    </w:p>
    <w:p w14:paraId="003126D5" w14:textId="46E2BAFE" w:rsidR="008303BF" w:rsidRPr="005D13B9" w:rsidRDefault="005D13B9" w:rsidP="005D13B9">
      <w:pPr>
        <w:spacing w:before="100" w:beforeAutospacing="1" w:after="24" w:line="360" w:lineRule="auto"/>
        <w:ind w:firstLine="709"/>
        <w:jc w:val="both"/>
        <w:rPr>
          <w:ins w:id="3034" w:author="mikle" w:date="2025-10-09T19:34:00Z" w16du:dateUtc="2025-10-10T02:34:00Z"/>
          <w:noProof/>
          <w:color w:val="000000" w:themeColor="text1"/>
          <w:sz w:val="28"/>
          <w:szCs w:val="28"/>
          <w14:ligatures w14:val="standardContextual"/>
        </w:rPr>
        <w:pPrChange w:id="3035" w:author="mikle" w:date="2025-10-09T20:00:00Z" w16du:dateUtc="2025-10-10T03:00:00Z">
          <w:pPr>
            <w:spacing w:before="100" w:beforeAutospacing="1" w:after="24" w:line="360" w:lineRule="auto"/>
            <w:ind w:firstLine="709"/>
            <w:jc w:val="center"/>
          </w:pPr>
        </w:pPrChange>
      </w:pPr>
      <w:ins w:id="3036" w:author="mikle" w:date="2025-10-09T19:51:00Z" w16du:dateUtc="2025-10-10T02:51:00Z">
        <w:r w:rsidRPr="005D13B9">
          <w:rPr>
            <w:noProof/>
            <w:color w:val="000000" w:themeColor="text1"/>
            <w:sz w:val="28"/>
            <w:szCs w:val="28"/>
            <w14:ligatures w14:val="standardContextual"/>
          </w:rPr>
          <w:t xml:space="preserve">На данном графике отмечены при помощи большого кружку и </w:t>
        </w:r>
      </w:ins>
      <w:ins w:id="3037" w:author="mikle" w:date="2025-10-09T19:52:00Z" w16du:dateUtc="2025-10-10T02:52:00Z">
        <w:r w:rsidRPr="005D13B9">
          <w:rPr>
            <w:noProof/>
            <w:color w:val="000000" w:themeColor="text1"/>
            <w:sz w:val="28"/>
            <w:szCs w:val="28"/>
            <w14:ligatures w14:val="standardContextual"/>
          </w:rPr>
          <w:t xml:space="preserve">крестика – начальная и конечная точки движения, при помощи звездочек и крестиков малых – точки начала и конца съемки соотвественно, при помощи зеленных линий </w:t>
        </w:r>
      </w:ins>
      <w:ins w:id="3038" w:author="mikle" w:date="2025-10-09T19:53:00Z" w16du:dateUtc="2025-10-10T02:53:00Z">
        <w:r w:rsidRPr="005D13B9">
          <w:rPr>
            <w:noProof/>
            <w:color w:val="000000" w:themeColor="text1"/>
            <w:sz w:val="28"/>
            <w:szCs w:val="28"/>
            <w14:ligatures w14:val="standardContextual"/>
          </w:rPr>
          <w:t>–</w:t>
        </w:r>
      </w:ins>
      <w:ins w:id="3039" w:author="mikle" w:date="2025-10-09T19:52:00Z" w16du:dateUtc="2025-10-10T02:52:00Z">
        <w:r w:rsidRPr="005D13B9">
          <w:rPr>
            <w:noProof/>
            <w:color w:val="000000" w:themeColor="text1"/>
            <w:sz w:val="28"/>
            <w:szCs w:val="28"/>
            <w14:ligatures w14:val="standardContextual"/>
          </w:rPr>
          <w:t xml:space="preserve"> уч</w:t>
        </w:r>
      </w:ins>
      <w:ins w:id="3040" w:author="mikle" w:date="2025-10-09T19:53:00Z" w16du:dateUtc="2025-10-10T02:53:00Z">
        <w:r w:rsidRPr="005D13B9">
          <w:rPr>
            <w:noProof/>
            <w:color w:val="000000" w:themeColor="text1"/>
            <w:sz w:val="28"/>
            <w:szCs w:val="28"/>
            <w14:ligatures w14:val="standardContextual"/>
          </w:rPr>
          <w:t>астки движения со съемкой, и при помощи прозрачных прямоугольников – зоны перекрытия гидролокатора бокового обзора.</w:t>
        </w:r>
      </w:ins>
      <w:ins w:id="3041" w:author="mikle" w:date="2025-10-09T19:52:00Z" w16du:dateUtc="2025-10-10T02:52:00Z">
        <w:r w:rsidRPr="005D13B9">
          <w:rPr>
            <w:noProof/>
            <w:color w:val="000000" w:themeColor="text1"/>
            <w:sz w:val="28"/>
            <w:szCs w:val="28"/>
            <w14:ligatures w14:val="standardContextual"/>
          </w:rPr>
          <w:t xml:space="preserve"> </w:t>
        </w:r>
      </w:ins>
    </w:p>
    <w:p w14:paraId="518D7479" w14:textId="0E85EB5A" w:rsidR="008303BF" w:rsidRPr="005D13B9" w:rsidRDefault="008303BF" w:rsidP="005D13B9">
      <w:pPr>
        <w:spacing w:before="100" w:beforeAutospacing="1" w:after="24" w:line="360" w:lineRule="auto"/>
        <w:ind w:firstLine="709"/>
        <w:jc w:val="both"/>
        <w:rPr>
          <w:ins w:id="3042" w:author="mikle" w:date="2025-10-09T19:35:00Z" w16du:dateUtc="2025-10-10T02:35:00Z"/>
          <w:noProof/>
          <w:color w:val="000000" w:themeColor="text1"/>
          <w:sz w:val="28"/>
          <w:szCs w:val="28"/>
          <w14:ligatures w14:val="standardContextual"/>
        </w:rPr>
      </w:pPr>
      <w:ins w:id="3043" w:author="mikle" w:date="2025-10-09T19:34:00Z" w16du:dateUtc="2025-10-10T02:34:00Z">
        <w:r w:rsidRPr="005D13B9">
          <w:rPr>
            <w:noProof/>
            <w:color w:val="000000" w:themeColor="text1"/>
            <w:sz w:val="28"/>
            <w:szCs w:val="28"/>
            <w14:ligatures w14:val="standardContextual"/>
          </w:rPr>
          <w:t>В данном графическом поле мы также можем посмотреть график изменения скорости, представленный на рисунке 3.3</w:t>
        </w:r>
      </w:ins>
      <w:ins w:id="3044" w:author="mikle" w:date="2025-10-09T19:35:00Z" w16du:dateUtc="2025-10-10T02:35:00Z">
        <w:r w:rsidRPr="005D13B9">
          <w:rPr>
            <w:noProof/>
            <w:color w:val="000000" w:themeColor="text1"/>
            <w:sz w:val="28"/>
            <w:szCs w:val="28"/>
            <w14:ligatures w14:val="standardContextual"/>
          </w:rPr>
          <w:t xml:space="preserve"> и график изменения угла курса, предсатвленный на рисунке 3.4.</w:t>
        </w:r>
      </w:ins>
      <w:ins w:id="3045" w:author="mikle" w:date="2025-10-09T19:38:00Z" w16du:dateUtc="2025-10-10T02:38:00Z">
        <w:r w:rsidR="00BE130F" w:rsidRPr="005D13B9">
          <w:rPr>
            <w:noProof/>
            <w:color w:val="000000" w:themeColor="text1"/>
            <w:sz w:val="28"/>
            <w:szCs w:val="28"/>
            <w14:ligatures w14:val="standardContextual"/>
          </w:rPr>
          <w:t xml:space="preserve"> На графическом поле также представлены графики переходных процесоов, которые были показаын ранее при нанализе контуров курса и маршевого движения.</w:t>
        </w:r>
      </w:ins>
    </w:p>
    <w:p w14:paraId="5A232BB9" w14:textId="6F25C702" w:rsidR="008303BF" w:rsidRPr="005D13B9" w:rsidRDefault="008303BF" w:rsidP="005D13B9">
      <w:pPr>
        <w:spacing w:before="100" w:beforeAutospacing="1" w:after="24" w:line="360" w:lineRule="auto"/>
        <w:ind w:firstLine="709"/>
        <w:jc w:val="center"/>
        <w:rPr>
          <w:ins w:id="3046" w:author="mikle" w:date="2025-10-09T19:36:00Z" w16du:dateUtc="2025-10-10T02:36:00Z"/>
          <w:noProof/>
          <w:color w:val="000000" w:themeColor="text1"/>
          <w:sz w:val="28"/>
          <w:szCs w:val="28"/>
          <w14:ligatures w14:val="standardContextual"/>
        </w:rPr>
      </w:pPr>
      <w:ins w:id="3047" w:author="mikle" w:date="2025-10-09T19:36:00Z" w16du:dateUtc="2025-10-10T02:36:00Z">
        <w:r w:rsidRPr="005D13B9">
          <w:rPr>
            <w:noProof/>
            <w:color w:val="000000" w:themeColor="text1"/>
            <w:sz w:val="28"/>
            <w:szCs w:val="28"/>
            <w14:ligatures w14:val="standardContextual"/>
          </w:rPr>
          <w:lastRenderedPageBreak/>
          <w:drawing>
            <wp:inline distT="0" distB="0" distL="0" distR="0" wp14:anchorId="17508FFD" wp14:editId="43BC35F9">
              <wp:extent cx="5115152" cy="3349591"/>
              <wp:effectExtent l="0" t="0" r="3175" b="3810"/>
              <wp:docPr id="7869599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9995" name="Рисунок 786959995"/>
                      <pic:cNvPicPr/>
                    </pic:nvPicPr>
                    <pic:blipFill>
                      <a:blip r:embed="rId35">
                        <a:extLst>
                          <a:ext uri="{28A0092B-C50C-407E-A947-70E740481C1C}">
                            <a14:useLocalDpi xmlns:a14="http://schemas.microsoft.com/office/drawing/2010/main" val="0"/>
                          </a:ext>
                        </a:extLst>
                      </a:blip>
                      <a:stretch>
                        <a:fillRect/>
                      </a:stretch>
                    </pic:blipFill>
                    <pic:spPr>
                      <a:xfrm>
                        <a:off x="0" y="0"/>
                        <a:ext cx="5131156" cy="3360071"/>
                      </a:xfrm>
                      <a:prstGeom prst="rect">
                        <a:avLst/>
                      </a:prstGeom>
                    </pic:spPr>
                  </pic:pic>
                </a:graphicData>
              </a:graphic>
            </wp:inline>
          </w:drawing>
        </w:r>
      </w:ins>
    </w:p>
    <w:p w14:paraId="3F1DFF0A" w14:textId="408FF0EF" w:rsidR="008303BF" w:rsidRPr="005D13B9" w:rsidRDefault="008303BF" w:rsidP="005D13B9">
      <w:pPr>
        <w:spacing w:before="100" w:beforeAutospacing="1" w:after="24" w:line="360" w:lineRule="auto"/>
        <w:ind w:firstLine="709"/>
        <w:jc w:val="center"/>
        <w:rPr>
          <w:ins w:id="3048" w:author="mikle" w:date="2025-10-09T19:36:00Z" w16du:dateUtc="2025-10-10T02:36:00Z"/>
          <w:noProof/>
          <w:color w:val="000000" w:themeColor="text1"/>
          <w:sz w:val="28"/>
          <w:szCs w:val="28"/>
          <w14:ligatures w14:val="standardContextual"/>
        </w:rPr>
      </w:pPr>
      <w:ins w:id="3049" w:author="mikle" w:date="2025-10-09T19:36:00Z" w16du:dateUtc="2025-10-10T02:36:00Z">
        <w:r w:rsidRPr="005D13B9">
          <w:rPr>
            <w:noProof/>
            <w:color w:val="000000" w:themeColor="text1"/>
            <w:sz w:val="28"/>
            <w:szCs w:val="28"/>
            <w14:ligatures w14:val="standardContextual"/>
          </w:rPr>
          <w:t>Рисунок 3.3 – график изменения скорости аппарата</w:t>
        </w:r>
      </w:ins>
    </w:p>
    <w:p w14:paraId="2C632C41" w14:textId="77777777" w:rsidR="008303BF" w:rsidRPr="005D13B9" w:rsidRDefault="008303BF" w:rsidP="005D13B9">
      <w:pPr>
        <w:spacing w:before="100" w:beforeAutospacing="1" w:after="24" w:line="360" w:lineRule="auto"/>
        <w:ind w:firstLine="709"/>
        <w:jc w:val="center"/>
        <w:rPr>
          <w:ins w:id="3050" w:author="mikle" w:date="2025-10-09T19:37:00Z" w16du:dateUtc="2025-10-10T02:37:00Z"/>
          <w:noProof/>
          <w:color w:val="000000" w:themeColor="text1"/>
          <w:sz w:val="28"/>
          <w:szCs w:val="28"/>
          <w14:ligatures w14:val="standardContextual"/>
        </w:rPr>
      </w:pPr>
    </w:p>
    <w:p w14:paraId="5D55EDB5" w14:textId="4D4ED97A" w:rsidR="008303BF" w:rsidRPr="005D13B9" w:rsidRDefault="00BE130F" w:rsidP="005D13B9">
      <w:pPr>
        <w:spacing w:before="100" w:beforeAutospacing="1" w:after="24" w:line="360" w:lineRule="auto"/>
        <w:ind w:firstLine="709"/>
        <w:jc w:val="center"/>
        <w:rPr>
          <w:ins w:id="3051" w:author="mikle" w:date="2025-10-09T19:37:00Z" w16du:dateUtc="2025-10-10T02:37:00Z"/>
          <w:noProof/>
          <w:color w:val="000000" w:themeColor="text1"/>
          <w:sz w:val="28"/>
          <w:szCs w:val="28"/>
          <w14:ligatures w14:val="standardContextual"/>
        </w:rPr>
      </w:pPr>
      <w:ins w:id="3052" w:author="mikle" w:date="2025-10-09T19:37:00Z" w16du:dateUtc="2025-10-10T02:37:00Z">
        <w:r w:rsidRPr="005D13B9">
          <w:rPr>
            <w:noProof/>
            <w:color w:val="000000" w:themeColor="text1"/>
            <w:sz w:val="28"/>
            <w:szCs w:val="28"/>
            <w14:ligatures w14:val="standardContextual"/>
          </w:rPr>
          <w:drawing>
            <wp:inline distT="0" distB="0" distL="0" distR="0" wp14:anchorId="64FA03D2" wp14:editId="55FAAA8D">
              <wp:extent cx="4812631" cy="3206534"/>
              <wp:effectExtent l="0" t="0" r="1270" b="0"/>
              <wp:docPr id="9134914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91405" name="Рисунок 913491405"/>
                      <pic:cNvPicPr/>
                    </pic:nvPicPr>
                    <pic:blipFill>
                      <a:blip r:embed="rId36">
                        <a:extLst>
                          <a:ext uri="{28A0092B-C50C-407E-A947-70E740481C1C}">
                            <a14:useLocalDpi xmlns:a14="http://schemas.microsoft.com/office/drawing/2010/main" val="0"/>
                          </a:ext>
                        </a:extLst>
                      </a:blip>
                      <a:stretch>
                        <a:fillRect/>
                      </a:stretch>
                    </pic:blipFill>
                    <pic:spPr>
                      <a:xfrm>
                        <a:off x="0" y="0"/>
                        <a:ext cx="4826629" cy="3215860"/>
                      </a:xfrm>
                      <a:prstGeom prst="rect">
                        <a:avLst/>
                      </a:prstGeom>
                    </pic:spPr>
                  </pic:pic>
                </a:graphicData>
              </a:graphic>
            </wp:inline>
          </w:drawing>
        </w:r>
      </w:ins>
    </w:p>
    <w:p w14:paraId="4785C232" w14:textId="6DDDA2DC" w:rsidR="00BE130F" w:rsidRPr="005D13B9" w:rsidRDefault="00BE130F" w:rsidP="005D13B9">
      <w:pPr>
        <w:spacing w:before="100" w:beforeAutospacing="1" w:after="24" w:line="360" w:lineRule="auto"/>
        <w:ind w:firstLine="709"/>
        <w:jc w:val="center"/>
        <w:rPr>
          <w:noProof/>
          <w:color w:val="000000" w:themeColor="text1"/>
          <w:sz w:val="28"/>
          <w:szCs w:val="28"/>
          <w14:ligatures w14:val="standardContextual"/>
        </w:rPr>
        <w:pPrChange w:id="3053" w:author="mikle" w:date="2025-10-09T20:00:00Z" w16du:dateUtc="2025-10-10T03:00:00Z">
          <w:pPr>
            <w:spacing w:before="100" w:beforeAutospacing="1" w:after="24" w:line="360" w:lineRule="auto"/>
            <w:ind w:firstLine="709"/>
            <w:jc w:val="both"/>
          </w:pPr>
        </w:pPrChange>
      </w:pPr>
      <w:ins w:id="3054" w:author="mikle" w:date="2025-10-09T19:37:00Z" w16du:dateUtc="2025-10-10T02:37:00Z">
        <w:r w:rsidRPr="005D13B9">
          <w:rPr>
            <w:noProof/>
            <w:color w:val="000000" w:themeColor="text1"/>
            <w:sz w:val="28"/>
            <w:szCs w:val="28"/>
            <w14:ligatures w14:val="standardContextual"/>
          </w:rPr>
          <w:t>Рисунок 3.</w:t>
        </w:r>
      </w:ins>
      <w:ins w:id="3055" w:author="mikle" w:date="2025-10-09T19:38:00Z" w16du:dateUtc="2025-10-10T02:38:00Z">
        <w:r w:rsidRPr="005D13B9">
          <w:rPr>
            <w:noProof/>
            <w:color w:val="000000" w:themeColor="text1"/>
            <w:sz w:val="28"/>
            <w:szCs w:val="28"/>
            <w14:ligatures w14:val="standardContextual"/>
          </w:rPr>
          <w:t>4 – график изменения угла курса аппарата</w:t>
        </w:r>
      </w:ins>
    </w:p>
    <w:p w14:paraId="123CF951" w14:textId="77777777" w:rsidR="00C3045B" w:rsidRPr="005D13B9" w:rsidRDefault="00C3045B" w:rsidP="005D13B9">
      <w:pPr>
        <w:spacing w:before="100" w:beforeAutospacing="1" w:after="24" w:line="360" w:lineRule="auto"/>
        <w:ind w:firstLine="709"/>
        <w:jc w:val="both"/>
        <w:rPr>
          <w:noProof/>
          <w:color w:val="000000" w:themeColor="text1"/>
          <w:sz w:val="28"/>
          <w:szCs w:val="28"/>
          <w14:ligatures w14:val="standardContextual"/>
        </w:rPr>
      </w:pPr>
    </w:p>
    <w:p w14:paraId="40B062F3" w14:textId="1E8274AB" w:rsidR="00C3045B" w:rsidRPr="005D13B9" w:rsidRDefault="00BE130F" w:rsidP="005D13B9">
      <w:pPr>
        <w:spacing w:before="100" w:beforeAutospacing="1" w:after="24" w:line="360" w:lineRule="auto"/>
        <w:ind w:firstLine="709"/>
        <w:jc w:val="center"/>
        <w:rPr>
          <w:ins w:id="3056" w:author="mikle" w:date="2025-10-09T19:39:00Z" w16du:dateUtc="2025-10-10T02:39:00Z"/>
          <w:noProof/>
          <w:color w:val="000000" w:themeColor="text1"/>
          <w:sz w:val="28"/>
          <w:szCs w:val="28"/>
          <w14:ligatures w14:val="standardContextual"/>
        </w:rPr>
      </w:pPr>
      <w:ins w:id="3057" w:author="mikle" w:date="2025-10-09T19:39:00Z" w16du:dateUtc="2025-10-10T02:39:00Z">
        <w:r w:rsidRPr="005D13B9">
          <w:rPr>
            <w:noProof/>
            <w:color w:val="000000" w:themeColor="text1"/>
            <w:sz w:val="28"/>
            <w:szCs w:val="28"/>
            <w14:ligatures w14:val="standardContextual"/>
          </w:rPr>
          <w:lastRenderedPageBreak/>
          <w:t>ЗАКЛЮЧЕНИЕ</w:t>
        </w:r>
      </w:ins>
    </w:p>
    <w:p w14:paraId="34342863" w14:textId="0862F70E" w:rsidR="00BE130F" w:rsidRPr="005D13B9" w:rsidRDefault="00BE130F" w:rsidP="005D13B9">
      <w:pPr>
        <w:spacing w:before="100" w:beforeAutospacing="1" w:after="24" w:line="360" w:lineRule="auto"/>
        <w:ind w:firstLine="709"/>
        <w:jc w:val="both"/>
        <w:rPr>
          <w:ins w:id="3058" w:author="mikle" w:date="2025-10-09T19:44:00Z" w16du:dateUtc="2025-10-10T02:44:00Z"/>
          <w:noProof/>
          <w:color w:val="000000" w:themeColor="text1"/>
          <w:sz w:val="28"/>
          <w:szCs w:val="28"/>
          <w14:ligatures w14:val="standardContextual"/>
        </w:rPr>
      </w:pPr>
      <w:ins w:id="3059" w:author="mikle" w:date="2025-10-09T19:39:00Z" w16du:dateUtc="2025-10-10T02:39:00Z">
        <w:r w:rsidRPr="005D13B9">
          <w:rPr>
            <w:noProof/>
            <w:color w:val="000000" w:themeColor="text1"/>
            <w:sz w:val="28"/>
            <w:szCs w:val="28"/>
            <w14:ligatures w14:val="standardContextual"/>
          </w:rPr>
          <w:t xml:space="preserve">В ходе выполнения курсового проекта были выполнены все поставленные задачи. Удалось успешно достичь цели и </w:t>
        </w:r>
      </w:ins>
      <w:ins w:id="3060" w:author="mikle" w:date="2025-10-09T19:43:00Z" w16du:dateUtc="2025-10-10T02:43:00Z">
        <w:r w:rsidRPr="005D13B9">
          <w:rPr>
            <w:noProof/>
            <w:color w:val="000000" w:themeColor="text1"/>
            <w:sz w:val="28"/>
            <w:szCs w:val="28"/>
            <w14:ligatures w14:val="standardContextual"/>
          </w:rPr>
          <w:t>разраотать систему управления траекторным движением ПА, которая учитывает характеристики аппарата и особенности окружающей местн</w:t>
        </w:r>
      </w:ins>
      <w:ins w:id="3061" w:author="mikle" w:date="2025-10-09T19:44:00Z" w16du:dateUtc="2025-10-10T02:44:00Z">
        <w:r w:rsidRPr="005D13B9">
          <w:rPr>
            <w:noProof/>
            <w:color w:val="000000" w:themeColor="text1"/>
            <w:sz w:val="28"/>
            <w:szCs w:val="28"/>
            <w14:ligatures w14:val="standardContextual"/>
          </w:rPr>
          <w:t>ости (течение, размер зоны) при выполнении поставленной задачи сканирования дна выделенной зоны.</w:t>
        </w:r>
      </w:ins>
      <w:ins w:id="3062" w:author="mikle" w:date="2025-10-09T20:02:00Z" w16du:dateUtc="2025-10-10T03:02:00Z">
        <w:r w:rsidR="00DF467A">
          <w:rPr>
            <w:noProof/>
            <w:color w:val="000000" w:themeColor="text1"/>
            <w:sz w:val="28"/>
            <w:szCs w:val="28"/>
            <w14:ligatures w14:val="standardContextual"/>
          </w:rPr>
          <w:t xml:space="preserve"> Для системы был разработан удобный интерфейс управлениря параметрами и вывода результатов моделирования работы системы.</w:t>
        </w:r>
      </w:ins>
    </w:p>
    <w:p w14:paraId="2212417B" w14:textId="77777777" w:rsidR="00BE130F" w:rsidRPr="005D13B9" w:rsidRDefault="00BE130F" w:rsidP="005D13B9">
      <w:pPr>
        <w:spacing w:before="100" w:beforeAutospacing="1" w:after="24" w:line="360" w:lineRule="auto"/>
        <w:ind w:firstLine="709"/>
        <w:jc w:val="both"/>
        <w:rPr>
          <w:ins w:id="3063" w:author="mikle" w:date="2025-10-09T19:44:00Z" w16du:dateUtc="2025-10-10T02:44:00Z"/>
          <w:noProof/>
          <w:color w:val="000000" w:themeColor="text1"/>
          <w:sz w:val="28"/>
          <w:szCs w:val="28"/>
          <w14:ligatures w14:val="standardContextual"/>
        </w:rPr>
      </w:pPr>
    </w:p>
    <w:p w14:paraId="1ACF9B78" w14:textId="77777777" w:rsidR="00BE130F" w:rsidRPr="005D13B9" w:rsidRDefault="00BE130F" w:rsidP="005D13B9">
      <w:pPr>
        <w:spacing w:before="100" w:beforeAutospacing="1" w:after="24" w:line="360" w:lineRule="auto"/>
        <w:ind w:firstLine="709"/>
        <w:jc w:val="both"/>
        <w:rPr>
          <w:ins w:id="3064" w:author="mikle" w:date="2025-10-09T19:44:00Z" w16du:dateUtc="2025-10-10T02:44:00Z"/>
          <w:noProof/>
          <w:color w:val="000000" w:themeColor="text1"/>
          <w:sz w:val="28"/>
          <w:szCs w:val="28"/>
          <w14:ligatures w14:val="standardContextual"/>
        </w:rPr>
      </w:pPr>
    </w:p>
    <w:p w14:paraId="79E6D27C" w14:textId="77777777" w:rsidR="00BE130F" w:rsidRPr="005D13B9" w:rsidRDefault="00BE130F" w:rsidP="005D13B9">
      <w:pPr>
        <w:spacing w:before="100" w:beforeAutospacing="1" w:after="24" w:line="360" w:lineRule="auto"/>
        <w:ind w:firstLine="709"/>
        <w:jc w:val="both"/>
        <w:rPr>
          <w:ins w:id="3065" w:author="mikle" w:date="2025-10-09T19:44:00Z" w16du:dateUtc="2025-10-10T02:44:00Z"/>
          <w:noProof/>
          <w:color w:val="000000" w:themeColor="text1"/>
          <w:sz w:val="28"/>
          <w:szCs w:val="28"/>
          <w14:ligatures w14:val="standardContextual"/>
        </w:rPr>
      </w:pPr>
    </w:p>
    <w:p w14:paraId="4B4C3B33" w14:textId="77777777" w:rsidR="00BE130F" w:rsidRPr="005D13B9" w:rsidRDefault="00BE130F" w:rsidP="005D13B9">
      <w:pPr>
        <w:spacing w:before="100" w:beforeAutospacing="1" w:after="24" w:line="360" w:lineRule="auto"/>
        <w:ind w:firstLine="709"/>
        <w:jc w:val="both"/>
        <w:rPr>
          <w:ins w:id="3066" w:author="mikle" w:date="2025-10-09T19:44:00Z" w16du:dateUtc="2025-10-10T02:44:00Z"/>
          <w:noProof/>
          <w:color w:val="000000" w:themeColor="text1"/>
          <w:sz w:val="28"/>
          <w:szCs w:val="28"/>
          <w14:ligatures w14:val="standardContextual"/>
        </w:rPr>
      </w:pPr>
    </w:p>
    <w:p w14:paraId="66EF2939" w14:textId="77777777" w:rsidR="00BE130F" w:rsidRPr="005D13B9" w:rsidRDefault="00BE130F" w:rsidP="005D13B9">
      <w:pPr>
        <w:spacing w:before="100" w:beforeAutospacing="1" w:after="24" w:line="360" w:lineRule="auto"/>
        <w:ind w:firstLine="709"/>
        <w:jc w:val="both"/>
        <w:rPr>
          <w:ins w:id="3067" w:author="mikle" w:date="2025-10-09T19:44:00Z" w16du:dateUtc="2025-10-10T02:44:00Z"/>
          <w:noProof/>
          <w:color w:val="000000" w:themeColor="text1"/>
          <w:sz w:val="28"/>
          <w:szCs w:val="28"/>
          <w14:ligatures w14:val="standardContextual"/>
        </w:rPr>
      </w:pPr>
    </w:p>
    <w:p w14:paraId="187B11E1" w14:textId="77777777" w:rsidR="00BE130F" w:rsidRPr="005D13B9" w:rsidRDefault="00BE130F" w:rsidP="005D13B9">
      <w:pPr>
        <w:spacing w:before="100" w:beforeAutospacing="1" w:after="24" w:line="360" w:lineRule="auto"/>
        <w:ind w:firstLine="709"/>
        <w:jc w:val="both"/>
        <w:rPr>
          <w:ins w:id="3068" w:author="mikle" w:date="2025-10-09T19:44:00Z" w16du:dateUtc="2025-10-10T02:44:00Z"/>
          <w:noProof/>
          <w:color w:val="000000" w:themeColor="text1"/>
          <w:sz w:val="28"/>
          <w:szCs w:val="28"/>
          <w14:ligatures w14:val="standardContextual"/>
        </w:rPr>
      </w:pPr>
    </w:p>
    <w:p w14:paraId="64ACD382" w14:textId="77777777" w:rsidR="00BE130F" w:rsidRPr="005D13B9" w:rsidRDefault="00BE130F" w:rsidP="005D13B9">
      <w:pPr>
        <w:spacing w:before="100" w:beforeAutospacing="1" w:after="24" w:line="360" w:lineRule="auto"/>
        <w:ind w:firstLine="709"/>
        <w:jc w:val="both"/>
        <w:rPr>
          <w:ins w:id="3069" w:author="mikle" w:date="2025-10-09T19:44:00Z" w16du:dateUtc="2025-10-10T02:44:00Z"/>
          <w:noProof/>
          <w:color w:val="000000" w:themeColor="text1"/>
          <w:sz w:val="28"/>
          <w:szCs w:val="28"/>
          <w14:ligatures w14:val="standardContextual"/>
        </w:rPr>
      </w:pPr>
    </w:p>
    <w:p w14:paraId="536923E6" w14:textId="77777777" w:rsidR="00BE130F" w:rsidRPr="005D13B9" w:rsidRDefault="00BE130F" w:rsidP="005D13B9">
      <w:pPr>
        <w:spacing w:before="100" w:beforeAutospacing="1" w:after="24" w:line="360" w:lineRule="auto"/>
        <w:ind w:firstLine="709"/>
        <w:jc w:val="both"/>
        <w:rPr>
          <w:ins w:id="3070" w:author="mikle" w:date="2025-10-09T19:44:00Z" w16du:dateUtc="2025-10-10T02:44:00Z"/>
          <w:noProof/>
          <w:color w:val="000000" w:themeColor="text1"/>
          <w:sz w:val="28"/>
          <w:szCs w:val="28"/>
          <w14:ligatures w14:val="standardContextual"/>
        </w:rPr>
      </w:pPr>
    </w:p>
    <w:p w14:paraId="4342BA43" w14:textId="77777777" w:rsidR="00BE130F" w:rsidRPr="005D13B9" w:rsidRDefault="00BE130F" w:rsidP="005D13B9">
      <w:pPr>
        <w:spacing w:before="100" w:beforeAutospacing="1" w:after="24" w:line="360" w:lineRule="auto"/>
        <w:ind w:firstLine="709"/>
        <w:jc w:val="both"/>
        <w:rPr>
          <w:ins w:id="3071" w:author="mikle" w:date="2025-10-09T19:44:00Z" w16du:dateUtc="2025-10-10T02:44:00Z"/>
          <w:noProof/>
          <w:color w:val="000000" w:themeColor="text1"/>
          <w:sz w:val="28"/>
          <w:szCs w:val="28"/>
          <w14:ligatures w14:val="standardContextual"/>
        </w:rPr>
      </w:pPr>
    </w:p>
    <w:p w14:paraId="2802484E" w14:textId="77777777" w:rsidR="00BE130F" w:rsidRPr="005D13B9" w:rsidRDefault="00BE130F" w:rsidP="005D13B9">
      <w:pPr>
        <w:spacing w:before="100" w:beforeAutospacing="1" w:after="24" w:line="360" w:lineRule="auto"/>
        <w:ind w:firstLine="709"/>
        <w:jc w:val="both"/>
        <w:rPr>
          <w:ins w:id="3072" w:author="mikle" w:date="2025-10-09T19:44:00Z" w16du:dateUtc="2025-10-10T02:44:00Z"/>
          <w:noProof/>
          <w:color w:val="000000" w:themeColor="text1"/>
          <w:sz w:val="28"/>
          <w:szCs w:val="28"/>
          <w14:ligatures w14:val="standardContextual"/>
        </w:rPr>
      </w:pPr>
    </w:p>
    <w:p w14:paraId="6A613CDC" w14:textId="77777777" w:rsidR="00BE130F" w:rsidRPr="005D13B9" w:rsidRDefault="00BE130F" w:rsidP="005D13B9">
      <w:pPr>
        <w:spacing w:before="100" w:beforeAutospacing="1" w:after="24" w:line="360" w:lineRule="auto"/>
        <w:ind w:firstLine="709"/>
        <w:jc w:val="both"/>
        <w:rPr>
          <w:ins w:id="3073" w:author="mikle" w:date="2025-10-09T19:44:00Z" w16du:dateUtc="2025-10-10T02:44:00Z"/>
          <w:noProof/>
          <w:color w:val="000000" w:themeColor="text1"/>
          <w:sz w:val="28"/>
          <w:szCs w:val="28"/>
          <w14:ligatures w14:val="standardContextual"/>
        </w:rPr>
      </w:pPr>
    </w:p>
    <w:p w14:paraId="7DF6F01D" w14:textId="77777777" w:rsidR="00BE130F" w:rsidRPr="005D13B9" w:rsidRDefault="00BE130F" w:rsidP="005D13B9">
      <w:pPr>
        <w:spacing w:before="100" w:beforeAutospacing="1" w:after="24" w:line="360" w:lineRule="auto"/>
        <w:ind w:firstLine="709"/>
        <w:jc w:val="both"/>
        <w:rPr>
          <w:noProof/>
          <w:color w:val="000000" w:themeColor="text1"/>
          <w:sz w:val="28"/>
          <w:szCs w:val="28"/>
          <w14:ligatures w14:val="standardContextual"/>
        </w:rPr>
      </w:pPr>
    </w:p>
    <w:p w14:paraId="6EBD615C" w14:textId="77777777" w:rsidR="00C3045B" w:rsidRPr="005D13B9" w:rsidRDefault="00C3045B" w:rsidP="005D13B9">
      <w:pPr>
        <w:spacing w:before="100" w:beforeAutospacing="1" w:after="24" w:line="360" w:lineRule="auto"/>
        <w:ind w:firstLine="709"/>
        <w:jc w:val="both"/>
        <w:rPr>
          <w:noProof/>
          <w:color w:val="000000" w:themeColor="text1"/>
          <w:sz w:val="28"/>
          <w:szCs w:val="28"/>
          <w14:ligatures w14:val="standardContextual"/>
        </w:rPr>
      </w:pPr>
    </w:p>
    <w:p w14:paraId="0C666385" w14:textId="77777777" w:rsidR="00C3045B" w:rsidRPr="005D13B9" w:rsidDel="00BE130F" w:rsidRDefault="00C3045B" w:rsidP="005D13B9">
      <w:pPr>
        <w:pStyle w:val="1"/>
        <w:spacing w:line="360" w:lineRule="auto"/>
        <w:ind w:firstLine="709"/>
        <w:rPr>
          <w:del w:id="3074" w:author="mikle" w:date="2025-10-09T19:44:00Z" w16du:dateUtc="2025-10-10T02:44:00Z"/>
          <w:rFonts w:ascii="Times New Roman" w:hAnsi="Times New Roman" w:cs="Times New Roman"/>
          <w:color w:val="000000" w:themeColor="text1"/>
          <w:sz w:val="28"/>
          <w:szCs w:val="28"/>
          <w:rPrChange w:id="3075" w:author="mikle" w:date="2025-10-09T20:00:00Z" w16du:dateUtc="2025-10-10T03:00:00Z">
            <w:rPr>
              <w:del w:id="3076" w:author="mikle" w:date="2025-10-09T19:44:00Z" w16du:dateUtc="2025-10-10T02:44:00Z"/>
            </w:rPr>
          </w:rPrChange>
        </w:rPr>
        <w:pPrChange w:id="3077" w:author="mikle" w:date="2025-10-09T20:00:00Z" w16du:dateUtc="2025-10-10T03:00:00Z">
          <w:pPr>
            <w:pStyle w:val="1"/>
          </w:pPr>
        </w:pPrChange>
      </w:pPr>
    </w:p>
    <w:p w14:paraId="599596E7" w14:textId="77777777" w:rsidR="00C3045B" w:rsidRPr="005D13B9" w:rsidDel="00AE6B39" w:rsidRDefault="00C3045B" w:rsidP="00DF467A">
      <w:pPr>
        <w:spacing w:line="360" w:lineRule="auto"/>
        <w:rPr>
          <w:del w:id="3078" w:author="mikle" w:date="2025-10-04T18:29:00Z" w16du:dateUtc="2025-10-05T01:29:00Z"/>
          <w:color w:val="000000" w:themeColor="text1"/>
          <w:sz w:val="28"/>
          <w:szCs w:val="28"/>
          <w:rPrChange w:id="3079" w:author="mikle" w:date="2025-10-09T20:00:00Z" w16du:dateUtc="2025-10-10T03:00:00Z">
            <w:rPr>
              <w:del w:id="3080" w:author="mikle" w:date="2025-10-04T18:29:00Z" w16du:dateUtc="2025-10-05T01:29:00Z"/>
            </w:rPr>
          </w:rPrChange>
        </w:rPr>
        <w:pPrChange w:id="3081" w:author="mikle" w:date="2025-10-09T20:03:00Z" w16du:dateUtc="2025-10-10T03:03:00Z">
          <w:pPr/>
        </w:pPrChange>
      </w:pPr>
    </w:p>
    <w:p w14:paraId="147390FD" w14:textId="77777777" w:rsidR="00AE6B39" w:rsidRPr="005D13B9" w:rsidRDefault="00AE6B39" w:rsidP="00DF467A">
      <w:pPr>
        <w:spacing w:line="360" w:lineRule="auto"/>
        <w:rPr>
          <w:ins w:id="3082" w:author="mikle" w:date="2025-10-04T18:29:00Z" w16du:dateUtc="2025-10-05T01:29:00Z"/>
          <w:color w:val="000000" w:themeColor="text1"/>
          <w:sz w:val="28"/>
          <w:szCs w:val="28"/>
          <w:rPrChange w:id="3083" w:author="mikle" w:date="2025-10-09T20:00:00Z" w16du:dateUtc="2025-10-10T03:00:00Z">
            <w:rPr>
              <w:ins w:id="3084" w:author="mikle" w:date="2025-10-04T18:29:00Z" w16du:dateUtc="2025-10-05T01:29:00Z"/>
            </w:rPr>
          </w:rPrChange>
        </w:rPr>
        <w:pPrChange w:id="3085" w:author="mikle" w:date="2025-10-09T20:03:00Z" w16du:dateUtc="2025-10-10T03:03:00Z">
          <w:pPr/>
        </w:pPrChange>
      </w:pPr>
    </w:p>
    <w:p w14:paraId="2CC0A69F" w14:textId="1EFAAF96" w:rsidR="00AE6B39" w:rsidRPr="005D13B9" w:rsidRDefault="00AE6B39" w:rsidP="005D13B9">
      <w:pPr>
        <w:pStyle w:val="1"/>
        <w:spacing w:line="360" w:lineRule="auto"/>
        <w:ind w:firstLine="709"/>
        <w:jc w:val="center"/>
        <w:rPr>
          <w:ins w:id="3086" w:author="mikle" w:date="2025-10-04T18:29:00Z" w16du:dateUtc="2025-10-05T01:29:00Z"/>
          <w:rFonts w:ascii="Times New Roman" w:hAnsi="Times New Roman" w:cs="Times New Roman"/>
          <w:color w:val="000000" w:themeColor="text1"/>
          <w:sz w:val="28"/>
          <w:szCs w:val="28"/>
          <w:rPrChange w:id="3087" w:author="mikle" w:date="2025-10-09T20:00:00Z" w16du:dateUtc="2025-10-10T03:00:00Z">
            <w:rPr>
              <w:ins w:id="3088" w:author="mikle" w:date="2025-10-04T18:29:00Z" w16du:dateUtc="2025-10-05T01:29:00Z"/>
              <w:sz w:val="28"/>
              <w:szCs w:val="28"/>
            </w:rPr>
          </w:rPrChange>
        </w:rPr>
        <w:pPrChange w:id="3089" w:author="mikle" w:date="2025-10-09T20:00:00Z" w16du:dateUtc="2025-10-10T03:00:00Z">
          <w:pPr>
            <w:jc w:val="center"/>
          </w:pPr>
        </w:pPrChange>
      </w:pPr>
      <w:bookmarkStart w:id="3090" w:name="_Toc210932351"/>
      <w:ins w:id="3091" w:author="mikle" w:date="2025-10-04T18:29:00Z" w16du:dateUtc="2025-10-05T01:29:00Z">
        <w:r w:rsidRPr="005D13B9">
          <w:rPr>
            <w:rFonts w:ascii="Times New Roman" w:hAnsi="Times New Roman" w:cs="Times New Roman"/>
            <w:color w:val="000000" w:themeColor="text1"/>
            <w:sz w:val="28"/>
            <w:szCs w:val="28"/>
            <w:rPrChange w:id="3092" w:author="mikle" w:date="2025-10-09T20:00:00Z" w16du:dateUtc="2025-10-10T03:00:00Z">
              <w:rPr>
                <w:sz w:val="28"/>
                <w:szCs w:val="28"/>
              </w:rPr>
            </w:rPrChange>
          </w:rPr>
          <w:lastRenderedPageBreak/>
          <w:t>СПИСОК ИСТОЧНИКОВ</w:t>
        </w:r>
        <w:bookmarkEnd w:id="3090"/>
      </w:ins>
    </w:p>
    <w:p w14:paraId="6449412C" w14:textId="2CA7465C" w:rsidR="00212CE9" w:rsidRPr="005D13B9" w:rsidRDefault="00212CE9" w:rsidP="00DF467A">
      <w:pPr>
        <w:pStyle w:val="aa"/>
        <w:widowControl w:val="0"/>
        <w:numPr>
          <w:ilvl w:val="0"/>
          <w:numId w:val="16"/>
        </w:numPr>
        <w:tabs>
          <w:tab w:val="left" w:pos="1211"/>
        </w:tabs>
        <w:autoSpaceDE w:val="0"/>
        <w:autoSpaceDN w:val="0"/>
        <w:spacing w:line="360" w:lineRule="auto"/>
        <w:ind w:left="0" w:right="134" w:firstLine="709"/>
        <w:contextualSpacing w:val="0"/>
        <w:jc w:val="both"/>
        <w:rPr>
          <w:ins w:id="3093" w:author="mikle" w:date="2025-10-04T18:35:00Z" w16du:dateUtc="2025-10-05T01:35:00Z"/>
          <w:color w:val="000000" w:themeColor="text1"/>
          <w:sz w:val="28"/>
          <w:szCs w:val="28"/>
          <w:rPrChange w:id="3094" w:author="mikle" w:date="2025-10-09T20:00:00Z" w16du:dateUtc="2025-10-10T03:00:00Z">
            <w:rPr>
              <w:ins w:id="3095" w:author="mikle" w:date="2025-10-04T18:35:00Z" w16du:dateUtc="2025-10-05T01:35:00Z"/>
              <w:sz w:val="28"/>
              <w:szCs w:val="28"/>
            </w:rPr>
          </w:rPrChange>
        </w:rPr>
        <w:pPrChange w:id="3096" w:author="mikle" w:date="2025-10-09T20:02:00Z" w16du:dateUtc="2025-10-10T03:02:00Z">
          <w:pPr>
            <w:pStyle w:val="aa"/>
            <w:widowControl w:val="0"/>
            <w:numPr>
              <w:numId w:val="16"/>
            </w:numPr>
            <w:tabs>
              <w:tab w:val="left" w:pos="1211"/>
            </w:tabs>
            <w:autoSpaceDE w:val="0"/>
            <w:autoSpaceDN w:val="0"/>
            <w:spacing w:line="360" w:lineRule="auto"/>
            <w:ind w:left="2138" w:right="134" w:hanging="360"/>
            <w:contextualSpacing w:val="0"/>
            <w:jc w:val="both"/>
          </w:pPr>
        </w:pPrChange>
      </w:pPr>
      <w:ins w:id="3097" w:author="mikle" w:date="2025-10-04T18:35:00Z" w16du:dateUtc="2025-10-05T01:35:00Z">
        <w:r w:rsidRPr="005D13B9">
          <w:rPr>
            <w:color w:val="000000" w:themeColor="text1"/>
            <w:sz w:val="28"/>
            <w:szCs w:val="28"/>
            <w:rPrChange w:id="3098" w:author="mikle" w:date="2025-10-09T20:00:00Z" w16du:dateUtc="2025-10-10T03:00:00Z">
              <w:rPr>
                <w:sz w:val="28"/>
                <w:szCs w:val="28"/>
              </w:rPr>
            </w:rPrChange>
          </w:rPr>
          <w:t>Теория подводных лодок</w:t>
        </w:r>
      </w:ins>
      <w:ins w:id="3099" w:author="mikle" w:date="2025-10-04T20:48:00Z" w16du:dateUtc="2025-10-05T03:48:00Z">
        <w:r w:rsidR="00610DC0" w:rsidRPr="005D13B9">
          <w:rPr>
            <w:color w:val="000000" w:themeColor="text1"/>
            <w:sz w:val="28"/>
            <w:szCs w:val="28"/>
            <w:rPrChange w:id="3100" w:author="mikle" w:date="2025-10-09T20:00:00Z" w16du:dateUtc="2025-10-10T03:00:00Z">
              <w:rPr>
                <w:sz w:val="28"/>
                <w:szCs w:val="28"/>
              </w:rPr>
            </w:rPrChange>
          </w:rPr>
          <w:t>.</w:t>
        </w:r>
      </w:ins>
      <w:ins w:id="3101" w:author="mikle" w:date="2025-10-04T18:35:00Z" w16du:dateUtc="2025-10-05T01:35:00Z">
        <w:r w:rsidRPr="005D13B9">
          <w:rPr>
            <w:color w:val="000000" w:themeColor="text1"/>
            <w:sz w:val="28"/>
            <w:szCs w:val="28"/>
            <w:rPrChange w:id="3102" w:author="mikle" w:date="2025-10-09T20:00:00Z" w16du:dateUtc="2025-10-10T03:00:00Z">
              <w:rPr>
                <w:sz w:val="28"/>
                <w:szCs w:val="28"/>
              </w:rPr>
            </w:rPrChange>
          </w:rPr>
          <w:t xml:space="preserve"> </w:t>
        </w:r>
      </w:ins>
      <w:ins w:id="3103" w:author="mikle" w:date="2025-10-04T18:35:00Z">
        <w:r w:rsidRPr="005D13B9">
          <w:rPr>
            <w:color w:val="000000" w:themeColor="text1"/>
            <w:sz w:val="28"/>
            <w:szCs w:val="28"/>
            <w:rPrChange w:id="3104" w:author="mikle" w:date="2025-10-09T20:00:00Z" w16du:dateUtc="2025-10-10T03:00:00Z">
              <w:rPr>
                <w:sz w:val="28"/>
                <w:szCs w:val="28"/>
              </w:rPr>
            </w:rPrChange>
          </w:rPr>
          <w:t>А.П. Барсуков</w:t>
        </w:r>
      </w:ins>
      <w:ins w:id="3105" w:author="mikle" w:date="2025-10-04T20:48:00Z" w16du:dateUtc="2025-10-05T03:48:00Z">
        <w:r w:rsidR="00610DC0" w:rsidRPr="005D13B9">
          <w:rPr>
            <w:color w:val="000000" w:themeColor="text1"/>
            <w:sz w:val="28"/>
            <w:szCs w:val="28"/>
            <w:rPrChange w:id="3106" w:author="mikle" w:date="2025-10-09T20:00:00Z" w16du:dateUtc="2025-10-10T03:00:00Z">
              <w:rPr>
                <w:sz w:val="28"/>
                <w:szCs w:val="28"/>
              </w:rPr>
            </w:rPrChange>
          </w:rPr>
          <w:t>/</w:t>
        </w:r>
      </w:ins>
      <w:ins w:id="3107" w:author="mikle" w:date="2025-10-04T18:35:00Z">
        <w:r w:rsidRPr="005D13B9">
          <w:rPr>
            <w:color w:val="000000" w:themeColor="text1"/>
            <w:sz w:val="28"/>
            <w:szCs w:val="28"/>
            <w:rPrChange w:id="3108" w:author="mikle" w:date="2025-10-09T20:00:00Z" w16du:dateUtc="2025-10-10T03:00:00Z">
              <w:rPr>
                <w:sz w:val="28"/>
                <w:szCs w:val="28"/>
              </w:rPr>
            </w:rPrChange>
          </w:rPr>
          <w:t xml:space="preserve"> А.И. Ермолаев</w:t>
        </w:r>
      </w:ins>
      <w:ins w:id="3109" w:author="mikle" w:date="2025-10-04T20:48:00Z" w16du:dateUtc="2025-10-05T03:48:00Z">
        <w:r w:rsidR="00610DC0" w:rsidRPr="005D13B9">
          <w:rPr>
            <w:color w:val="000000" w:themeColor="text1"/>
            <w:sz w:val="28"/>
            <w:szCs w:val="28"/>
            <w:rPrChange w:id="3110" w:author="mikle" w:date="2025-10-09T20:00:00Z" w16du:dateUtc="2025-10-10T03:00:00Z">
              <w:rPr>
                <w:sz w:val="28"/>
                <w:szCs w:val="28"/>
              </w:rPr>
            </w:rPrChange>
          </w:rPr>
          <w:t>/</w:t>
        </w:r>
      </w:ins>
      <w:ins w:id="3111" w:author="mikle" w:date="2025-10-04T18:35:00Z">
        <w:r w:rsidRPr="005D13B9">
          <w:rPr>
            <w:color w:val="000000" w:themeColor="text1"/>
            <w:sz w:val="28"/>
            <w:szCs w:val="28"/>
            <w:rPrChange w:id="3112" w:author="mikle" w:date="2025-10-09T20:00:00Z" w16du:dateUtc="2025-10-10T03:00:00Z">
              <w:rPr>
                <w:sz w:val="28"/>
                <w:szCs w:val="28"/>
              </w:rPr>
            </w:rPrChange>
          </w:rPr>
          <w:t xml:space="preserve"> А.Н.</w:t>
        </w:r>
      </w:ins>
      <w:ins w:id="3113" w:author="mikle" w:date="2025-10-04T18:36:00Z" w16du:dateUtc="2025-10-05T01:36:00Z">
        <w:r w:rsidRPr="005D13B9">
          <w:rPr>
            <w:color w:val="000000" w:themeColor="text1"/>
            <w:sz w:val="28"/>
            <w:szCs w:val="28"/>
            <w:rPrChange w:id="3114" w:author="mikle" w:date="2025-10-09T20:00:00Z" w16du:dateUtc="2025-10-10T03:00:00Z">
              <w:rPr>
                <w:sz w:val="28"/>
                <w:szCs w:val="28"/>
              </w:rPr>
            </w:rPrChange>
          </w:rPr>
          <w:t xml:space="preserve"> </w:t>
        </w:r>
      </w:ins>
      <w:ins w:id="3115" w:author="mikle" w:date="2025-10-04T18:35:00Z">
        <w:r w:rsidRPr="005D13B9">
          <w:rPr>
            <w:color w:val="000000" w:themeColor="text1"/>
            <w:sz w:val="28"/>
            <w:szCs w:val="28"/>
            <w:rPrChange w:id="3116" w:author="mikle" w:date="2025-10-09T20:00:00Z" w16du:dateUtc="2025-10-10T03:00:00Z">
              <w:rPr>
                <w:sz w:val="28"/>
                <w:szCs w:val="28"/>
              </w:rPr>
            </w:rPrChange>
          </w:rPr>
          <w:t>Шмырев</w:t>
        </w:r>
      </w:ins>
      <w:ins w:id="3117" w:author="mikle" w:date="2025-10-04T18:35:00Z" w16du:dateUtc="2025-10-05T01:35:00Z">
        <w:r w:rsidRPr="005D13B9">
          <w:rPr>
            <w:color w:val="000000" w:themeColor="text1"/>
            <w:sz w:val="28"/>
            <w:szCs w:val="28"/>
            <w:rPrChange w:id="3118" w:author="mikle" w:date="2025-10-09T20:00:00Z" w16du:dateUtc="2025-10-10T03:00:00Z">
              <w:rPr>
                <w:sz w:val="28"/>
                <w:szCs w:val="28"/>
              </w:rPr>
            </w:rPrChange>
          </w:rPr>
          <w:t>.</w:t>
        </w:r>
      </w:ins>
      <w:ins w:id="3119" w:author="mikle" w:date="2025-10-04T20:48:00Z" w16du:dateUtc="2025-10-05T03:48:00Z">
        <w:r w:rsidR="00610DC0" w:rsidRPr="005D13B9">
          <w:rPr>
            <w:color w:val="000000" w:themeColor="text1"/>
            <w:sz w:val="28"/>
            <w:szCs w:val="28"/>
            <w:rPrChange w:id="3120" w:author="mikle" w:date="2025-10-09T20:00:00Z" w16du:dateUtc="2025-10-10T03:00:00Z">
              <w:rPr>
                <w:sz w:val="28"/>
                <w:szCs w:val="28"/>
              </w:rPr>
            </w:rPrChange>
          </w:rPr>
          <w:t xml:space="preserve">, </w:t>
        </w:r>
      </w:ins>
      <w:ins w:id="3121" w:author="mikle" w:date="2025-10-04T18:36:00Z" w16du:dateUtc="2025-10-05T01:36:00Z">
        <w:r w:rsidRPr="005D13B9">
          <w:rPr>
            <w:color w:val="000000" w:themeColor="text1"/>
            <w:sz w:val="28"/>
            <w:szCs w:val="28"/>
            <w:rPrChange w:id="3122" w:author="mikle" w:date="2025-10-09T20:00:00Z" w16du:dateUtc="2025-10-10T03:00:00Z">
              <w:rPr>
                <w:sz w:val="28"/>
                <w:szCs w:val="28"/>
              </w:rPr>
            </w:rPrChange>
          </w:rPr>
          <w:t>Москва:</w:t>
        </w:r>
      </w:ins>
      <w:ins w:id="3123" w:author="mikle" w:date="2025-10-04T18:35:00Z" w16du:dateUtc="2025-10-05T01:35:00Z">
        <w:r w:rsidRPr="005D13B9">
          <w:rPr>
            <w:color w:val="000000" w:themeColor="text1"/>
            <w:sz w:val="28"/>
            <w:szCs w:val="28"/>
            <w:rPrChange w:id="3124" w:author="mikle" w:date="2025-10-09T20:00:00Z" w16du:dateUtc="2025-10-10T03:00:00Z">
              <w:rPr>
                <w:sz w:val="28"/>
                <w:szCs w:val="28"/>
              </w:rPr>
            </w:rPrChange>
          </w:rPr>
          <w:t xml:space="preserve"> </w:t>
        </w:r>
      </w:ins>
      <w:ins w:id="3125" w:author="mikle" w:date="2025-10-04T18:36:00Z">
        <w:r w:rsidRPr="005D13B9">
          <w:rPr>
            <w:color w:val="000000" w:themeColor="text1"/>
            <w:sz w:val="28"/>
            <w:szCs w:val="28"/>
            <w:rPrChange w:id="3126" w:author="mikle" w:date="2025-10-09T20:00:00Z" w16du:dateUtc="2025-10-10T03:00:00Z">
              <w:rPr>
                <w:sz w:val="28"/>
                <w:szCs w:val="28"/>
              </w:rPr>
            </w:rPrChange>
          </w:rPr>
          <w:t>Военное издательство Министерства обороны СССР</w:t>
        </w:r>
      </w:ins>
      <w:ins w:id="3127" w:author="mikle" w:date="2025-10-04T18:35:00Z" w16du:dateUtc="2025-10-05T01:35:00Z">
        <w:r w:rsidRPr="005D13B9">
          <w:rPr>
            <w:color w:val="000000" w:themeColor="text1"/>
            <w:sz w:val="28"/>
            <w:szCs w:val="28"/>
            <w:rPrChange w:id="3128" w:author="mikle" w:date="2025-10-09T20:00:00Z" w16du:dateUtc="2025-10-10T03:00:00Z">
              <w:rPr>
                <w:sz w:val="28"/>
                <w:szCs w:val="28"/>
              </w:rPr>
            </w:rPrChange>
          </w:rPr>
          <w:t xml:space="preserve">, </w:t>
        </w:r>
      </w:ins>
      <w:ins w:id="3129" w:author="mikle" w:date="2025-10-04T18:36:00Z" w16du:dateUtc="2025-10-05T01:36:00Z">
        <w:r w:rsidRPr="005D13B9">
          <w:rPr>
            <w:color w:val="000000" w:themeColor="text1"/>
            <w:sz w:val="28"/>
            <w:szCs w:val="28"/>
            <w:rPrChange w:id="3130" w:author="mikle" w:date="2025-10-09T20:00:00Z" w16du:dateUtc="2025-10-10T03:00:00Z">
              <w:rPr>
                <w:sz w:val="28"/>
                <w:szCs w:val="28"/>
              </w:rPr>
            </w:rPrChange>
          </w:rPr>
          <w:t>1968</w:t>
        </w:r>
      </w:ins>
      <w:ins w:id="3131" w:author="mikle" w:date="2025-10-04T18:35:00Z" w16du:dateUtc="2025-10-05T01:35:00Z">
        <w:r w:rsidRPr="005D13B9">
          <w:rPr>
            <w:color w:val="000000" w:themeColor="text1"/>
            <w:sz w:val="28"/>
            <w:szCs w:val="28"/>
            <w:rPrChange w:id="3132" w:author="mikle" w:date="2025-10-09T20:00:00Z" w16du:dateUtc="2025-10-10T03:00:00Z">
              <w:rPr>
                <w:sz w:val="28"/>
                <w:szCs w:val="28"/>
              </w:rPr>
            </w:rPrChange>
          </w:rPr>
          <w:t>.</w:t>
        </w:r>
      </w:ins>
      <w:ins w:id="3133" w:author="mikle" w:date="2025-10-04T20:48:00Z" w16du:dateUtc="2025-10-05T03:48:00Z">
        <w:r w:rsidR="00610DC0" w:rsidRPr="005D13B9">
          <w:rPr>
            <w:color w:val="000000" w:themeColor="text1"/>
            <w:sz w:val="28"/>
            <w:szCs w:val="28"/>
            <w:rPrChange w:id="3134" w:author="mikle" w:date="2025-10-09T20:00:00Z" w16du:dateUtc="2025-10-10T03:00:00Z">
              <w:rPr>
                <w:sz w:val="28"/>
                <w:szCs w:val="28"/>
              </w:rPr>
            </w:rPrChange>
          </w:rPr>
          <w:t xml:space="preserve">, </w:t>
        </w:r>
      </w:ins>
      <w:ins w:id="3135" w:author="mikle" w:date="2025-10-04T18:36:00Z" w16du:dateUtc="2025-10-05T01:36:00Z">
        <w:r w:rsidRPr="005D13B9">
          <w:rPr>
            <w:color w:val="000000" w:themeColor="text1"/>
            <w:sz w:val="28"/>
            <w:szCs w:val="28"/>
            <w:rPrChange w:id="3136" w:author="mikle" w:date="2025-10-09T20:00:00Z" w16du:dateUtc="2025-10-10T03:00:00Z">
              <w:rPr>
                <w:sz w:val="28"/>
                <w:szCs w:val="28"/>
              </w:rPr>
            </w:rPrChange>
          </w:rPr>
          <w:t>656</w:t>
        </w:r>
      </w:ins>
      <w:ins w:id="3137" w:author="mikle" w:date="2025-10-04T18:35:00Z" w16du:dateUtc="2025-10-05T01:35:00Z">
        <w:r w:rsidRPr="005D13B9">
          <w:rPr>
            <w:color w:val="000000" w:themeColor="text1"/>
            <w:sz w:val="28"/>
            <w:szCs w:val="28"/>
            <w:rPrChange w:id="3138" w:author="mikle" w:date="2025-10-09T20:00:00Z" w16du:dateUtc="2025-10-10T03:00:00Z">
              <w:rPr>
                <w:sz w:val="28"/>
                <w:szCs w:val="28"/>
              </w:rPr>
            </w:rPrChange>
          </w:rPr>
          <w:t xml:space="preserve"> с.</w:t>
        </w:r>
      </w:ins>
    </w:p>
    <w:p w14:paraId="026C1C33" w14:textId="1F5BECDC" w:rsidR="00AE6B39" w:rsidRPr="005D13B9" w:rsidRDefault="00610DC0" w:rsidP="00DF467A">
      <w:pPr>
        <w:pStyle w:val="aa"/>
        <w:numPr>
          <w:ilvl w:val="0"/>
          <w:numId w:val="16"/>
        </w:numPr>
        <w:spacing w:line="360" w:lineRule="auto"/>
        <w:ind w:left="0" w:firstLine="709"/>
        <w:rPr>
          <w:ins w:id="3139" w:author="mikle" w:date="2025-10-04T18:29:00Z" w16du:dateUtc="2025-10-05T01:29:00Z"/>
          <w:color w:val="000000" w:themeColor="text1"/>
          <w:sz w:val="28"/>
          <w:szCs w:val="28"/>
          <w:rPrChange w:id="3140" w:author="mikle" w:date="2025-10-09T20:00:00Z" w16du:dateUtc="2025-10-10T03:00:00Z">
            <w:rPr>
              <w:ins w:id="3141" w:author="mikle" w:date="2025-10-04T18:29:00Z" w16du:dateUtc="2025-10-05T01:29:00Z"/>
              <w:noProof/>
              <w:color w:val="000000" w:themeColor="text1"/>
              <w:sz w:val="28"/>
              <w:szCs w:val="28"/>
              <w14:ligatures w14:val="standardContextual"/>
            </w:rPr>
          </w:rPrChange>
        </w:rPr>
        <w:pPrChange w:id="3142" w:author="mikle" w:date="2025-10-09T20:02:00Z" w16du:dateUtc="2025-10-10T03:02:00Z">
          <w:pPr>
            <w:spacing w:before="100" w:beforeAutospacing="1" w:after="24" w:line="360" w:lineRule="auto"/>
            <w:ind w:firstLine="709"/>
            <w:jc w:val="both"/>
          </w:pPr>
        </w:pPrChange>
      </w:pPr>
      <w:ins w:id="3143" w:author="mikle" w:date="2025-10-04T20:47:00Z">
        <w:r w:rsidRPr="005D13B9">
          <w:rPr>
            <w:b/>
            <w:bCs/>
            <w:color w:val="000000" w:themeColor="text1"/>
            <w:sz w:val="28"/>
            <w:szCs w:val="28"/>
            <w:rPrChange w:id="3144" w:author="mikle" w:date="2025-10-09T20:00:00Z" w16du:dateUtc="2025-10-10T03:00:00Z">
              <w:rPr>
                <w:b/>
                <w:bCs/>
              </w:rPr>
            </w:rPrChange>
          </w:rPr>
          <w:t>Теория систем автоматического регулирования</w:t>
        </w:r>
        <w:r w:rsidRPr="005D13B9">
          <w:rPr>
            <w:color w:val="000000" w:themeColor="text1"/>
            <w:sz w:val="28"/>
            <w:szCs w:val="28"/>
            <w:rPrChange w:id="3145" w:author="mikle" w:date="2025-10-09T20:00:00Z" w16du:dateUtc="2025-10-10T03:00:00Z">
              <w:rPr/>
            </w:rPrChange>
          </w:rPr>
          <w:t>. Издание третье, исправленное. Бесекерский В. А./ Попов Е. П., издательство «Наука», Главная редакция физико-математической литературы, М., 1975, 768 стр.</w:t>
        </w:r>
      </w:ins>
    </w:p>
    <w:p w14:paraId="3757043E" w14:textId="538FC658" w:rsidR="00C3045B" w:rsidRPr="005D13B9" w:rsidDel="00AE6B39" w:rsidRDefault="00C3045B" w:rsidP="005D13B9">
      <w:pPr>
        <w:pStyle w:val="1"/>
        <w:spacing w:line="360" w:lineRule="auto"/>
        <w:ind w:firstLine="709"/>
        <w:rPr>
          <w:del w:id="3146" w:author="mikle" w:date="2025-10-04T18:28:00Z" w16du:dateUtc="2025-10-05T01:28:00Z"/>
          <w:rFonts w:ascii="Times New Roman" w:hAnsi="Times New Roman" w:cs="Times New Roman"/>
          <w:noProof/>
          <w:color w:val="000000" w:themeColor="text1"/>
          <w:sz w:val="28"/>
          <w:szCs w:val="28"/>
          <w14:ligatures w14:val="standardContextual"/>
          <w:rPrChange w:id="3147" w:author="mikle" w:date="2025-10-09T20:00:00Z" w16du:dateUtc="2025-10-10T03:00:00Z">
            <w:rPr>
              <w:del w:id="3148" w:author="mikle" w:date="2025-10-04T18:28:00Z" w16du:dateUtc="2025-10-05T01:28:00Z"/>
              <w:rFonts w:ascii="Times New Roman" w:hAnsi="Times New Roman" w:cs="Times New Roman"/>
              <w:noProof/>
              <w:color w:val="000000" w:themeColor="text1"/>
              <w:sz w:val="28"/>
              <w:szCs w:val="28"/>
              <w14:ligatures w14:val="standardContextual"/>
            </w:rPr>
          </w:rPrChange>
        </w:rPr>
        <w:pPrChange w:id="3149" w:author="mikle" w:date="2025-10-09T20:00:00Z" w16du:dateUtc="2025-10-10T03:00:00Z">
          <w:pPr>
            <w:pStyle w:val="1"/>
            <w:ind w:firstLine="709"/>
            <w:jc w:val="center"/>
          </w:pPr>
        </w:pPrChange>
      </w:pPr>
      <w:del w:id="3150" w:author="mikle" w:date="2025-10-04T18:29:00Z" w16du:dateUtc="2025-10-05T01:29:00Z">
        <w:r w:rsidRPr="005D13B9" w:rsidDel="00AE6B39">
          <w:rPr>
            <w:rFonts w:ascii="Times New Roman" w:hAnsi="Times New Roman" w:cs="Times New Roman"/>
            <w:noProof/>
            <w:color w:val="000000" w:themeColor="text1"/>
            <w:sz w:val="28"/>
            <w:szCs w:val="28"/>
            <w14:ligatures w14:val="standardContextual"/>
            <w:rPrChange w:id="3151" w:author="mikle" w:date="2025-10-09T20:00:00Z" w16du:dateUtc="2025-10-10T03:00:00Z">
              <w:rPr>
                <w:rFonts w:ascii="Times New Roman" w:hAnsi="Times New Roman" w:cs="Times New Roman"/>
                <w:noProof/>
                <w:color w:val="000000" w:themeColor="text1"/>
                <w:sz w:val="28"/>
                <w:szCs w:val="28"/>
                <w14:ligatures w14:val="standardContextual"/>
              </w:rPr>
            </w:rPrChange>
          </w:rPr>
          <w:delText>С</w:delText>
        </w:r>
        <w:r w:rsidR="00434E52" w:rsidRPr="005D13B9" w:rsidDel="00AE6B39">
          <w:rPr>
            <w:rFonts w:ascii="Times New Roman" w:hAnsi="Times New Roman" w:cs="Times New Roman"/>
            <w:noProof/>
            <w:color w:val="000000" w:themeColor="text1"/>
            <w:sz w:val="28"/>
            <w:szCs w:val="28"/>
            <w14:ligatures w14:val="standardContextual"/>
            <w:rPrChange w:id="3152" w:author="mikle" w:date="2025-10-09T20:00:00Z" w16du:dateUtc="2025-10-10T03:00:00Z">
              <w:rPr>
                <w:rFonts w:ascii="Times New Roman" w:hAnsi="Times New Roman" w:cs="Times New Roman"/>
                <w:noProof/>
                <w:color w:val="000000" w:themeColor="text1"/>
                <w:sz w:val="28"/>
                <w:szCs w:val="28"/>
                <w14:ligatures w14:val="standardContextual"/>
              </w:rPr>
            </w:rPrChange>
          </w:rPr>
          <w:delText>ПИСОК ИСТОЧНИКОВ</w:delText>
        </w:r>
      </w:del>
    </w:p>
    <w:p w14:paraId="30A61F00" w14:textId="77777777" w:rsidR="00434E52" w:rsidRPr="005D13B9" w:rsidRDefault="00434E52" w:rsidP="005D13B9">
      <w:pPr>
        <w:pStyle w:val="1"/>
        <w:spacing w:line="360" w:lineRule="auto"/>
        <w:ind w:firstLine="709"/>
        <w:rPr>
          <w:rFonts w:ascii="Times New Roman" w:hAnsi="Times New Roman" w:cs="Times New Roman"/>
          <w:color w:val="000000" w:themeColor="text1"/>
          <w:sz w:val="28"/>
          <w:szCs w:val="28"/>
          <w:rPrChange w:id="3153" w:author="mikle" w:date="2025-10-09T20:00:00Z" w16du:dateUtc="2025-10-10T03:00:00Z">
            <w:rPr/>
          </w:rPrChange>
        </w:rPr>
        <w:pPrChange w:id="3154" w:author="mikle" w:date="2025-10-09T20:00:00Z" w16du:dateUtc="2025-10-10T03:00:00Z">
          <w:pPr/>
        </w:pPrChange>
      </w:pPr>
    </w:p>
    <w:p w14:paraId="4C2EDA81" w14:textId="77777777" w:rsidR="00434E52" w:rsidRPr="005D13B9" w:rsidRDefault="00434E52" w:rsidP="005D13B9">
      <w:pPr>
        <w:spacing w:line="360" w:lineRule="auto"/>
        <w:ind w:firstLine="709"/>
        <w:rPr>
          <w:color w:val="000000" w:themeColor="text1"/>
          <w:sz w:val="28"/>
          <w:szCs w:val="28"/>
          <w:rPrChange w:id="3155" w:author="mikle" w:date="2025-10-09T20:00:00Z" w16du:dateUtc="2025-10-10T03:00:00Z">
            <w:rPr/>
          </w:rPrChange>
        </w:rPr>
        <w:pPrChange w:id="3156" w:author="mikle" w:date="2025-10-09T20:00:00Z" w16du:dateUtc="2025-10-10T03:00:00Z">
          <w:pPr/>
        </w:pPrChange>
      </w:pPr>
    </w:p>
    <w:p w14:paraId="4D4789F4" w14:textId="77777777" w:rsidR="00434E52" w:rsidRPr="005D13B9" w:rsidDel="00AE6B39" w:rsidRDefault="00434E52" w:rsidP="005D13B9">
      <w:pPr>
        <w:spacing w:line="360" w:lineRule="auto"/>
        <w:ind w:firstLine="709"/>
        <w:rPr>
          <w:del w:id="3157" w:author="mikle" w:date="2025-10-04T18:29:00Z" w16du:dateUtc="2025-10-05T01:29:00Z"/>
          <w:color w:val="000000" w:themeColor="text1"/>
          <w:sz w:val="28"/>
          <w:szCs w:val="28"/>
          <w:rPrChange w:id="3158" w:author="mikle" w:date="2025-10-09T20:00:00Z" w16du:dateUtc="2025-10-10T03:00:00Z">
            <w:rPr>
              <w:del w:id="3159" w:author="mikle" w:date="2025-10-04T18:29:00Z" w16du:dateUtc="2025-10-05T01:29:00Z"/>
            </w:rPr>
          </w:rPrChange>
        </w:rPr>
        <w:pPrChange w:id="3160" w:author="mikle" w:date="2025-10-09T20:00:00Z" w16du:dateUtc="2025-10-10T03:00:00Z">
          <w:pPr/>
        </w:pPrChange>
      </w:pPr>
    </w:p>
    <w:p w14:paraId="08ECF307" w14:textId="77777777" w:rsidR="00434E52" w:rsidRPr="005D13B9" w:rsidDel="00AE6B39" w:rsidRDefault="00434E52" w:rsidP="005D13B9">
      <w:pPr>
        <w:spacing w:line="360" w:lineRule="auto"/>
        <w:ind w:firstLine="709"/>
        <w:rPr>
          <w:del w:id="3161" w:author="mikle" w:date="2025-10-04T18:29:00Z" w16du:dateUtc="2025-10-05T01:29:00Z"/>
          <w:color w:val="000000" w:themeColor="text1"/>
          <w:sz w:val="28"/>
          <w:szCs w:val="28"/>
          <w:rPrChange w:id="3162" w:author="mikle" w:date="2025-10-09T20:00:00Z" w16du:dateUtc="2025-10-10T03:00:00Z">
            <w:rPr>
              <w:del w:id="3163" w:author="mikle" w:date="2025-10-04T18:29:00Z" w16du:dateUtc="2025-10-05T01:29:00Z"/>
            </w:rPr>
          </w:rPrChange>
        </w:rPr>
        <w:pPrChange w:id="3164" w:author="mikle" w:date="2025-10-09T20:00:00Z" w16du:dateUtc="2025-10-10T03:00:00Z">
          <w:pPr/>
        </w:pPrChange>
      </w:pPr>
    </w:p>
    <w:p w14:paraId="38C193B2" w14:textId="77777777" w:rsidR="00434E52" w:rsidRPr="005D13B9" w:rsidDel="00AE6B39" w:rsidRDefault="00434E52" w:rsidP="005D13B9">
      <w:pPr>
        <w:spacing w:line="360" w:lineRule="auto"/>
        <w:ind w:firstLine="709"/>
        <w:rPr>
          <w:del w:id="3165" w:author="mikle" w:date="2025-10-04T18:29:00Z" w16du:dateUtc="2025-10-05T01:29:00Z"/>
          <w:color w:val="000000" w:themeColor="text1"/>
          <w:sz w:val="28"/>
          <w:szCs w:val="28"/>
          <w:rPrChange w:id="3166" w:author="mikle" w:date="2025-10-09T20:00:00Z" w16du:dateUtc="2025-10-10T03:00:00Z">
            <w:rPr>
              <w:del w:id="3167" w:author="mikle" w:date="2025-10-04T18:29:00Z" w16du:dateUtc="2025-10-05T01:29:00Z"/>
            </w:rPr>
          </w:rPrChange>
        </w:rPr>
        <w:pPrChange w:id="3168" w:author="mikle" w:date="2025-10-09T20:00:00Z" w16du:dateUtc="2025-10-10T03:00:00Z">
          <w:pPr/>
        </w:pPrChange>
      </w:pPr>
    </w:p>
    <w:p w14:paraId="7B11947C" w14:textId="77777777" w:rsidR="00434E52" w:rsidRPr="005D13B9" w:rsidDel="00AE6B39" w:rsidRDefault="00434E52" w:rsidP="005D13B9">
      <w:pPr>
        <w:spacing w:line="360" w:lineRule="auto"/>
        <w:ind w:firstLine="709"/>
        <w:rPr>
          <w:del w:id="3169" w:author="mikle" w:date="2025-10-04T18:29:00Z" w16du:dateUtc="2025-10-05T01:29:00Z"/>
          <w:color w:val="000000" w:themeColor="text1"/>
          <w:sz w:val="28"/>
          <w:szCs w:val="28"/>
          <w:rPrChange w:id="3170" w:author="mikle" w:date="2025-10-09T20:00:00Z" w16du:dateUtc="2025-10-10T03:00:00Z">
            <w:rPr>
              <w:del w:id="3171" w:author="mikle" w:date="2025-10-04T18:29:00Z" w16du:dateUtc="2025-10-05T01:29:00Z"/>
            </w:rPr>
          </w:rPrChange>
        </w:rPr>
        <w:pPrChange w:id="3172" w:author="mikle" w:date="2025-10-09T20:00:00Z" w16du:dateUtc="2025-10-10T03:00:00Z">
          <w:pPr/>
        </w:pPrChange>
      </w:pPr>
    </w:p>
    <w:p w14:paraId="293DE659" w14:textId="77777777" w:rsidR="00434E52" w:rsidRPr="005D13B9" w:rsidRDefault="00434E52" w:rsidP="005D13B9">
      <w:pPr>
        <w:spacing w:line="360" w:lineRule="auto"/>
        <w:ind w:firstLine="709"/>
        <w:rPr>
          <w:color w:val="000000" w:themeColor="text1"/>
          <w:sz w:val="28"/>
          <w:szCs w:val="28"/>
          <w:rPrChange w:id="3173" w:author="mikle" w:date="2025-10-09T20:00:00Z" w16du:dateUtc="2025-10-10T03:00:00Z">
            <w:rPr/>
          </w:rPrChange>
        </w:rPr>
        <w:pPrChange w:id="3174" w:author="mikle" w:date="2025-10-09T20:00:00Z" w16du:dateUtc="2025-10-10T03:00:00Z">
          <w:pPr/>
        </w:pPrChange>
      </w:pPr>
    </w:p>
    <w:p w14:paraId="0352845A" w14:textId="77777777" w:rsidR="00434E52" w:rsidRPr="005D13B9" w:rsidRDefault="00434E52" w:rsidP="005D13B9">
      <w:pPr>
        <w:spacing w:line="360" w:lineRule="auto"/>
        <w:ind w:firstLine="709"/>
        <w:rPr>
          <w:color w:val="000000" w:themeColor="text1"/>
          <w:sz w:val="28"/>
          <w:szCs w:val="28"/>
          <w:rPrChange w:id="3175" w:author="mikle" w:date="2025-10-09T20:00:00Z" w16du:dateUtc="2025-10-10T03:00:00Z">
            <w:rPr/>
          </w:rPrChange>
        </w:rPr>
        <w:pPrChange w:id="3176" w:author="mikle" w:date="2025-10-09T20:00:00Z" w16du:dateUtc="2025-10-10T03:00:00Z">
          <w:pPr/>
        </w:pPrChange>
      </w:pPr>
    </w:p>
    <w:p w14:paraId="5AF73205" w14:textId="77777777" w:rsidR="00434E52" w:rsidRPr="005D13B9" w:rsidRDefault="00434E52" w:rsidP="005D13B9">
      <w:pPr>
        <w:spacing w:line="360" w:lineRule="auto"/>
        <w:ind w:firstLine="709"/>
        <w:rPr>
          <w:color w:val="000000" w:themeColor="text1"/>
          <w:sz w:val="28"/>
          <w:szCs w:val="28"/>
          <w:rPrChange w:id="3177" w:author="mikle" w:date="2025-10-09T20:00:00Z" w16du:dateUtc="2025-10-10T03:00:00Z">
            <w:rPr/>
          </w:rPrChange>
        </w:rPr>
        <w:pPrChange w:id="3178" w:author="mikle" w:date="2025-10-09T20:00:00Z" w16du:dateUtc="2025-10-10T03:00:00Z">
          <w:pPr/>
        </w:pPrChange>
      </w:pPr>
    </w:p>
    <w:p w14:paraId="2D56FB02" w14:textId="77777777" w:rsidR="00434E52" w:rsidRPr="005D13B9" w:rsidRDefault="00434E52" w:rsidP="005D13B9">
      <w:pPr>
        <w:spacing w:line="360" w:lineRule="auto"/>
        <w:ind w:firstLine="709"/>
        <w:rPr>
          <w:color w:val="000000" w:themeColor="text1"/>
          <w:sz w:val="28"/>
          <w:szCs w:val="28"/>
          <w:rPrChange w:id="3179" w:author="mikle" w:date="2025-10-09T20:00:00Z" w16du:dateUtc="2025-10-10T03:00:00Z">
            <w:rPr/>
          </w:rPrChange>
        </w:rPr>
        <w:pPrChange w:id="3180" w:author="mikle" w:date="2025-10-09T20:00:00Z" w16du:dateUtc="2025-10-10T03:00:00Z">
          <w:pPr/>
        </w:pPrChange>
      </w:pPr>
    </w:p>
    <w:p w14:paraId="74A97591" w14:textId="77777777" w:rsidR="00434E52" w:rsidRPr="005D13B9" w:rsidRDefault="00434E52" w:rsidP="005D13B9">
      <w:pPr>
        <w:spacing w:line="360" w:lineRule="auto"/>
        <w:ind w:firstLine="709"/>
        <w:rPr>
          <w:color w:val="000000" w:themeColor="text1"/>
          <w:sz w:val="28"/>
          <w:szCs w:val="28"/>
          <w:rPrChange w:id="3181" w:author="mikle" w:date="2025-10-09T20:00:00Z" w16du:dateUtc="2025-10-10T03:00:00Z">
            <w:rPr/>
          </w:rPrChange>
        </w:rPr>
        <w:pPrChange w:id="3182" w:author="mikle" w:date="2025-10-09T20:00:00Z" w16du:dateUtc="2025-10-10T03:00:00Z">
          <w:pPr/>
        </w:pPrChange>
      </w:pPr>
    </w:p>
    <w:p w14:paraId="1A60A052" w14:textId="77777777" w:rsidR="00434E52" w:rsidRPr="005D13B9" w:rsidRDefault="00434E52" w:rsidP="005D13B9">
      <w:pPr>
        <w:spacing w:line="360" w:lineRule="auto"/>
        <w:ind w:firstLine="709"/>
        <w:rPr>
          <w:color w:val="000000" w:themeColor="text1"/>
          <w:sz w:val="28"/>
          <w:szCs w:val="28"/>
          <w:rPrChange w:id="3183" w:author="mikle" w:date="2025-10-09T20:00:00Z" w16du:dateUtc="2025-10-10T03:00:00Z">
            <w:rPr/>
          </w:rPrChange>
        </w:rPr>
        <w:pPrChange w:id="3184" w:author="mikle" w:date="2025-10-09T20:00:00Z" w16du:dateUtc="2025-10-10T03:00:00Z">
          <w:pPr/>
        </w:pPrChange>
      </w:pPr>
    </w:p>
    <w:p w14:paraId="162F1A70" w14:textId="77777777" w:rsidR="00434E52" w:rsidRPr="005D13B9" w:rsidRDefault="00434E52" w:rsidP="005D13B9">
      <w:pPr>
        <w:spacing w:line="360" w:lineRule="auto"/>
        <w:ind w:firstLine="709"/>
        <w:rPr>
          <w:color w:val="000000" w:themeColor="text1"/>
          <w:sz w:val="28"/>
          <w:szCs w:val="28"/>
          <w:rPrChange w:id="3185" w:author="mikle" w:date="2025-10-09T20:00:00Z" w16du:dateUtc="2025-10-10T03:00:00Z">
            <w:rPr/>
          </w:rPrChange>
        </w:rPr>
        <w:pPrChange w:id="3186" w:author="mikle" w:date="2025-10-09T20:00:00Z" w16du:dateUtc="2025-10-10T03:00:00Z">
          <w:pPr/>
        </w:pPrChange>
      </w:pPr>
    </w:p>
    <w:p w14:paraId="6BE2F87D" w14:textId="77777777" w:rsidR="00434E52" w:rsidRPr="005D13B9" w:rsidRDefault="00434E52" w:rsidP="005D13B9">
      <w:pPr>
        <w:spacing w:line="360" w:lineRule="auto"/>
        <w:ind w:firstLine="709"/>
        <w:rPr>
          <w:color w:val="000000" w:themeColor="text1"/>
          <w:sz w:val="28"/>
          <w:szCs w:val="28"/>
          <w:rPrChange w:id="3187" w:author="mikle" w:date="2025-10-09T20:00:00Z" w16du:dateUtc="2025-10-10T03:00:00Z">
            <w:rPr/>
          </w:rPrChange>
        </w:rPr>
        <w:pPrChange w:id="3188" w:author="mikle" w:date="2025-10-09T20:00:00Z" w16du:dateUtc="2025-10-10T03:00:00Z">
          <w:pPr/>
        </w:pPrChange>
      </w:pPr>
    </w:p>
    <w:p w14:paraId="777839D9" w14:textId="77777777" w:rsidR="00434E52" w:rsidRPr="005D13B9" w:rsidRDefault="00434E52" w:rsidP="005D13B9">
      <w:pPr>
        <w:spacing w:line="360" w:lineRule="auto"/>
        <w:ind w:firstLine="709"/>
        <w:rPr>
          <w:color w:val="000000" w:themeColor="text1"/>
          <w:sz w:val="28"/>
          <w:szCs w:val="28"/>
          <w:rPrChange w:id="3189" w:author="mikle" w:date="2025-10-09T20:00:00Z" w16du:dateUtc="2025-10-10T03:00:00Z">
            <w:rPr/>
          </w:rPrChange>
        </w:rPr>
        <w:pPrChange w:id="3190" w:author="mikle" w:date="2025-10-09T20:00:00Z" w16du:dateUtc="2025-10-10T03:00:00Z">
          <w:pPr/>
        </w:pPrChange>
      </w:pPr>
    </w:p>
    <w:p w14:paraId="527EC0A3" w14:textId="77777777" w:rsidR="00434E52" w:rsidRPr="005D13B9" w:rsidRDefault="00434E52" w:rsidP="005D13B9">
      <w:pPr>
        <w:spacing w:line="360" w:lineRule="auto"/>
        <w:ind w:firstLine="709"/>
        <w:rPr>
          <w:color w:val="000000" w:themeColor="text1"/>
          <w:sz w:val="28"/>
          <w:szCs w:val="28"/>
          <w:rPrChange w:id="3191" w:author="mikle" w:date="2025-10-09T20:00:00Z" w16du:dateUtc="2025-10-10T03:00:00Z">
            <w:rPr/>
          </w:rPrChange>
        </w:rPr>
        <w:pPrChange w:id="3192" w:author="mikle" w:date="2025-10-09T20:00:00Z" w16du:dateUtc="2025-10-10T03:00:00Z">
          <w:pPr/>
        </w:pPrChange>
      </w:pPr>
    </w:p>
    <w:p w14:paraId="1A6E09FE" w14:textId="77777777" w:rsidR="00434E52" w:rsidRPr="005D13B9" w:rsidRDefault="00434E52" w:rsidP="005D13B9">
      <w:pPr>
        <w:spacing w:line="360" w:lineRule="auto"/>
        <w:ind w:firstLine="709"/>
        <w:rPr>
          <w:color w:val="000000" w:themeColor="text1"/>
          <w:sz w:val="28"/>
          <w:szCs w:val="28"/>
          <w:rPrChange w:id="3193" w:author="mikle" w:date="2025-10-09T20:00:00Z" w16du:dateUtc="2025-10-10T03:00:00Z">
            <w:rPr/>
          </w:rPrChange>
        </w:rPr>
        <w:pPrChange w:id="3194" w:author="mikle" w:date="2025-10-09T20:00:00Z" w16du:dateUtc="2025-10-10T03:00:00Z">
          <w:pPr/>
        </w:pPrChange>
      </w:pPr>
    </w:p>
    <w:p w14:paraId="3ACFD153" w14:textId="77777777" w:rsidR="00434E52" w:rsidRPr="005D13B9" w:rsidRDefault="00434E52" w:rsidP="005D13B9">
      <w:pPr>
        <w:spacing w:line="360" w:lineRule="auto"/>
        <w:ind w:firstLine="709"/>
        <w:rPr>
          <w:color w:val="000000" w:themeColor="text1"/>
          <w:sz w:val="28"/>
          <w:szCs w:val="28"/>
          <w:rPrChange w:id="3195" w:author="mikle" w:date="2025-10-09T20:00:00Z" w16du:dateUtc="2025-10-10T03:00:00Z">
            <w:rPr/>
          </w:rPrChange>
        </w:rPr>
        <w:pPrChange w:id="3196" w:author="mikle" w:date="2025-10-09T20:00:00Z" w16du:dateUtc="2025-10-10T03:00:00Z">
          <w:pPr/>
        </w:pPrChange>
      </w:pPr>
    </w:p>
    <w:p w14:paraId="3F4B8D74" w14:textId="77777777" w:rsidR="00434E52" w:rsidRPr="005D13B9" w:rsidRDefault="00434E52" w:rsidP="005D13B9">
      <w:pPr>
        <w:spacing w:line="360" w:lineRule="auto"/>
        <w:ind w:firstLine="709"/>
        <w:rPr>
          <w:color w:val="000000" w:themeColor="text1"/>
          <w:sz w:val="28"/>
          <w:szCs w:val="28"/>
          <w:rPrChange w:id="3197" w:author="mikle" w:date="2025-10-09T20:00:00Z" w16du:dateUtc="2025-10-10T03:00:00Z">
            <w:rPr/>
          </w:rPrChange>
        </w:rPr>
        <w:pPrChange w:id="3198" w:author="mikle" w:date="2025-10-09T20:00:00Z" w16du:dateUtc="2025-10-10T03:00:00Z">
          <w:pPr/>
        </w:pPrChange>
      </w:pPr>
    </w:p>
    <w:p w14:paraId="1C358B8F" w14:textId="77777777" w:rsidR="00434E52" w:rsidRPr="005D13B9" w:rsidRDefault="00434E52" w:rsidP="005D13B9">
      <w:pPr>
        <w:spacing w:line="360" w:lineRule="auto"/>
        <w:ind w:firstLine="709"/>
        <w:rPr>
          <w:color w:val="000000" w:themeColor="text1"/>
          <w:sz w:val="28"/>
          <w:szCs w:val="28"/>
          <w:rPrChange w:id="3199" w:author="mikle" w:date="2025-10-09T20:00:00Z" w16du:dateUtc="2025-10-10T03:00:00Z">
            <w:rPr/>
          </w:rPrChange>
        </w:rPr>
        <w:pPrChange w:id="3200" w:author="mikle" w:date="2025-10-09T20:00:00Z" w16du:dateUtc="2025-10-10T03:00:00Z">
          <w:pPr/>
        </w:pPrChange>
      </w:pPr>
    </w:p>
    <w:p w14:paraId="6CFAC5C6" w14:textId="77777777" w:rsidR="00434E52" w:rsidRPr="005D13B9" w:rsidRDefault="00434E52" w:rsidP="005D13B9">
      <w:pPr>
        <w:spacing w:line="360" w:lineRule="auto"/>
        <w:ind w:firstLine="709"/>
        <w:rPr>
          <w:color w:val="000000" w:themeColor="text1"/>
          <w:sz w:val="28"/>
          <w:szCs w:val="28"/>
          <w:rPrChange w:id="3201" w:author="mikle" w:date="2025-10-09T20:00:00Z" w16du:dateUtc="2025-10-10T03:00:00Z">
            <w:rPr/>
          </w:rPrChange>
        </w:rPr>
        <w:pPrChange w:id="3202" w:author="mikle" w:date="2025-10-09T20:00:00Z" w16du:dateUtc="2025-10-10T03:00:00Z">
          <w:pPr/>
        </w:pPrChange>
      </w:pPr>
    </w:p>
    <w:p w14:paraId="79A4AA3E" w14:textId="77777777" w:rsidR="00434E52" w:rsidRPr="005D13B9" w:rsidRDefault="00434E52" w:rsidP="005D13B9">
      <w:pPr>
        <w:spacing w:line="360" w:lineRule="auto"/>
        <w:ind w:firstLine="709"/>
        <w:rPr>
          <w:color w:val="000000" w:themeColor="text1"/>
          <w:sz w:val="28"/>
          <w:szCs w:val="28"/>
          <w:rPrChange w:id="3203" w:author="mikle" w:date="2025-10-09T20:00:00Z" w16du:dateUtc="2025-10-10T03:00:00Z">
            <w:rPr/>
          </w:rPrChange>
        </w:rPr>
        <w:pPrChange w:id="3204" w:author="mikle" w:date="2025-10-09T20:00:00Z" w16du:dateUtc="2025-10-10T03:00:00Z">
          <w:pPr/>
        </w:pPrChange>
      </w:pPr>
    </w:p>
    <w:p w14:paraId="2A3A16A1" w14:textId="77777777" w:rsidR="00434E52" w:rsidRPr="005D13B9" w:rsidRDefault="00434E52" w:rsidP="005D13B9">
      <w:pPr>
        <w:spacing w:line="360" w:lineRule="auto"/>
        <w:ind w:firstLine="709"/>
        <w:rPr>
          <w:color w:val="000000" w:themeColor="text1"/>
          <w:sz w:val="28"/>
          <w:szCs w:val="28"/>
          <w:rPrChange w:id="3205" w:author="mikle" w:date="2025-10-09T20:00:00Z" w16du:dateUtc="2025-10-10T03:00:00Z">
            <w:rPr/>
          </w:rPrChange>
        </w:rPr>
        <w:pPrChange w:id="3206" w:author="mikle" w:date="2025-10-09T20:00:00Z" w16du:dateUtc="2025-10-10T03:00:00Z">
          <w:pPr/>
        </w:pPrChange>
      </w:pPr>
    </w:p>
    <w:p w14:paraId="67F0A686" w14:textId="77777777" w:rsidR="00434E52" w:rsidRPr="005D13B9" w:rsidRDefault="00434E52" w:rsidP="005D13B9">
      <w:pPr>
        <w:spacing w:line="360" w:lineRule="auto"/>
        <w:ind w:firstLine="709"/>
        <w:rPr>
          <w:color w:val="000000" w:themeColor="text1"/>
          <w:sz w:val="28"/>
          <w:szCs w:val="28"/>
          <w:rPrChange w:id="3207" w:author="mikle" w:date="2025-10-09T20:00:00Z" w16du:dateUtc="2025-10-10T03:00:00Z">
            <w:rPr/>
          </w:rPrChange>
        </w:rPr>
        <w:pPrChange w:id="3208" w:author="mikle" w:date="2025-10-09T20:00:00Z" w16du:dateUtc="2025-10-10T03:00:00Z">
          <w:pPr/>
        </w:pPrChange>
      </w:pPr>
    </w:p>
    <w:p w14:paraId="7B5E5B4D" w14:textId="77777777" w:rsidR="00434E52" w:rsidRPr="005D13B9" w:rsidRDefault="00434E52" w:rsidP="005D13B9">
      <w:pPr>
        <w:spacing w:line="360" w:lineRule="auto"/>
        <w:ind w:firstLine="709"/>
        <w:rPr>
          <w:color w:val="000000" w:themeColor="text1"/>
          <w:sz w:val="28"/>
          <w:szCs w:val="28"/>
          <w:rPrChange w:id="3209" w:author="mikle" w:date="2025-10-09T20:00:00Z" w16du:dateUtc="2025-10-10T03:00:00Z">
            <w:rPr/>
          </w:rPrChange>
        </w:rPr>
        <w:pPrChange w:id="3210" w:author="mikle" w:date="2025-10-09T20:00:00Z" w16du:dateUtc="2025-10-10T03:00:00Z">
          <w:pPr/>
        </w:pPrChange>
      </w:pPr>
    </w:p>
    <w:p w14:paraId="037EBC82" w14:textId="77777777" w:rsidR="00434E52" w:rsidRPr="005D13B9" w:rsidRDefault="00434E52" w:rsidP="005D13B9">
      <w:pPr>
        <w:spacing w:line="360" w:lineRule="auto"/>
        <w:ind w:firstLine="709"/>
        <w:rPr>
          <w:color w:val="000000" w:themeColor="text1"/>
          <w:sz w:val="28"/>
          <w:szCs w:val="28"/>
          <w:rPrChange w:id="3211" w:author="mikle" w:date="2025-10-09T20:00:00Z" w16du:dateUtc="2025-10-10T03:00:00Z">
            <w:rPr/>
          </w:rPrChange>
        </w:rPr>
        <w:pPrChange w:id="3212" w:author="mikle" w:date="2025-10-09T20:00:00Z" w16du:dateUtc="2025-10-10T03:00:00Z">
          <w:pPr/>
        </w:pPrChange>
      </w:pPr>
    </w:p>
    <w:p w14:paraId="50E012B7" w14:textId="77777777" w:rsidR="00434E52" w:rsidRPr="005D13B9" w:rsidDel="00DF467A" w:rsidRDefault="00434E52" w:rsidP="005D13B9">
      <w:pPr>
        <w:spacing w:line="360" w:lineRule="auto"/>
        <w:ind w:firstLine="709"/>
        <w:rPr>
          <w:del w:id="3213" w:author="mikle" w:date="2025-10-09T20:03:00Z" w16du:dateUtc="2025-10-10T03:03:00Z"/>
          <w:color w:val="000000" w:themeColor="text1"/>
          <w:sz w:val="28"/>
          <w:szCs w:val="28"/>
          <w:rPrChange w:id="3214" w:author="mikle" w:date="2025-10-09T20:00:00Z" w16du:dateUtc="2025-10-10T03:00:00Z">
            <w:rPr>
              <w:del w:id="3215" w:author="mikle" w:date="2025-10-09T20:03:00Z" w16du:dateUtc="2025-10-10T03:03:00Z"/>
            </w:rPr>
          </w:rPrChange>
        </w:rPr>
        <w:pPrChange w:id="3216" w:author="mikle" w:date="2025-10-09T20:00:00Z" w16du:dateUtc="2025-10-10T03:00:00Z">
          <w:pPr/>
        </w:pPrChange>
      </w:pPr>
    </w:p>
    <w:p w14:paraId="509B5156" w14:textId="65FF82BF" w:rsidR="00434E52" w:rsidRPr="005D13B9" w:rsidDel="00DF467A" w:rsidRDefault="00434E52" w:rsidP="00DF467A">
      <w:pPr>
        <w:spacing w:line="360" w:lineRule="auto"/>
        <w:rPr>
          <w:del w:id="3217" w:author="mikle" w:date="2025-10-09T20:03:00Z" w16du:dateUtc="2025-10-10T03:03:00Z"/>
          <w:color w:val="000000" w:themeColor="text1"/>
          <w:sz w:val="28"/>
          <w:szCs w:val="28"/>
          <w:rPrChange w:id="3218" w:author="mikle" w:date="2025-10-09T20:00:00Z" w16du:dateUtc="2025-10-10T03:00:00Z">
            <w:rPr>
              <w:del w:id="3219" w:author="mikle" w:date="2025-10-09T20:03:00Z" w16du:dateUtc="2025-10-10T03:03:00Z"/>
            </w:rPr>
          </w:rPrChange>
        </w:rPr>
        <w:pPrChange w:id="3220" w:author="mikle" w:date="2025-10-09T20:03:00Z" w16du:dateUtc="2025-10-10T03:03:00Z">
          <w:pPr/>
        </w:pPrChange>
      </w:pPr>
    </w:p>
    <w:p w14:paraId="2AE0A62A" w14:textId="1647D7B8" w:rsidR="00434E52" w:rsidRPr="005D13B9" w:rsidDel="00DF467A" w:rsidRDefault="00434E52" w:rsidP="00DF467A">
      <w:pPr>
        <w:spacing w:line="360" w:lineRule="auto"/>
        <w:rPr>
          <w:del w:id="3221" w:author="mikle" w:date="2025-10-09T20:03:00Z" w16du:dateUtc="2025-10-10T03:03:00Z"/>
          <w:color w:val="000000" w:themeColor="text1"/>
          <w:sz w:val="28"/>
          <w:szCs w:val="28"/>
          <w:rPrChange w:id="3222" w:author="mikle" w:date="2025-10-09T20:00:00Z" w16du:dateUtc="2025-10-10T03:00:00Z">
            <w:rPr>
              <w:del w:id="3223" w:author="mikle" w:date="2025-10-09T20:03:00Z" w16du:dateUtc="2025-10-10T03:03:00Z"/>
            </w:rPr>
          </w:rPrChange>
        </w:rPr>
        <w:pPrChange w:id="3224" w:author="mikle" w:date="2025-10-09T20:03:00Z" w16du:dateUtc="2025-10-10T03:03:00Z">
          <w:pPr/>
        </w:pPrChange>
      </w:pPr>
    </w:p>
    <w:p w14:paraId="223D93C3" w14:textId="5D2B6AC2" w:rsidR="00434E52" w:rsidRPr="005D13B9" w:rsidDel="00DF467A" w:rsidRDefault="00434E52" w:rsidP="00DF467A">
      <w:pPr>
        <w:spacing w:line="360" w:lineRule="auto"/>
        <w:rPr>
          <w:del w:id="3225" w:author="mikle" w:date="2025-10-09T20:03:00Z" w16du:dateUtc="2025-10-10T03:03:00Z"/>
          <w:color w:val="000000" w:themeColor="text1"/>
          <w:sz w:val="28"/>
          <w:szCs w:val="28"/>
          <w:rPrChange w:id="3226" w:author="mikle" w:date="2025-10-09T20:00:00Z" w16du:dateUtc="2025-10-10T03:00:00Z">
            <w:rPr>
              <w:del w:id="3227" w:author="mikle" w:date="2025-10-09T20:03:00Z" w16du:dateUtc="2025-10-10T03:03:00Z"/>
            </w:rPr>
          </w:rPrChange>
        </w:rPr>
        <w:pPrChange w:id="3228" w:author="mikle" w:date="2025-10-09T20:03:00Z" w16du:dateUtc="2025-10-10T03:03:00Z">
          <w:pPr/>
        </w:pPrChange>
      </w:pPr>
    </w:p>
    <w:p w14:paraId="3C03A501" w14:textId="65AB882A" w:rsidR="00434E52" w:rsidRPr="005D13B9" w:rsidDel="00DF467A" w:rsidRDefault="00434E52" w:rsidP="00DF467A">
      <w:pPr>
        <w:spacing w:line="360" w:lineRule="auto"/>
        <w:rPr>
          <w:del w:id="3229" w:author="mikle" w:date="2025-10-09T20:03:00Z" w16du:dateUtc="2025-10-10T03:03:00Z"/>
          <w:color w:val="000000" w:themeColor="text1"/>
          <w:sz w:val="28"/>
          <w:szCs w:val="28"/>
          <w:rPrChange w:id="3230" w:author="mikle" w:date="2025-10-09T20:00:00Z" w16du:dateUtc="2025-10-10T03:00:00Z">
            <w:rPr>
              <w:del w:id="3231" w:author="mikle" w:date="2025-10-09T20:03:00Z" w16du:dateUtc="2025-10-10T03:03:00Z"/>
            </w:rPr>
          </w:rPrChange>
        </w:rPr>
        <w:pPrChange w:id="3232" w:author="mikle" w:date="2025-10-09T20:03:00Z" w16du:dateUtc="2025-10-10T03:03:00Z">
          <w:pPr/>
        </w:pPrChange>
      </w:pPr>
    </w:p>
    <w:p w14:paraId="48C89A8F" w14:textId="00939E7C" w:rsidR="00434E52" w:rsidRPr="005D13B9" w:rsidDel="00DF467A" w:rsidRDefault="00434E52" w:rsidP="00DF467A">
      <w:pPr>
        <w:spacing w:line="360" w:lineRule="auto"/>
        <w:rPr>
          <w:del w:id="3233" w:author="mikle" w:date="2025-10-09T20:03:00Z" w16du:dateUtc="2025-10-10T03:03:00Z"/>
          <w:color w:val="000000" w:themeColor="text1"/>
          <w:sz w:val="28"/>
          <w:szCs w:val="28"/>
          <w:rPrChange w:id="3234" w:author="mikle" w:date="2025-10-09T20:00:00Z" w16du:dateUtc="2025-10-10T03:00:00Z">
            <w:rPr>
              <w:del w:id="3235" w:author="mikle" w:date="2025-10-09T20:03:00Z" w16du:dateUtc="2025-10-10T03:03:00Z"/>
            </w:rPr>
          </w:rPrChange>
        </w:rPr>
        <w:pPrChange w:id="3236" w:author="mikle" w:date="2025-10-09T20:03:00Z" w16du:dateUtc="2025-10-10T03:03:00Z">
          <w:pPr/>
        </w:pPrChange>
      </w:pPr>
    </w:p>
    <w:p w14:paraId="3569A8E1" w14:textId="3A33ABC0" w:rsidR="00434E52" w:rsidRPr="005D13B9" w:rsidDel="00DF467A" w:rsidRDefault="00434E52" w:rsidP="00DF467A">
      <w:pPr>
        <w:spacing w:line="360" w:lineRule="auto"/>
        <w:rPr>
          <w:del w:id="3237" w:author="mikle" w:date="2025-10-09T20:03:00Z" w16du:dateUtc="2025-10-10T03:03:00Z"/>
          <w:color w:val="000000" w:themeColor="text1"/>
          <w:sz w:val="28"/>
          <w:szCs w:val="28"/>
          <w:rPrChange w:id="3238" w:author="mikle" w:date="2025-10-09T20:00:00Z" w16du:dateUtc="2025-10-10T03:00:00Z">
            <w:rPr>
              <w:del w:id="3239" w:author="mikle" w:date="2025-10-09T20:03:00Z" w16du:dateUtc="2025-10-10T03:03:00Z"/>
            </w:rPr>
          </w:rPrChange>
        </w:rPr>
        <w:pPrChange w:id="3240" w:author="mikle" w:date="2025-10-09T20:03:00Z" w16du:dateUtc="2025-10-10T03:03:00Z">
          <w:pPr/>
        </w:pPrChange>
      </w:pPr>
    </w:p>
    <w:p w14:paraId="2C3D63B3" w14:textId="6B50C123" w:rsidR="00434E52" w:rsidRPr="005D13B9" w:rsidDel="00DF467A" w:rsidRDefault="00434E52" w:rsidP="00DF467A">
      <w:pPr>
        <w:spacing w:line="360" w:lineRule="auto"/>
        <w:rPr>
          <w:del w:id="3241" w:author="mikle" w:date="2025-10-09T20:03:00Z" w16du:dateUtc="2025-10-10T03:03:00Z"/>
          <w:color w:val="000000" w:themeColor="text1"/>
          <w:sz w:val="28"/>
          <w:szCs w:val="28"/>
          <w:rPrChange w:id="3242" w:author="mikle" w:date="2025-10-09T20:00:00Z" w16du:dateUtc="2025-10-10T03:00:00Z">
            <w:rPr>
              <w:del w:id="3243" w:author="mikle" w:date="2025-10-09T20:03:00Z" w16du:dateUtc="2025-10-10T03:03:00Z"/>
            </w:rPr>
          </w:rPrChange>
        </w:rPr>
        <w:pPrChange w:id="3244" w:author="mikle" w:date="2025-10-09T20:03:00Z" w16du:dateUtc="2025-10-10T03:03:00Z">
          <w:pPr/>
        </w:pPrChange>
      </w:pPr>
    </w:p>
    <w:p w14:paraId="457AE390" w14:textId="140E3F99" w:rsidR="00434E52" w:rsidRPr="005D13B9" w:rsidDel="00DF467A" w:rsidRDefault="00434E52" w:rsidP="00DF467A">
      <w:pPr>
        <w:spacing w:line="360" w:lineRule="auto"/>
        <w:rPr>
          <w:del w:id="3245" w:author="mikle" w:date="2025-10-09T20:03:00Z" w16du:dateUtc="2025-10-10T03:03:00Z"/>
          <w:color w:val="000000" w:themeColor="text1"/>
          <w:sz w:val="28"/>
          <w:szCs w:val="28"/>
          <w:rPrChange w:id="3246" w:author="mikle" w:date="2025-10-09T20:00:00Z" w16du:dateUtc="2025-10-10T03:00:00Z">
            <w:rPr>
              <w:del w:id="3247" w:author="mikle" w:date="2025-10-09T20:03:00Z" w16du:dateUtc="2025-10-10T03:03:00Z"/>
            </w:rPr>
          </w:rPrChange>
        </w:rPr>
        <w:pPrChange w:id="3248" w:author="mikle" w:date="2025-10-09T20:03:00Z" w16du:dateUtc="2025-10-10T03:03:00Z">
          <w:pPr/>
        </w:pPrChange>
      </w:pPr>
    </w:p>
    <w:p w14:paraId="39A7FC10" w14:textId="01AA8902" w:rsidR="00434E52" w:rsidRPr="005D13B9" w:rsidDel="00DF467A" w:rsidRDefault="00434E52" w:rsidP="00DF467A">
      <w:pPr>
        <w:spacing w:line="360" w:lineRule="auto"/>
        <w:rPr>
          <w:del w:id="3249" w:author="mikle" w:date="2025-10-09T20:03:00Z" w16du:dateUtc="2025-10-10T03:03:00Z"/>
          <w:color w:val="000000" w:themeColor="text1"/>
          <w:sz w:val="28"/>
          <w:szCs w:val="28"/>
          <w:rPrChange w:id="3250" w:author="mikle" w:date="2025-10-09T20:00:00Z" w16du:dateUtc="2025-10-10T03:00:00Z">
            <w:rPr>
              <w:del w:id="3251" w:author="mikle" w:date="2025-10-09T20:03:00Z" w16du:dateUtc="2025-10-10T03:03:00Z"/>
            </w:rPr>
          </w:rPrChange>
        </w:rPr>
        <w:pPrChange w:id="3252" w:author="mikle" w:date="2025-10-09T20:03:00Z" w16du:dateUtc="2025-10-10T03:03:00Z">
          <w:pPr/>
        </w:pPrChange>
      </w:pPr>
    </w:p>
    <w:p w14:paraId="7DA7BD9E" w14:textId="0656BC97" w:rsidR="00434E52" w:rsidRPr="005D13B9" w:rsidDel="00DF467A" w:rsidRDefault="00434E52" w:rsidP="00DF467A">
      <w:pPr>
        <w:spacing w:line="360" w:lineRule="auto"/>
        <w:rPr>
          <w:del w:id="3253" w:author="mikle" w:date="2025-10-09T20:03:00Z" w16du:dateUtc="2025-10-10T03:03:00Z"/>
          <w:color w:val="000000" w:themeColor="text1"/>
          <w:sz w:val="28"/>
          <w:szCs w:val="28"/>
          <w:rPrChange w:id="3254" w:author="mikle" w:date="2025-10-09T20:00:00Z" w16du:dateUtc="2025-10-10T03:00:00Z">
            <w:rPr>
              <w:del w:id="3255" w:author="mikle" w:date="2025-10-09T20:03:00Z" w16du:dateUtc="2025-10-10T03:03:00Z"/>
            </w:rPr>
          </w:rPrChange>
        </w:rPr>
        <w:pPrChange w:id="3256" w:author="mikle" w:date="2025-10-09T20:03:00Z" w16du:dateUtc="2025-10-10T03:03:00Z">
          <w:pPr/>
        </w:pPrChange>
      </w:pPr>
    </w:p>
    <w:p w14:paraId="6A2AB1A8" w14:textId="488D9C70" w:rsidR="00434E52" w:rsidRPr="005D13B9" w:rsidDel="00DF467A" w:rsidRDefault="00434E52" w:rsidP="00DF467A">
      <w:pPr>
        <w:spacing w:line="360" w:lineRule="auto"/>
        <w:rPr>
          <w:del w:id="3257" w:author="mikle" w:date="2025-10-09T20:03:00Z" w16du:dateUtc="2025-10-10T03:03:00Z"/>
          <w:color w:val="000000" w:themeColor="text1"/>
          <w:sz w:val="28"/>
          <w:szCs w:val="28"/>
          <w:rPrChange w:id="3258" w:author="mikle" w:date="2025-10-09T20:00:00Z" w16du:dateUtc="2025-10-10T03:00:00Z">
            <w:rPr>
              <w:del w:id="3259" w:author="mikle" w:date="2025-10-09T20:03:00Z" w16du:dateUtc="2025-10-10T03:03:00Z"/>
            </w:rPr>
          </w:rPrChange>
        </w:rPr>
        <w:pPrChange w:id="3260" w:author="mikle" w:date="2025-10-09T20:03:00Z" w16du:dateUtc="2025-10-10T03:03:00Z">
          <w:pPr/>
        </w:pPrChange>
      </w:pPr>
    </w:p>
    <w:p w14:paraId="1083D09A" w14:textId="7BB74C45" w:rsidR="00434E52" w:rsidRPr="005D13B9" w:rsidDel="00DF467A" w:rsidRDefault="00434E52" w:rsidP="00DF467A">
      <w:pPr>
        <w:spacing w:line="360" w:lineRule="auto"/>
        <w:rPr>
          <w:del w:id="3261" w:author="mikle" w:date="2025-10-09T20:03:00Z" w16du:dateUtc="2025-10-10T03:03:00Z"/>
          <w:color w:val="000000" w:themeColor="text1"/>
          <w:sz w:val="28"/>
          <w:szCs w:val="28"/>
          <w:rPrChange w:id="3262" w:author="mikle" w:date="2025-10-09T20:00:00Z" w16du:dateUtc="2025-10-10T03:00:00Z">
            <w:rPr>
              <w:del w:id="3263" w:author="mikle" w:date="2025-10-09T20:03:00Z" w16du:dateUtc="2025-10-10T03:03:00Z"/>
            </w:rPr>
          </w:rPrChange>
        </w:rPr>
        <w:pPrChange w:id="3264" w:author="mikle" w:date="2025-10-09T20:03:00Z" w16du:dateUtc="2025-10-10T03:03:00Z">
          <w:pPr/>
        </w:pPrChange>
      </w:pPr>
    </w:p>
    <w:p w14:paraId="41E7EE0D" w14:textId="77777777" w:rsidR="00434E52" w:rsidRPr="005D13B9" w:rsidDel="00BE130F" w:rsidRDefault="00434E52" w:rsidP="00DF467A">
      <w:pPr>
        <w:spacing w:line="360" w:lineRule="auto"/>
        <w:rPr>
          <w:del w:id="3265" w:author="mikle" w:date="2025-10-09T19:44:00Z" w16du:dateUtc="2025-10-10T02:44:00Z"/>
          <w:color w:val="000000" w:themeColor="text1"/>
          <w:sz w:val="28"/>
          <w:szCs w:val="28"/>
          <w:rPrChange w:id="3266" w:author="mikle" w:date="2025-10-09T20:00:00Z" w16du:dateUtc="2025-10-10T03:00:00Z">
            <w:rPr>
              <w:del w:id="3267" w:author="mikle" w:date="2025-10-09T19:44:00Z" w16du:dateUtc="2025-10-10T02:44:00Z"/>
            </w:rPr>
          </w:rPrChange>
        </w:rPr>
        <w:pPrChange w:id="3268" w:author="mikle" w:date="2025-10-09T20:03:00Z" w16du:dateUtc="2025-10-10T03:03:00Z">
          <w:pPr/>
        </w:pPrChange>
      </w:pPr>
    </w:p>
    <w:p w14:paraId="2E6396EF" w14:textId="4FA32962" w:rsidR="00434E52" w:rsidRPr="005D13B9" w:rsidDel="00BE130F" w:rsidRDefault="00434E52" w:rsidP="00DF467A">
      <w:pPr>
        <w:spacing w:line="360" w:lineRule="auto"/>
        <w:rPr>
          <w:del w:id="3269" w:author="mikle" w:date="2025-10-09T19:44:00Z" w16du:dateUtc="2025-10-10T02:44:00Z"/>
          <w:color w:val="000000" w:themeColor="text1"/>
          <w:sz w:val="28"/>
          <w:szCs w:val="28"/>
          <w:rPrChange w:id="3270" w:author="mikle" w:date="2025-10-09T20:00:00Z" w16du:dateUtc="2025-10-10T03:00:00Z">
            <w:rPr>
              <w:del w:id="3271" w:author="mikle" w:date="2025-10-09T19:44:00Z" w16du:dateUtc="2025-10-10T02:44:00Z"/>
            </w:rPr>
          </w:rPrChange>
        </w:rPr>
        <w:pPrChange w:id="3272" w:author="mikle" w:date="2025-10-09T20:03:00Z" w16du:dateUtc="2025-10-10T03:03:00Z">
          <w:pPr/>
        </w:pPrChange>
      </w:pPr>
    </w:p>
    <w:p w14:paraId="0DF0F69C" w14:textId="41777E67" w:rsidR="00434E52" w:rsidRPr="005D13B9" w:rsidDel="00BE130F" w:rsidRDefault="00434E52" w:rsidP="00DF467A">
      <w:pPr>
        <w:spacing w:line="360" w:lineRule="auto"/>
        <w:rPr>
          <w:del w:id="3273" w:author="mikle" w:date="2025-10-09T19:44:00Z" w16du:dateUtc="2025-10-10T02:44:00Z"/>
          <w:color w:val="000000" w:themeColor="text1"/>
          <w:sz w:val="28"/>
          <w:szCs w:val="28"/>
          <w:rPrChange w:id="3274" w:author="mikle" w:date="2025-10-09T20:00:00Z" w16du:dateUtc="2025-10-10T03:00:00Z">
            <w:rPr>
              <w:del w:id="3275" w:author="mikle" w:date="2025-10-09T19:44:00Z" w16du:dateUtc="2025-10-10T02:44:00Z"/>
            </w:rPr>
          </w:rPrChange>
        </w:rPr>
        <w:pPrChange w:id="3276" w:author="mikle" w:date="2025-10-09T20:03:00Z" w16du:dateUtc="2025-10-10T03:03:00Z">
          <w:pPr/>
        </w:pPrChange>
      </w:pPr>
    </w:p>
    <w:p w14:paraId="35259FC5" w14:textId="2038FB2E" w:rsidR="00434E52" w:rsidRPr="005D13B9" w:rsidDel="00BE130F" w:rsidRDefault="00434E52" w:rsidP="00DF467A">
      <w:pPr>
        <w:spacing w:line="360" w:lineRule="auto"/>
        <w:rPr>
          <w:del w:id="3277" w:author="mikle" w:date="2025-10-09T19:44:00Z" w16du:dateUtc="2025-10-10T02:44:00Z"/>
          <w:color w:val="000000" w:themeColor="text1"/>
          <w:sz w:val="28"/>
          <w:szCs w:val="28"/>
          <w:rPrChange w:id="3278" w:author="mikle" w:date="2025-10-09T20:00:00Z" w16du:dateUtc="2025-10-10T03:00:00Z">
            <w:rPr>
              <w:del w:id="3279" w:author="mikle" w:date="2025-10-09T19:44:00Z" w16du:dateUtc="2025-10-10T02:44:00Z"/>
            </w:rPr>
          </w:rPrChange>
        </w:rPr>
        <w:pPrChange w:id="3280" w:author="mikle" w:date="2025-10-09T20:03:00Z" w16du:dateUtc="2025-10-10T03:03:00Z">
          <w:pPr/>
        </w:pPrChange>
      </w:pPr>
    </w:p>
    <w:p w14:paraId="633D5BD5" w14:textId="4508CB4F" w:rsidR="00434E52" w:rsidRPr="005D13B9" w:rsidDel="00BE130F" w:rsidRDefault="00434E52" w:rsidP="00DF467A">
      <w:pPr>
        <w:spacing w:line="360" w:lineRule="auto"/>
        <w:rPr>
          <w:del w:id="3281" w:author="mikle" w:date="2025-10-09T19:44:00Z" w16du:dateUtc="2025-10-10T02:44:00Z"/>
          <w:color w:val="000000" w:themeColor="text1"/>
          <w:sz w:val="28"/>
          <w:szCs w:val="28"/>
          <w:rPrChange w:id="3282" w:author="mikle" w:date="2025-10-09T20:00:00Z" w16du:dateUtc="2025-10-10T03:00:00Z">
            <w:rPr>
              <w:del w:id="3283" w:author="mikle" w:date="2025-10-09T19:44:00Z" w16du:dateUtc="2025-10-10T02:44:00Z"/>
            </w:rPr>
          </w:rPrChange>
        </w:rPr>
        <w:pPrChange w:id="3284" w:author="mikle" w:date="2025-10-09T20:03:00Z" w16du:dateUtc="2025-10-10T03:03:00Z">
          <w:pPr/>
        </w:pPrChange>
      </w:pPr>
    </w:p>
    <w:p w14:paraId="4127FE02" w14:textId="7D6C66FE" w:rsidR="00434E52" w:rsidRPr="005D13B9" w:rsidDel="00BE130F" w:rsidRDefault="00434E52" w:rsidP="00DF467A">
      <w:pPr>
        <w:spacing w:line="360" w:lineRule="auto"/>
        <w:rPr>
          <w:del w:id="3285" w:author="mikle" w:date="2025-10-09T19:44:00Z" w16du:dateUtc="2025-10-10T02:44:00Z"/>
          <w:color w:val="000000" w:themeColor="text1"/>
          <w:sz w:val="28"/>
          <w:szCs w:val="28"/>
          <w:rPrChange w:id="3286" w:author="mikle" w:date="2025-10-09T20:00:00Z" w16du:dateUtc="2025-10-10T03:00:00Z">
            <w:rPr>
              <w:del w:id="3287" w:author="mikle" w:date="2025-10-09T19:44:00Z" w16du:dateUtc="2025-10-10T02:44:00Z"/>
            </w:rPr>
          </w:rPrChange>
        </w:rPr>
        <w:pPrChange w:id="3288" w:author="mikle" w:date="2025-10-09T20:03:00Z" w16du:dateUtc="2025-10-10T03:03:00Z">
          <w:pPr/>
        </w:pPrChange>
      </w:pPr>
    </w:p>
    <w:p w14:paraId="144E7EC8" w14:textId="42B8218C" w:rsidR="00434E52" w:rsidRPr="005D13B9" w:rsidDel="00BE130F" w:rsidRDefault="00434E52" w:rsidP="00DF467A">
      <w:pPr>
        <w:spacing w:line="360" w:lineRule="auto"/>
        <w:rPr>
          <w:del w:id="3289" w:author="mikle" w:date="2025-10-09T19:44:00Z" w16du:dateUtc="2025-10-10T02:44:00Z"/>
          <w:color w:val="000000" w:themeColor="text1"/>
          <w:sz w:val="28"/>
          <w:szCs w:val="28"/>
          <w:rPrChange w:id="3290" w:author="mikle" w:date="2025-10-09T20:00:00Z" w16du:dateUtc="2025-10-10T03:00:00Z">
            <w:rPr>
              <w:del w:id="3291" w:author="mikle" w:date="2025-10-09T19:44:00Z" w16du:dateUtc="2025-10-10T02:44:00Z"/>
            </w:rPr>
          </w:rPrChange>
        </w:rPr>
        <w:pPrChange w:id="3292" w:author="mikle" w:date="2025-10-09T20:03:00Z" w16du:dateUtc="2025-10-10T03:03:00Z">
          <w:pPr/>
        </w:pPrChange>
      </w:pPr>
    </w:p>
    <w:p w14:paraId="35FAD170" w14:textId="2CEBDAB1" w:rsidR="00434E52" w:rsidRPr="005D13B9" w:rsidDel="00BE130F" w:rsidRDefault="00434E52" w:rsidP="00DF467A">
      <w:pPr>
        <w:spacing w:line="360" w:lineRule="auto"/>
        <w:rPr>
          <w:del w:id="3293" w:author="mikle" w:date="2025-10-09T19:44:00Z" w16du:dateUtc="2025-10-10T02:44:00Z"/>
          <w:color w:val="000000" w:themeColor="text1"/>
          <w:sz w:val="28"/>
          <w:szCs w:val="28"/>
          <w:rPrChange w:id="3294" w:author="mikle" w:date="2025-10-09T20:00:00Z" w16du:dateUtc="2025-10-10T03:00:00Z">
            <w:rPr>
              <w:del w:id="3295" w:author="mikle" w:date="2025-10-09T19:44:00Z" w16du:dateUtc="2025-10-10T02:44:00Z"/>
            </w:rPr>
          </w:rPrChange>
        </w:rPr>
        <w:pPrChange w:id="3296" w:author="mikle" w:date="2025-10-09T20:03:00Z" w16du:dateUtc="2025-10-10T03:03:00Z">
          <w:pPr/>
        </w:pPrChange>
      </w:pPr>
    </w:p>
    <w:p w14:paraId="57404A52" w14:textId="6F31822D" w:rsidR="00434E52" w:rsidRPr="005D13B9" w:rsidDel="00BE130F" w:rsidRDefault="00434E52" w:rsidP="00DF467A">
      <w:pPr>
        <w:spacing w:line="360" w:lineRule="auto"/>
        <w:rPr>
          <w:del w:id="3297" w:author="mikle" w:date="2025-10-09T19:44:00Z" w16du:dateUtc="2025-10-10T02:44:00Z"/>
          <w:color w:val="000000" w:themeColor="text1"/>
          <w:sz w:val="28"/>
          <w:szCs w:val="28"/>
          <w:rPrChange w:id="3298" w:author="mikle" w:date="2025-10-09T20:00:00Z" w16du:dateUtc="2025-10-10T03:00:00Z">
            <w:rPr>
              <w:del w:id="3299" w:author="mikle" w:date="2025-10-09T19:44:00Z" w16du:dateUtc="2025-10-10T02:44:00Z"/>
            </w:rPr>
          </w:rPrChange>
        </w:rPr>
        <w:pPrChange w:id="3300" w:author="mikle" w:date="2025-10-09T20:03:00Z" w16du:dateUtc="2025-10-10T03:03:00Z">
          <w:pPr/>
        </w:pPrChange>
      </w:pPr>
    </w:p>
    <w:p w14:paraId="5B69D09C" w14:textId="595BFC4C" w:rsidR="00434E52" w:rsidRPr="005D13B9" w:rsidDel="00BE130F" w:rsidRDefault="00434E52" w:rsidP="00DF467A">
      <w:pPr>
        <w:spacing w:line="360" w:lineRule="auto"/>
        <w:rPr>
          <w:del w:id="3301" w:author="mikle" w:date="2025-10-09T19:44:00Z" w16du:dateUtc="2025-10-10T02:44:00Z"/>
          <w:color w:val="000000" w:themeColor="text1"/>
          <w:sz w:val="28"/>
          <w:szCs w:val="28"/>
          <w:rPrChange w:id="3302" w:author="mikle" w:date="2025-10-09T20:00:00Z" w16du:dateUtc="2025-10-10T03:00:00Z">
            <w:rPr>
              <w:del w:id="3303" w:author="mikle" w:date="2025-10-09T19:44:00Z" w16du:dateUtc="2025-10-10T02:44:00Z"/>
            </w:rPr>
          </w:rPrChange>
        </w:rPr>
        <w:pPrChange w:id="3304" w:author="mikle" w:date="2025-10-09T20:03:00Z" w16du:dateUtc="2025-10-10T03:03:00Z">
          <w:pPr/>
        </w:pPrChange>
      </w:pPr>
    </w:p>
    <w:p w14:paraId="6D758AA8" w14:textId="38EAC481" w:rsidR="00434E52" w:rsidRPr="005D13B9" w:rsidDel="00BE130F" w:rsidRDefault="00434E52" w:rsidP="00DF467A">
      <w:pPr>
        <w:spacing w:line="360" w:lineRule="auto"/>
        <w:rPr>
          <w:del w:id="3305" w:author="mikle" w:date="2025-10-09T19:44:00Z" w16du:dateUtc="2025-10-10T02:44:00Z"/>
          <w:color w:val="000000" w:themeColor="text1"/>
          <w:sz w:val="28"/>
          <w:szCs w:val="28"/>
          <w:rPrChange w:id="3306" w:author="mikle" w:date="2025-10-09T20:00:00Z" w16du:dateUtc="2025-10-10T03:00:00Z">
            <w:rPr>
              <w:del w:id="3307" w:author="mikle" w:date="2025-10-09T19:44:00Z" w16du:dateUtc="2025-10-10T02:44:00Z"/>
            </w:rPr>
          </w:rPrChange>
        </w:rPr>
        <w:pPrChange w:id="3308" w:author="mikle" w:date="2025-10-09T20:03:00Z" w16du:dateUtc="2025-10-10T03:03:00Z">
          <w:pPr/>
        </w:pPrChange>
      </w:pPr>
    </w:p>
    <w:p w14:paraId="25297238" w14:textId="77777777" w:rsidR="00434E52" w:rsidRPr="005D13B9" w:rsidRDefault="00434E52" w:rsidP="00DF467A">
      <w:pPr>
        <w:spacing w:line="360" w:lineRule="auto"/>
        <w:rPr>
          <w:color w:val="000000" w:themeColor="text1"/>
          <w:sz w:val="28"/>
          <w:szCs w:val="28"/>
          <w:rPrChange w:id="3309" w:author="mikle" w:date="2025-10-09T20:00:00Z" w16du:dateUtc="2025-10-10T03:00:00Z">
            <w:rPr/>
          </w:rPrChange>
        </w:rPr>
        <w:pPrChange w:id="3310" w:author="mikle" w:date="2025-10-09T20:03:00Z" w16du:dateUtc="2025-10-10T03:03:00Z">
          <w:pPr/>
        </w:pPrChange>
      </w:pPr>
    </w:p>
    <w:p w14:paraId="68C03DC7" w14:textId="46E58CB5" w:rsidR="00434E52" w:rsidRPr="005D13B9" w:rsidRDefault="00434E52" w:rsidP="005D13B9">
      <w:pPr>
        <w:pStyle w:val="1"/>
        <w:spacing w:line="360" w:lineRule="auto"/>
        <w:ind w:firstLine="709"/>
        <w:jc w:val="center"/>
        <w:rPr>
          <w:rFonts w:ascii="Times New Roman" w:hAnsi="Times New Roman" w:cs="Times New Roman"/>
          <w:color w:val="000000" w:themeColor="text1"/>
          <w:sz w:val="28"/>
          <w:szCs w:val="28"/>
          <w:rPrChange w:id="3311" w:author="mikle" w:date="2025-10-09T20:00:00Z" w16du:dateUtc="2025-10-10T03:00:00Z">
            <w:rPr/>
          </w:rPrChange>
        </w:rPr>
        <w:pPrChange w:id="3312" w:author="mikle" w:date="2025-10-09T20:00:00Z" w16du:dateUtc="2025-10-10T03:00:00Z">
          <w:pPr>
            <w:jc w:val="center"/>
          </w:pPr>
        </w:pPrChange>
      </w:pPr>
      <w:bookmarkStart w:id="3313" w:name="_Toc210932352"/>
      <w:r w:rsidRPr="005D13B9">
        <w:rPr>
          <w:rFonts w:ascii="Times New Roman" w:hAnsi="Times New Roman" w:cs="Times New Roman"/>
          <w:color w:val="000000" w:themeColor="text1"/>
          <w:sz w:val="28"/>
          <w:szCs w:val="28"/>
          <w:rPrChange w:id="3314" w:author="mikle" w:date="2025-10-09T20:00:00Z" w16du:dateUtc="2025-10-10T03:00:00Z">
            <w:rPr/>
          </w:rPrChange>
        </w:rPr>
        <w:lastRenderedPageBreak/>
        <w:t>ПРИЛОЖЕНИЕ А</w:t>
      </w:r>
      <w:bookmarkEnd w:id="3313"/>
    </w:p>
    <w:p w14:paraId="7E4CF8DA" w14:textId="77777777" w:rsidR="00434E52" w:rsidRDefault="00434E52" w:rsidP="00434E52">
      <w:pPr>
        <w:jc w:val="center"/>
      </w:pPr>
    </w:p>
    <w:tbl>
      <w:tblPr>
        <w:tblStyle w:val="af1"/>
        <w:tblW w:w="0" w:type="auto"/>
        <w:tblLook w:val="04A0" w:firstRow="1" w:lastRow="0" w:firstColumn="1" w:lastColumn="0" w:noHBand="0" w:noVBand="1"/>
      </w:tblPr>
      <w:tblGrid>
        <w:gridCol w:w="9345"/>
      </w:tblGrid>
      <w:tr w:rsidR="00434E52" w14:paraId="1FB58298" w14:textId="77777777" w:rsidTr="00434E52">
        <w:tc>
          <w:tcPr>
            <w:tcW w:w="9345" w:type="dxa"/>
          </w:tcPr>
          <w:p w14:paraId="0E63DE5E" w14:textId="77777777" w:rsidR="00BE130F" w:rsidRPr="00DF467A" w:rsidRDefault="00BE130F" w:rsidP="00BE130F">
            <w:pPr>
              <w:jc w:val="both"/>
              <w:rPr>
                <w:ins w:id="3315" w:author="mikle" w:date="2025-10-09T19:45:00Z"/>
                <w:lang w:val="en-US"/>
                <w:rPrChange w:id="3316" w:author="mikle" w:date="2025-10-09T20:01:00Z" w16du:dateUtc="2025-10-10T03:01:00Z">
                  <w:rPr>
                    <w:ins w:id="3317" w:author="mikle" w:date="2025-10-09T19:45:00Z"/>
                  </w:rPr>
                </w:rPrChange>
              </w:rPr>
            </w:pPr>
          </w:p>
          <w:p w14:paraId="285674CC" w14:textId="77777777" w:rsidR="00BE130F" w:rsidRPr="00BE130F" w:rsidRDefault="00BE130F" w:rsidP="00BE130F">
            <w:pPr>
              <w:jc w:val="both"/>
              <w:rPr>
                <w:ins w:id="3318" w:author="mikle" w:date="2025-10-09T19:45:00Z"/>
                <w:lang w:val="en-US"/>
                <w:rPrChange w:id="3319" w:author="mikle" w:date="2025-10-09T19:46:00Z" w16du:dateUtc="2025-10-10T02:46:00Z">
                  <w:rPr>
                    <w:ins w:id="3320" w:author="mikle" w:date="2025-10-09T19:45:00Z"/>
                  </w:rPr>
                </w:rPrChange>
              </w:rPr>
            </w:pPr>
            <w:ins w:id="3321" w:author="mikle" w:date="2025-10-09T19:45:00Z">
              <w:r w:rsidRPr="00BE130F">
                <w:rPr>
                  <w:lang w:val="en-US"/>
                  <w:rPrChange w:id="3322" w:author="mikle" w:date="2025-10-09T19:46:00Z" w16du:dateUtc="2025-10-10T02:46:00Z">
                    <w:rPr/>
                  </w:rPrChange>
                </w:rPr>
                <w:t>import json</w:t>
              </w:r>
            </w:ins>
          </w:p>
          <w:p w14:paraId="17CB75E0" w14:textId="77777777" w:rsidR="00BE130F" w:rsidRPr="00BE130F" w:rsidRDefault="00BE130F" w:rsidP="00BE130F">
            <w:pPr>
              <w:jc w:val="both"/>
              <w:rPr>
                <w:ins w:id="3323" w:author="mikle" w:date="2025-10-09T19:45:00Z"/>
                <w:lang w:val="en-US"/>
                <w:rPrChange w:id="3324" w:author="mikle" w:date="2025-10-09T19:46:00Z" w16du:dateUtc="2025-10-10T02:46:00Z">
                  <w:rPr>
                    <w:ins w:id="3325" w:author="mikle" w:date="2025-10-09T19:45:00Z"/>
                  </w:rPr>
                </w:rPrChange>
              </w:rPr>
            </w:pPr>
            <w:ins w:id="3326" w:author="mikle" w:date="2025-10-09T19:45:00Z">
              <w:r w:rsidRPr="00BE130F">
                <w:rPr>
                  <w:lang w:val="en-US"/>
                  <w:rPrChange w:id="3327" w:author="mikle" w:date="2025-10-09T19:46:00Z" w16du:dateUtc="2025-10-10T02:46:00Z">
                    <w:rPr/>
                  </w:rPrChange>
                </w:rPr>
                <w:t>import math</w:t>
              </w:r>
            </w:ins>
          </w:p>
          <w:p w14:paraId="7375DBF4" w14:textId="77777777" w:rsidR="00BE130F" w:rsidRPr="00BE130F" w:rsidRDefault="00BE130F" w:rsidP="00BE130F">
            <w:pPr>
              <w:jc w:val="both"/>
              <w:rPr>
                <w:ins w:id="3328" w:author="mikle" w:date="2025-10-09T19:45:00Z"/>
                <w:lang w:val="en-US"/>
                <w:rPrChange w:id="3329" w:author="mikle" w:date="2025-10-09T19:46:00Z" w16du:dateUtc="2025-10-10T02:46:00Z">
                  <w:rPr>
                    <w:ins w:id="3330" w:author="mikle" w:date="2025-10-09T19:45:00Z"/>
                  </w:rPr>
                </w:rPrChange>
              </w:rPr>
            </w:pPr>
            <w:ins w:id="3331" w:author="mikle" w:date="2025-10-09T19:45:00Z">
              <w:r w:rsidRPr="00BE130F">
                <w:rPr>
                  <w:lang w:val="en-US"/>
                  <w:rPrChange w:id="3332" w:author="mikle" w:date="2025-10-09T19:46:00Z" w16du:dateUtc="2025-10-10T02:46:00Z">
                    <w:rPr/>
                  </w:rPrChange>
                </w:rPr>
                <w:t>from dataclasses import dataclass</w:t>
              </w:r>
            </w:ins>
          </w:p>
          <w:p w14:paraId="0B8407B8" w14:textId="77777777" w:rsidR="00BE130F" w:rsidRPr="00BE130F" w:rsidRDefault="00BE130F" w:rsidP="00BE130F">
            <w:pPr>
              <w:jc w:val="both"/>
              <w:rPr>
                <w:ins w:id="3333" w:author="mikle" w:date="2025-10-09T19:45:00Z"/>
                <w:lang w:val="en-US"/>
                <w:rPrChange w:id="3334" w:author="mikle" w:date="2025-10-09T19:46:00Z" w16du:dateUtc="2025-10-10T02:46:00Z">
                  <w:rPr>
                    <w:ins w:id="3335" w:author="mikle" w:date="2025-10-09T19:45:00Z"/>
                  </w:rPr>
                </w:rPrChange>
              </w:rPr>
            </w:pPr>
            <w:ins w:id="3336" w:author="mikle" w:date="2025-10-09T19:45:00Z">
              <w:r w:rsidRPr="00BE130F">
                <w:rPr>
                  <w:lang w:val="en-US"/>
                  <w:rPrChange w:id="3337" w:author="mikle" w:date="2025-10-09T19:46:00Z" w16du:dateUtc="2025-10-10T02:46:00Z">
                    <w:rPr/>
                  </w:rPrChange>
                </w:rPr>
                <w:t>from typing import List, Dict, Any, Tuple</w:t>
              </w:r>
            </w:ins>
          </w:p>
          <w:p w14:paraId="274900CE" w14:textId="77777777" w:rsidR="00BE130F" w:rsidRPr="00BE130F" w:rsidRDefault="00BE130F" w:rsidP="00BE130F">
            <w:pPr>
              <w:jc w:val="both"/>
              <w:rPr>
                <w:ins w:id="3338" w:author="mikle" w:date="2025-10-09T19:46:00Z" w16du:dateUtc="2025-10-10T02:46:00Z"/>
                <w:lang w:val="en-US"/>
                <w:rPrChange w:id="3339" w:author="mikle" w:date="2025-10-09T19:46:00Z" w16du:dateUtc="2025-10-10T02:46:00Z">
                  <w:rPr>
                    <w:ins w:id="3340" w:author="mikle" w:date="2025-10-09T19:46:00Z" w16du:dateUtc="2025-10-10T02:46:00Z"/>
                  </w:rPr>
                </w:rPrChange>
              </w:rPr>
            </w:pPr>
          </w:p>
          <w:p w14:paraId="6FF4236B" w14:textId="17A81C0E" w:rsidR="00BE130F" w:rsidRPr="00BE130F" w:rsidRDefault="00BE130F" w:rsidP="00BE130F">
            <w:pPr>
              <w:jc w:val="both"/>
              <w:rPr>
                <w:ins w:id="3341" w:author="mikle" w:date="2025-10-09T19:45:00Z"/>
                <w:lang w:val="en-US"/>
                <w:rPrChange w:id="3342" w:author="mikle" w:date="2025-10-09T19:46:00Z" w16du:dateUtc="2025-10-10T02:46:00Z">
                  <w:rPr>
                    <w:ins w:id="3343" w:author="mikle" w:date="2025-10-09T19:45:00Z"/>
                  </w:rPr>
                </w:rPrChange>
              </w:rPr>
            </w:pPr>
            <w:ins w:id="3344" w:author="mikle" w:date="2025-10-09T19:45:00Z">
              <w:r w:rsidRPr="00BE130F">
                <w:rPr>
                  <w:lang w:val="en-US"/>
                  <w:rPrChange w:id="3345" w:author="mikle" w:date="2025-10-09T19:46:00Z" w16du:dateUtc="2025-10-10T02:46:00Z">
                    <w:rPr/>
                  </w:rPrChange>
                </w:rPr>
                <w:t>import matplotlib</w:t>
              </w:r>
            </w:ins>
          </w:p>
          <w:p w14:paraId="03FFA16F" w14:textId="77777777" w:rsidR="00BE130F" w:rsidRPr="00BE130F" w:rsidRDefault="00BE130F" w:rsidP="00BE130F">
            <w:pPr>
              <w:jc w:val="both"/>
              <w:rPr>
                <w:ins w:id="3346" w:author="mikle" w:date="2025-10-09T19:45:00Z"/>
                <w:lang w:val="en-US"/>
                <w:rPrChange w:id="3347" w:author="mikle" w:date="2025-10-09T19:46:00Z" w16du:dateUtc="2025-10-10T02:46:00Z">
                  <w:rPr>
                    <w:ins w:id="3348" w:author="mikle" w:date="2025-10-09T19:45:00Z"/>
                  </w:rPr>
                </w:rPrChange>
              </w:rPr>
            </w:pPr>
            <w:ins w:id="3349" w:author="mikle" w:date="2025-10-09T19:45:00Z">
              <w:r w:rsidRPr="00BE130F">
                <w:rPr>
                  <w:lang w:val="en-US"/>
                  <w:rPrChange w:id="3350" w:author="mikle" w:date="2025-10-09T19:46:00Z" w16du:dateUtc="2025-10-10T02:46:00Z">
                    <w:rPr/>
                  </w:rPrChange>
                </w:rPr>
                <w:t>matplotlib.use("QtAgg")</w:t>
              </w:r>
            </w:ins>
          </w:p>
          <w:p w14:paraId="00E0BF79" w14:textId="77777777" w:rsidR="00BE130F" w:rsidRPr="00BE130F" w:rsidRDefault="00BE130F" w:rsidP="00BE130F">
            <w:pPr>
              <w:jc w:val="both"/>
              <w:rPr>
                <w:ins w:id="3351" w:author="mikle" w:date="2025-10-09T19:45:00Z"/>
                <w:lang w:val="en-US"/>
                <w:rPrChange w:id="3352" w:author="mikle" w:date="2025-10-09T19:46:00Z" w16du:dateUtc="2025-10-10T02:46:00Z">
                  <w:rPr>
                    <w:ins w:id="3353" w:author="mikle" w:date="2025-10-09T19:45:00Z"/>
                  </w:rPr>
                </w:rPrChange>
              </w:rPr>
            </w:pPr>
            <w:ins w:id="3354" w:author="mikle" w:date="2025-10-09T19:45:00Z">
              <w:r w:rsidRPr="00BE130F">
                <w:rPr>
                  <w:lang w:val="en-US"/>
                  <w:rPrChange w:id="3355" w:author="mikle" w:date="2025-10-09T19:46:00Z" w16du:dateUtc="2025-10-10T02:46:00Z">
                    <w:rPr/>
                  </w:rPrChange>
                </w:rPr>
                <w:t>from matplotlib.backends.backend_qtagg import FigureCanvasQTAgg, NavigationToolbar2QT</w:t>
              </w:r>
            </w:ins>
          </w:p>
          <w:p w14:paraId="491E3583" w14:textId="77777777" w:rsidR="00BE130F" w:rsidRPr="00BE130F" w:rsidRDefault="00BE130F" w:rsidP="00BE130F">
            <w:pPr>
              <w:jc w:val="both"/>
              <w:rPr>
                <w:ins w:id="3356" w:author="mikle" w:date="2025-10-09T19:45:00Z"/>
                <w:lang w:val="en-US"/>
                <w:rPrChange w:id="3357" w:author="mikle" w:date="2025-10-09T19:46:00Z" w16du:dateUtc="2025-10-10T02:46:00Z">
                  <w:rPr>
                    <w:ins w:id="3358" w:author="mikle" w:date="2025-10-09T19:45:00Z"/>
                  </w:rPr>
                </w:rPrChange>
              </w:rPr>
            </w:pPr>
            <w:ins w:id="3359" w:author="mikle" w:date="2025-10-09T19:45:00Z">
              <w:r w:rsidRPr="00BE130F">
                <w:rPr>
                  <w:lang w:val="en-US"/>
                  <w:rPrChange w:id="3360" w:author="mikle" w:date="2025-10-09T19:46:00Z" w16du:dateUtc="2025-10-10T02:46:00Z">
                    <w:rPr/>
                  </w:rPrChange>
                </w:rPr>
                <w:t>from matplotlib.figure import Figure</w:t>
              </w:r>
            </w:ins>
          </w:p>
          <w:p w14:paraId="0DA98434" w14:textId="77777777" w:rsidR="00BE130F" w:rsidRPr="00BE130F" w:rsidRDefault="00BE130F" w:rsidP="00BE130F">
            <w:pPr>
              <w:jc w:val="both"/>
              <w:rPr>
                <w:ins w:id="3361" w:author="mikle" w:date="2025-10-09T19:45:00Z"/>
                <w:lang w:val="en-US"/>
                <w:rPrChange w:id="3362" w:author="mikle" w:date="2025-10-09T19:46:00Z" w16du:dateUtc="2025-10-10T02:46:00Z">
                  <w:rPr>
                    <w:ins w:id="3363" w:author="mikle" w:date="2025-10-09T19:45:00Z"/>
                  </w:rPr>
                </w:rPrChange>
              </w:rPr>
            </w:pPr>
          </w:p>
          <w:p w14:paraId="3B417570" w14:textId="77777777" w:rsidR="00BE130F" w:rsidRPr="00BE130F" w:rsidRDefault="00BE130F" w:rsidP="00BE130F">
            <w:pPr>
              <w:jc w:val="both"/>
              <w:rPr>
                <w:ins w:id="3364" w:author="mikle" w:date="2025-10-09T19:45:00Z"/>
                <w:lang w:val="en-US"/>
                <w:rPrChange w:id="3365" w:author="mikle" w:date="2025-10-09T19:46:00Z" w16du:dateUtc="2025-10-10T02:46:00Z">
                  <w:rPr>
                    <w:ins w:id="3366" w:author="mikle" w:date="2025-10-09T19:45:00Z"/>
                  </w:rPr>
                </w:rPrChange>
              </w:rPr>
            </w:pPr>
            <w:ins w:id="3367" w:author="mikle" w:date="2025-10-09T19:45:00Z">
              <w:r w:rsidRPr="00BE130F">
                <w:rPr>
                  <w:lang w:val="en-US"/>
                  <w:rPrChange w:id="3368" w:author="mikle" w:date="2025-10-09T19:46:00Z" w16du:dateUtc="2025-10-10T02:46:00Z">
                    <w:rPr/>
                  </w:rPrChange>
                </w:rPr>
                <w:t>import matplotlib.patches as mpatches</w:t>
              </w:r>
            </w:ins>
          </w:p>
          <w:p w14:paraId="59432C84" w14:textId="77777777" w:rsidR="00BE130F" w:rsidRPr="00BE130F" w:rsidRDefault="00BE130F" w:rsidP="00BE130F">
            <w:pPr>
              <w:jc w:val="both"/>
              <w:rPr>
                <w:ins w:id="3369" w:author="mikle" w:date="2025-10-09T19:45:00Z"/>
                <w:lang w:val="en-US"/>
                <w:rPrChange w:id="3370" w:author="mikle" w:date="2025-10-09T19:46:00Z" w16du:dateUtc="2025-10-10T02:46:00Z">
                  <w:rPr>
                    <w:ins w:id="3371" w:author="mikle" w:date="2025-10-09T19:45:00Z"/>
                  </w:rPr>
                </w:rPrChange>
              </w:rPr>
            </w:pPr>
          </w:p>
          <w:p w14:paraId="010FB433" w14:textId="77777777" w:rsidR="00BE130F" w:rsidRPr="00BE130F" w:rsidRDefault="00BE130F" w:rsidP="00BE130F">
            <w:pPr>
              <w:jc w:val="both"/>
              <w:rPr>
                <w:ins w:id="3372" w:author="mikle" w:date="2025-10-09T19:45:00Z"/>
                <w:lang w:val="en-US"/>
                <w:rPrChange w:id="3373" w:author="mikle" w:date="2025-10-09T19:46:00Z" w16du:dateUtc="2025-10-10T02:46:00Z">
                  <w:rPr>
                    <w:ins w:id="3374" w:author="mikle" w:date="2025-10-09T19:45:00Z"/>
                  </w:rPr>
                </w:rPrChange>
              </w:rPr>
            </w:pPr>
            <w:ins w:id="3375" w:author="mikle" w:date="2025-10-09T19:45:00Z">
              <w:r w:rsidRPr="00BE130F">
                <w:rPr>
                  <w:lang w:val="en-US"/>
                  <w:rPrChange w:id="3376" w:author="mikle" w:date="2025-10-09T19:46:00Z" w16du:dateUtc="2025-10-10T02:46:00Z">
                    <w:rPr/>
                  </w:rPrChange>
                </w:rPr>
                <w:t>try:</w:t>
              </w:r>
            </w:ins>
          </w:p>
          <w:p w14:paraId="5280BFC0" w14:textId="77777777" w:rsidR="00BE130F" w:rsidRPr="00BE130F" w:rsidRDefault="00BE130F" w:rsidP="00BE130F">
            <w:pPr>
              <w:jc w:val="both"/>
              <w:rPr>
                <w:ins w:id="3377" w:author="mikle" w:date="2025-10-09T19:45:00Z"/>
                <w:lang w:val="en-US"/>
                <w:rPrChange w:id="3378" w:author="mikle" w:date="2025-10-09T19:46:00Z" w16du:dateUtc="2025-10-10T02:46:00Z">
                  <w:rPr>
                    <w:ins w:id="3379" w:author="mikle" w:date="2025-10-09T19:45:00Z"/>
                  </w:rPr>
                </w:rPrChange>
              </w:rPr>
            </w:pPr>
            <w:ins w:id="3380" w:author="mikle" w:date="2025-10-09T19:45:00Z">
              <w:r w:rsidRPr="00BE130F">
                <w:rPr>
                  <w:lang w:val="en-US"/>
                  <w:rPrChange w:id="3381" w:author="mikle" w:date="2025-10-09T19:46:00Z" w16du:dateUtc="2025-10-10T02:46:00Z">
                    <w:rPr/>
                  </w:rPrChange>
                </w:rPr>
                <w:t xml:space="preserve">    import serial  # type: ignore</w:t>
              </w:r>
            </w:ins>
          </w:p>
          <w:p w14:paraId="3048FD92" w14:textId="77777777" w:rsidR="00BE130F" w:rsidRPr="00BE130F" w:rsidRDefault="00BE130F" w:rsidP="00BE130F">
            <w:pPr>
              <w:jc w:val="both"/>
              <w:rPr>
                <w:ins w:id="3382" w:author="mikle" w:date="2025-10-09T19:45:00Z"/>
                <w:lang w:val="en-US"/>
                <w:rPrChange w:id="3383" w:author="mikle" w:date="2025-10-09T19:46:00Z" w16du:dateUtc="2025-10-10T02:46:00Z">
                  <w:rPr>
                    <w:ins w:id="3384" w:author="mikle" w:date="2025-10-09T19:45:00Z"/>
                  </w:rPr>
                </w:rPrChange>
              </w:rPr>
            </w:pPr>
            <w:ins w:id="3385" w:author="mikle" w:date="2025-10-09T19:45:00Z">
              <w:r w:rsidRPr="00BE130F">
                <w:rPr>
                  <w:lang w:val="en-US"/>
                  <w:rPrChange w:id="3386" w:author="mikle" w:date="2025-10-09T19:46:00Z" w16du:dateUtc="2025-10-10T02:46:00Z">
                    <w:rPr/>
                  </w:rPrChange>
                </w:rPr>
                <w:t>except Exception:</w:t>
              </w:r>
            </w:ins>
          </w:p>
          <w:p w14:paraId="7B34A0A7" w14:textId="77777777" w:rsidR="00BE130F" w:rsidRPr="00BE130F" w:rsidRDefault="00BE130F" w:rsidP="00BE130F">
            <w:pPr>
              <w:jc w:val="both"/>
              <w:rPr>
                <w:ins w:id="3387" w:author="mikle" w:date="2025-10-09T19:45:00Z"/>
                <w:lang w:val="en-US"/>
                <w:rPrChange w:id="3388" w:author="mikle" w:date="2025-10-09T19:46:00Z" w16du:dateUtc="2025-10-10T02:46:00Z">
                  <w:rPr>
                    <w:ins w:id="3389" w:author="mikle" w:date="2025-10-09T19:45:00Z"/>
                  </w:rPr>
                </w:rPrChange>
              </w:rPr>
            </w:pPr>
            <w:ins w:id="3390" w:author="mikle" w:date="2025-10-09T19:45:00Z">
              <w:r w:rsidRPr="00BE130F">
                <w:rPr>
                  <w:lang w:val="en-US"/>
                  <w:rPrChange w:id="3391" w:author="mikle" w:date="2025-10-09T19:46:00Z" w16du:dateUtc="2025-10-10T02:46:00Z">
                    <w:rPr/>
                  </w:rPrChange>
                </w:rPr>
                <w:t xml:space="preserve">    serial = None</w:t>
              </w:r>
            </w:ins>
          </w:p>
          <w:p w14:paraId="2D0425F9" w14:textId="77777777" w:rsidR="00BE130F" w:rsidRPr="00BE130F" w:rsidRDefault="00BE130F" w:rsidP="00BE130F">
            <w:pPr>
              <w:jc w:val="both"/>
              <w:rPr>
                <w:ins w:id="3392" w:author="mikle" w:date="2025-10-09T19:45:00Z"/>
                <w:lang w:val="en-US"/>
                <w:rPrChange w:id="3393" w:author="mikle" w:date="2025-10-09T19:46:00Z" w16du:dateUtc="2025-10-10T02:46:00Z">
                  <w:rPr>
                    <w:ins w:id="3394" w:author="mikle" w:date="2025-10-09T19:45:00Z"/>
                  </w:rPr>
                </w:rPrChange>
              </w:rPr>
            </w:pPr>
          </w:p>
          <w:p w14:paraId="13318C50" w14:textId="77777777" w:rsidR="00BE130F" w:rsidRPr="00BE130F" w:rsidRDefault="00BE130F" w:rsidP="00BE130F">
            <w:pPr>
              <w:jc w:val="both"/>
              <w:rPr>
                <w:ins w:id="3395" w:author="mikle" w:date="2025-10-09T19:45:00Z"/>
                <w:lang w:val="en-US"/>
                <w:rPrChange w:id="3396" w:author="mikle" w:date="2025-10-09T19:46:00Z" w16du:dateUtc="2025-10-10T02:46:00Z">
                  <w:rPr>
                    <w:ins w:id="3397" w:author="mikle" w:date="2025-10-09T19:45:00Z"/>
                  </w:rPr>
                </w:rPrChange>
              </w:rPr>
            </w:pPr>
            <w:ins w:id="3398" w:author="mikle" w:date="2025-10-09T19:45:00Z">
              <w:r w:rsidRPr="00BE130F">
                <w:rPr>
                  <w:lang w:val="en-US"/>
                  <w:rPrChange w:id="3399" w:author="mikle" w:date="2025-10-09T19:46:00Z" w16du:dateUtc="2025-10-10T02:46:00Z">
                    <w:rPr/>
                  </w:rPrChange>
                </w:rPr>
                <w:t>RAD2DEG = 180.0 / math.pi</w:t>
              </w:r>
            </w:ins>
          </w:p>
          <w:p w14:paraId="6EE09E25" w14:textId="77777777" w:rsidR="00BE130F" w:rsidRPr="00BE130F" w:rsidRDefault="00BE130F" w:rsidP="00BE130F">
            <w:pPr>
              <w:jc w:val="both"/>
              <w:rPr>
                <w:ins w:id="3400" w:author="mikle" w:date="2025-10-09T19:45:00Z"/>
                <w:lang w:val="en-US"/>
                <w:rPrChange w:id="3401" w:author="mikle" w:date="2025-10-09T19:46:00Z" w16du:dateUtc="2025-10-10T02:46:00Z">
                  <w:rPr>
                    <w:ins w:id="3402" w:author="mikle" w:date="2025-10-09T19:45:00Z"/>
                  </w:rPr>
                </w:rPrChange>
              </w:rPr>
            </w:pPr>
            <w:ins w:id="3403" w:author="mikle" w:date="2025-10-09T19:45:00Z">
              <w:r w:rsidRPr="00BE130F">
                <w:rPr>
                  <w:lang w:val="en-US"/>
                  <w:rPrChange w:id="3404" w:author="mikle" w:date="2025-10-09T19:46:00Z" w16du:dateUtc="2025-10-10T02:46:00Z">
                    <w:rPr/>
                  </w:rPrChange>
                </w:rPr>
                <w:t>DEG2RAD = math.pi / 180.0</w:t>
              </w:r>
            </w:ins>
          </w:p>
          <w:p w14:paraId="3A1FDD6A" w14:textId="77777777" w:rsidR="00BE130F" w:rsidRPr="00BE130F" w:rsidRDefault="00BE130F" w:rsidP="00BE130F">
            <w:pPr>
              <w:jc w:val="both"/>
              <w:rPr>
                <w:ins w:id="3405" w:author="mikle" w:date="2025-10-09T19:45:00Z"/>
                <w:lang w:val="en-US"/>
                <w:rPrChange w:id="3406" w:author="mikle" w:date="2025-10-09T19:46:00Z" w16du:dateUtc="2025-10-10T02:46:00Z">
                  <w:rPr>
                    <w:ins w:id="3407" w:author="mikle" w:date="2025-10-09T19:45:00Z"/>
                  </w:rPr>
                </w:rPrChange>
              </w:rPr>
            </w:pPr>
          </w:p>
          <w:p w14:paraId="737DFB9A" w14:textId="77777777" w:rsidR="00BE130F" w:rsidRPr="00BE130F" w:rsidRDefault="00BE130F" w:rsidP="00BE130F">
            <w:pPr>
              <w:jc w:val="both"/>
              <w:rPr>
                <w:ins w:id="3408" w:author="mikle" w:date="2025-10-09T19:45:00Z"/>
                <w:lang w:val="en-US"/>
                <w:rPrChange w:id="3409" w:author="mikle" w:date="2025-10-09T19:46:00Z" w16du:dateUtc="2025-10-10T02:46:00Z">
                  <w:rPr>
                    <w:ins w:id="3410" w:author="mikle" w:date="2025-10-09T19:45:00Z"/>
                  </w:rPr>
                </w:rPrChange>
              </w:rPr>
            </w:pPr>
            <w:ins w:id="3411" w:author="mikle" w:date="2025-10-09T19:45:00Z">
              <w:r w:rsidRPr="00BE130F">
                <w:rPr>
                  <w:lang w:val="en-US"/>
                  <w:rPrChange w:id="3412" w:author="mikle" w:date="2025-10-09T19:46:00Z" w16du:dateUtc="2025-10-10T02:46:00Z">
                    <w:rPr/>
                  </w:rPrChange>
                </w:rPr>
                <w:t>def wrap_rad(a: float) -&gt; float:</w:t>
              </w:r>
            </w:ins>
          </w:p>
          <w:p w14:paraId="432A49D1" w14:textId="77777777" w:rsidR="00BE130F" w:rsidRPr="00BE130F" w:rsidRDefault="00BE130F" w:rsidP="00BE130F">
            <w:pPr>
              <w:jc w:val="both"/>
              <w:rPr>
                <w:ins w:id="3413" w:author="mikle" w:date="2025-10-09T19:45:00Z"/>
                <w:lang w:val="en-US"/>
                <w:rPrChange w:id="3414" w:author="mikle" w:date="2025-10-09T19:47:00Z" w16du:dateUtc="2025-10-10T02:47:00Z">
                  <w:rPr>
                    <w:ins w:id="3415" w:author="mikle" w:date="2025-10-09T19:45:00Z"/>
                  </w:rPr>
                </w:rPrChange>
              </w:rPr>
            </w:pPr>
            <w:ins w:id="3416" w:author="mikle" w:date="2025-10-09T19:45:00Z">
              <w:r w:rsidRPr="00BE130F">
                <w:rPr>
                  <w:lang w:val="en-US"/>
                  <w:rPrChange w:id="3417" w:author="mikle" w:date="2025-10-09T19:46:00Z" w16du:dateUtc="2025-10-10T02:46:00Z">
                    <w:rPr/>
                  </w:rPrChange>
                </w:rPr>
                <w:t xml:space="preserve">    </w:t>
              </w:r>
              <w:r w:rsidRPr="00BE130F">
                <w:rPr>
                  <w:lang w:val="en-US"/>
                  <w:rPrChange w:id="3418" w:author="mikle" w:date="2025-10-09T19:47:00Z" w16du:dateUtc="2025-10-10T02:47:00Z">
                    <w:rPr/>
                  </w:rPrChange>
                </w:rPr>
                <w:t>while a &lt;= -math.pi:</w:t>
              </w:r>
            </w:ins>
          </w:p>
          <w:p w14:paraId="485EAEF7" w14:textId="77777777" w:rsidR="00BE130F" w:rsidRPr="00BE130F" w:rsidRDefault="00BE130F" w:rsidP="00BE130F">
            <w:pPr>
              <w:jc w:val="both"/>
              <w:rPr>
                <w:ins w:id="3419" w:author="mikle" w:date="2025-10-09T19:45:00Z"/>
                <w:lang w:val="en-US"/>
                <w:rPrChange w:id="3420" w:author="mikle" w:date="2025-10-09T19:47:00Z" w16du:dateUtc="2025-10-10T02:47:00Z">
                  <w:rPr>
                    <w:ins w:id="3421" w:author="mikle" w:date="2025-10-09T19:45:00Z"/>
                  </w:rPr>
                </w:rPrChange>
              </w:rPr>
            </w:pPr>
            <w:ins w:id="3422" w:author="mikle" w:date="2025-10-09T19:45:00Z">
              <w:r w:rsidRPr="00BE130F">
                <w:rPr>
                  <w:lang w:val="en-US"/>
                  <w:rPrChange w:id="3423" w:author="mikle" w:date="2025-10-09T19:47:00Z" w16du:dateUtc="2025-10-10T02:47:00Z">
                    <w:rPr/>
                  </w:rPrChange>
                </w:rPr>
                <w:t xml:space="preserve">        a += 2 * math.pi</w:t>
              </w:r>
            </w:ins>
          </w:p>
          <w:p w14:paraId="736B23FA" w14:textId="77777777" w:rsidR="00BE130F" w:rsidRPr="00BE130F" w:rsidRDefault="00BE130F" w:rsidP="00BE130F">
            <w:pPr>
              <w:jc w:val="both"/>
              <w:rPr>
                <w:ins w:id="3424" w:author="mikle" w:date="2025-10-09T19:45:00Z"/>
                <w:lang w:val="en-US"/>
                <w:rPrChange w:id="3425" w:author="mikle" w:date="2025-10-09T19:47:00Z" w16du:dateUtc="2025-10-10T02:47:00Z">
                  <w:rPr>
                    <w:ins w:id="3426" w:author="mikle" w:date="2025-10-09T19:45:00Z"/>
                  </w:rPr>
                </w:rPrChange>
              </w:rPr>
            </w:pPr>
            <w:ins w:id="3427" w:author="mikle" w:date="2025-10-09T19:45:00Z">
              <w:r w:rsidRPr="00BE130F">
                <w:rPr>
                  <w:lang w:val="en-US"/>
                  <w:rPrChange w:id="3428" w:author="mikle" w:date="2025-10-09T19:47:00Z" w16du:dateUtc="2025-10-10T02:47:00Z">
                    <w:rPr/>
                  </w:rPrChange>
                </w:rPr>
                <w:t xml:space="preserve">    while a &gt; math.pi:</w:t>
              </w:r>
            </w:ins>
          </w:p>
          <w:p w14:paraId="70501D63" w14:textId="77777777" w:rsidR="00BE130F" w:rsidRPr="00BE130F" w:rsidRDefault="00BE130F" w:rsidP="00BE130F">
            <w:pPr>
              <w:jc w:val="both"/>
              <w:rPr>
                <w:ins w:id="3429" w:author="mikle" w:date="2025-10-09T19:45:00Z"/>
                <w:lang w:val="en-US"/>
                <w:rPrChange w:id="3430" w:author="mikle" w:date="2025-10-09T19:47:00Z" w16du:dateUtc="2025-10-10T02:47:00Z">
                  <w:rPr>
                    <w:ins w:id="3431" w:author="mikle" w:date="2025-10-09T19:45:00Z"/>
                  </w:rPr>
                </w:rPrChange>
              </w:rPr>
            </w:pPr>
            <w:ins w:id="3432" w:author="mikle" w:date="2025-10-09T19:45:00Z">
              <w:r w:rsidRPr="00BE130F">
                <w:rPr>
                  <w:lang w:val="en-US"/>
                  <w:rPrChange w:id="3433" w:author="mikle" w:date="2025-10-09T19:47:00Z" w16du:dateUtc="2025-10-10T02:47:00Z">
                    <w:rPr/>
                  </w:rPrChange>
                </w:rPr>
                <w:t xml:space="preserve">        a -= 2 * math.pi</w:t>
              </w:r>
            </w:ins>
          </w:p>
          <w:p w14:paraId="4C844AA3" w14:textId="77777777" w:rsidR="00BE130F" w:rsidRPr="00BE130F" w:rsidRDefault="00BE130F" w:rsidP="00BE130F">
            <w:pPr>
              <w:jc w:val="both"/>
              <w:rPr>
                <w:ins w:id="3434" w:author="mikle" w:date="2025-10-09T19:45:00Z"/>
                <w:lang w:val="en-US"/>
                <w:rPrChange w:id="3435" w:author="mikle" w:date="2025-10-09T19:47:00Z" w16du:dateUtc="2025-10-10T02:47:00Z">
                  <w:rPr>
                    <w:ins w:id="3436" w:author="mikle" w:date="2025-10-09T19:45:00Z"/>
                  </w:rPr>
                </w:rPrChange>
              </w:rPr>
            </w:pPr>
            <w:ins w:id="3437" w:author="mikle" w:date="2025-10-09T19:45:00Z">
              <w:r w:rsidRPr="00BE130F">
                <w:rPr>
                  <w:lang w:val="en-US"/>
                  <w:rPrChange w:id="3438" w:author="mikle" w:date="2025-10-09T19:47:00Z" w16du:dateUtc="2025-10-10T02:47:00Z">
                    <w:rPr/>
                  </w:rPrChange>
                </w:rPr>
                <w:t xml:space="preserve">    return a</w:t>
              </w:r>
            </w:ins>
          </w:p>
          <w:p w14:paraId="0AB831DE" w14:textId="77777777" w:rsidR="00BE130F" w:rsidRPr="00BE130F" w:rsidRDefault="00BE130F" w:rsidP="00BE130F">
            <w:pPr>
              <w:jc w:val="both"/>
              <w:rPr>
                <w:ins w:id="3439" w:author="mikle" w:date="2025-10-09T19:46:00Z" w16du:dateUtc="2025-10-10T02:46:00Z"/>
                <w:lang w:val="en-US"/>
                <w:rPrChange w:id="3440" w:author="mikle" w:date="2025-10-09T19:47:00Z" w16du:dateUtc="2025-10-10T02:47:00Z">
                  <w:rPr>
                    <w:ins w:id="3441" w:author="mikle" w:date="2025-10-09T19:46:00Z" w16du:dateUtc="2025-10-10T02:46:00Z"/>
                  </w:rPr>
                </w:rPrChange>
              </w:rPr>
            </w:pPr>
          </w:p>
          <w:p w14:paraId="0D35BEB1" w14:textId="6D9510F3" w:rsidR="00BE130F" w:rsidRPr="00BE130F" w:rsidRDefault="00BE130F" w:rsidP="00BE130F">
            <w:pPr>
              <w:jc w:val="both"/>
              <w:rPr>
                <w:ins w:id="3442" w:author="mikle" w:date="2025-10-09T19:45:00Z"/>
                <w:lang w:val="en-US"/>
                <w:rPrChange w:id="3443" w:author="mikle" w:date="2025-10-09T19:47:00Z" w16du:dateUtc="2025-10-10T02:47:00Z">
                  <w:rPr>
                    <w:ins w:id="3444" w:author="mikle" w:date="2025-10-09T19:45:00Z"/>
                  </w:rPr>
                </w:rPrChange>
              </w:rPr>
            </w:pPr>
            <w:ins w:id="3445" w:author="mikle" w:date="2025-10-09T19:45:00Z">
              <w:r w:rsidRPr="00BE130F">
                <w:rPr>
                  <w:lang w:val="en-US"/>
                  <w:rPrChange w:id="3446" w:author="mikle" w:date="2025-10-09T19:47:00Z" w16du:dateUtc="2025-10-10T02:47:00Z">
                    <w:rPr/>
                  </w:rPrChange>
                </w:rPr>
                <w:t>class Kurs:</w:t>
              </w:r>
            </w:ins>
          </w:p>
          <w:p w14:paraId="61E145EB" w14:textId="77777777" w:rsidR="00BE130F" w:rsidRPr="00BE130F" w:rsidRDefault="00BE130F" w:rsidP="00BE130F">
            <w:pPr>
              <w:jc w:val="both"/>
              <w:rPr>
                <w:ins w:id="3447" w:author="mikle" w:date="2025-10-09T19:45:00Z"/>
                <w:lang w:val="en-US"/>
                <w:rPrChange w:id="3448" w:author="mikle" w:date="2025-10-09T19:47:00Z" w16du:dateUtc="2025-10-10T02:47:00Z">
                  <w:rPr>
                    <w:ins w:id="3449" w:author="mikle" w:date="2025-10-09T19:45:00Z"/>
                  </w:rPr>
                </w:rPrChange>
              </w:rPr>
            </w:pPr>
            <w:ins w:id="3450" w:author="mikle" w:date="2025-10-09T19:45:00Z">
              <w:r w:rsidRPr="00BE130F">
                <w:rPr>
                  <w:lang w:val="en-US"/>
                  <w:rPrChange w:id="3451" w:author="mikle" w:date="2025-10-09T19:47:00Z" w16du:dateUtc="2025-10-10T02:47:00Z">
                    <w:rPr/>
                  </w:rPrChange>
                </w:rPr>
                <w:t xml:space="preserve">    def __init__(</w:t>
              </w:r>
            </w:ins>
          </w:p>
          <w:p w14:paraId="1A443C5D" w14:textId="77777777" w:rsidR="00BE130F" w:rsidRPr="00CE29C1" w:rsidRDefault="00BE130F" w:rsidP="00BE130F">
            <w:pPr>
              <w:jc w:val="both"/>
              <w:rPr>
                <w:ins w:id="3452" w:author="mikle" w:date="2025-10-09T19:45:00Z"/>
                <w:lang w:val="en-US"/>
                <w:rPrChange w:id="3453" w:author="mikle" w:date="2025-10-09T19:50:00Z" w16du:dateUtc="2025-10-10T02:50:00Z">
                  <w:rPr>
                    <w:ins w:id="3454" w:author="mikle" w:date="2025-10-09T19:45:00Z"/>
                  </w:rPr>
                </w:rPrChange>
              </w:rPr>
            </w:pPr>
            <w:ins w:id="3455" w:author="mikle" w:date="2025-10-09T19:45:00Z">
              <w:r w:rsidRPr="00BE130F">
                <w:rPr>
                  <w:lang w:val="en-US"/>
                  <w:rPrChange w:id="3456" w:author="mikle" w:date="2025-10-09T19:47:00Z" w16du:dateUtc="2025-10-10T02:47:00Z">
                    <w:rPr/>
                  </w:rPrChange>
                </w:rPr>
                <w:t xml:space="preserve">        </w:t>
              </w:r>
              <w:r w:rsidRPr="00CE29C1">
                <w:rPr>
                  <w:lang w:val="en-US"/>
                  <w:rPrChange w:id="3457" w:author="mikle" w:date="2025-10-09T19:50:00Z" w16du:dateUtc="2025-10-10T02:50:00Z">
                    <w:rPr/>
                  </w:rPrChange>
                </w:rPr>
                <w:t>self,</w:t>
              </w:r>
            </w:ins>
          </w:p>
          <w:p w14:paraId="46CC7627" w14:textId="77777777" w:rsidR="00BE130F" w:rsidRPr="00CE29C1" w:rsidRDefault="00BE130F" w:rsidP="00BE130F">
            <w:pPr>
              <w:jc w:val="both"/>
              <w:rPr>
                <w:ins w:id="3458" w:author="mikle" w:date="2025-10-09T19:45:00Z"/>
                <w:lang w:val="en-US"/>
                <w:rPrChange w:id="3459" w:author="mikle" w:date="2025-10-09T19:50:00Z" w16du:dateUtc="2025-10-10T02:50:00Z">
                  <w:rPr>
                    <w:ins w:id="3460" w:author="mikle" w:date="2025-10-09T19:45:00Z"/>
                  </w:rPr>
                </w:rPrChange>
              </w:rPr>
            </w:pPr>
            <w:ins w:id="3461" w:author="mikle" w:date="2025-10-09T19:45:00Z">
              <w:r w:rsidRPr="00CE29C1">
                <w:rPr>
                  <w:lang w:val="en-US"/>
                  <w:rPrChange w:id="3462" w:author="mikle" w:date="2025-10-09T19:50:00Z" w16du:dateUtc="2025-10-10T02:50:00Z">
                    <w:rPr/>
                  </w:rPrChange>
                </w:rPr>
                <w:t xml:space="preserve">        Jy=90.0, L55=87.0,</w:t>
              </w:r>
            </w:ins>
          </w:p>
          <w:p w14:paraId="2CDDA31D" w14:textId="77777777" w:rsidR="00BE130F" w:rsidRPr="00CE29C1" w:rsidRDefault="00BE130F" w:rsidP="00BE130F">
            <w:pPr>
              <w:jc w:val="both"/>
              <w:rPr>
                <w:ins w:id="3463" w:author="mikle" w:date="2025-10-09T19:45:00Z"/>
                <w:lang w:val="en-US"/>
                <w:rPrChange w:id="3464" w:author="mikle" w:date="2025-10-09T19:50:00Z" w16du:dateUtc="2025-10-10T02:50:00Z">
                  <w:rPr>
                    <w:ins w:id="3465" w:author="mikle" w:date="2025-10-09T19:45:00Z"/>
                  </w:rPr>
                </w:rPrChange>
              </w:rPr>
            </w:pPr>
            <w:ins w:id="3466" w:author="mikle" w:date="2025-10-09T19:45:00Z">
              <w:r w:rsidRPr="00CE29C1">
                <w:rPr>
                  <w:lang w:val="en-US"/>
                  <w:rPrChange w:id="3467" w:author="mikle" w:date="2025-10-09T19:50:00Z" w16du:dateUtc="2025-10-10T02:50:00Z">
                    <w:rPr/>
                  </w:rPrChange>
                </w:rPr>
                <w:t xml:space="preserve">        Cwy1=75.0, Cwy2=7.4,</w:t>
              </w:r>
            </w:ins>
          </w:p>
          <w:p w14:paraId="4DC76D6B" w14:textId="77777777" w:rsidR="00BE130F" w:rsidRPr="00BE130F" w:rsidRDefault="00BE130F" w:rsidP="00BE130F">
            <w:pPr>
              <w:jc w:val="both"/>
              <w:rPr>
                <w:ins w:id="3468" w:author="mikle" w:date="2025-10-09T19:45:00Z"/>
              </w:rPr>
            </w:pPr>
            <w:ins w:id="3469" w:author="mikle" w:date="2025-10-09T19:45:00Z">
              <w:r w:rsidRPr="00CE29C1">
                <w:rPr>
                  <w:lang w:val="en-US"/>
                  <w:rPrChange w:id="3470" w:author="mikle" w:date="2025-10-09T19:50:00Z" w16du:dateUtc="2025-10-10T02:50:00Z">
                    <w:rPr/>
                  </w:rPrChange>
                </w:rPr>
                <w:t xml:space="preserve">        </w:t>
              </w:r>
              <w:r w:rsidRPr="00BE130F">
                <w:t>Tdv=0.15, Kdv=20.0, b=0.3,</w:t>
              </w:r>
            </w:ins>
          </w:p>
          <w:p w14:paraId="76BD928F" w14:textId="77777777" w:rsidR="00BE130F" w:rsidRPr="00BE130F" w:rsidRDefault="00BE130F" w:rsidP="00BE130F">
            <w:pPr>
              <w:jc w:val="both"/>
              <w:rPr>
                <w:ins w:id="3471" w:author="mikle" w:date="2025-10-09T19:45:00Z"/>
              </w:rPr>
            </w:pPr>
            <w:ins w:id="3472" w:author="mikle" w:date="2025-10-09T19:45:00Z">
              <w:r w:rsidRPr="00BE130F">
                <w:t xml:space="preserve">        Umax=10.0,</w:t>
              </w:r>
            </w:ins>
          </w:p>
          <w:p w14:paraId="61AC7F58" w14:textId="77777777" w:rsidR="00BE130F" w:rsidRPr="00BE130F" w:rsidRDefault="00BE130F" w:rsidP="00BE130F">
            <w:pPr>
              <w:jc w:val="both"/>
              <w:rPr>
                <w:ins w:id="3473" w:author="mikle" w:date="2025-10-09T19:45:00Z"/>
              </w:rPr>
            </w:pPr>
            <w:ins w:id="3474" w:author="mikle" w:date="2025-10-09T19:45:00Z">
              <w:r w:rsidRPr="00BE130F">
                <w:t xml:space="preserve">        K1=0.6772091636,   # В/град</w:t>
              </w:r>
            </w:ins>
          </w:p>
          <w:p w14:paraId="319E3580" w14:textId="77777777" w:rsidR="00BE130F" w:rsidRPr="00BE130F" w:rsidRDefault="00BE130F" w:rsidP="00BE130F">
            <w:pPr>
              <w:jc w:val="both"/>
              <w:rPr>
                <w:ins w:id="3475" w:author="mikle" w:date="2025-10-09T19:45:00Z"/>
              </w:rPr>
            </w:pPr>
            <w:ins w:id="3476" w:author="mikle" w:date="2025-10-09T19:45:00Z">
              <w:r w:rsidRPr="00BE130F">
                <w:t xml:space="preserve">        K2=0.6157978918,   # В/(град/с)</w:t>
              </w:r>
            </w:ins>
          </w:p>
          <w:p w14:paraId="037389B9" w14:textId="77777777" w:rsidR="00BE130F" w:rsidRPr="00BE130F" w:rsidRDefault="00BE130F" w:rsidP="00BE130F">
            <w:pPr>
              <w:jc w:val="both"/>
              <w:rPr>
                <w:ins w:id="3477" w:author="mikle" w:date="2025-10-09T19:45:00Z"/>
              </w:rPr>
            </w:pPr>
            <w:ins w:id="3478" w:author="mikle" w:date="2025-10-09T19:45:00Z">
              <w:r w:rsidRPr="00BE130F">
                <w:t xml:space="preserve">        Mdist=0.0,</w:t>
              </w:r>
            </w:ins>
          </w:p>
          <w:p w14:paraId="02772B2B" w14:textId="77777777" w:rsidR="00BE130F" w:rsidRPr="005D13B9" w:rsidRDefault="00BE130F" w:rsidP="00BE130F">
            <w:pPr>
              <w:jc w:val="both"/>
              <w:rPr>
                <w:ins w:id="3479" w:author="mikle" w:date="2025-10-09T19:45:00Z"/>
                <w:lang w:val="en-US"/>
                <w:rPrChange w:id="3480" w:author="mikle" w:date="2025-10-09T19:51:00Z" w16du:dateUtc="2025-10-10T02:51:00Z">
                  <w:rPr>
                    <w:ins w:id="3481" w:author="mikle" w:date="2025-10-09T19:45:00Z"/>
                  </w:rPr>
                </w:rPrChange>
              </w:rPr>
            </w:pPr>
            <w:ins w:id="3482" w:author="mikle" w:date="2025-10-09T19:45:00Z">
              <w:r w:rsidRPr="00BE130F">
                <w:t xml:space="preserve">        </w:t>
              </w:r>
              <w:r w:rsidRPr="005D13B9">
                <w:rPr>
                  <w:lang w:val="en-US"/>
                  <w:rPrChange w:id="3483" w:author="mikle" w:date="2025-10-09T19:51:00Z" w16du:dateUtc="2025-10-10T02:51:00Z">
                    <w:rPr/>
                  </w:rPrChange>
                </w:rPr>
                <w:t>Fcur_yaw_mag=0.0,</w:t>
              </w:r>
            </w:ins>
          </w:p>
          <w:p w14:paraId="30BFC380" w14:textId="77777777" w:rsidR="00BE130F" w:rsidRPr="005D13B9" w:rsidRDefault="00BE130F" w:rsidP="00BE130F">
            <w:pPr>
              <w:jc w:val="both"/>
              <w:rPr>
                <w:ins w:id="3484" w:author="mikle" w:date="2025-10-09T19:45:00Z"/>
                <w:lang w:val="en-US"/>
                <w:rPrChange w:id="3485" w:author="mikle" w:date="2025-10-09T19:51:00Z" w16du:dateUtc="2025-10-10T02:51:00Z">
                  <w:rPr>
                    <w:ins w:id="3486" w:author="mikle" w:date="2025-10-09T19:45:00Z"/>
                  </w:rPr>
                </w:rPrChange>
              </w:rPr>
            </w:pPr>
            <w:ins w:id="3487" w:author="mikle" w:date="2025-10-09T19:45:00Z">
              <w:r w:rsidRPr="005D13B9">
                <w:rPr>
                  <w:lang w:val="en-US"/>
                  <w:rPrChange w:id="3488" w:author="mikle" w:date="2025-10-09T19:51:00Z" w16du:dateUtc="2025-10-10T02:51:00Z">
                    <w:rPr/>
                  </w:rPrChange>
                </w:rPr>
                <w:t xml:space="preserve">        Fcur_yaw_dir_deg=0.0,</w:t>
              </w:r>
            </w:ins>
          </w:p>
          <w:p w14:paraId="099FC162" w14:textId="56D6C80C" w:rsidR="00BE130F" w:rsidRPr="00BE130F" w:rsidRDefault="00BE130F" w:rsidP="00BE130F">
            <w:pPr>
              <w:jc w:val="both"/>
              <w:rPr>
                <w:ins w:id="3489" w:author="mikle" w:date="2025-10-09T19:45:00Z"/>
                <w:lang w:val="en-US"/>
                <w:rPrChange w:id="3490" w:author="mikle" w:date="2025-10-09T19:47:00Z" w16du:dateUtc="2025-10-10T02:47:00Z">
                  <w:rPr>
                    <w:ins w:id="3491" w:author="mikle" w:date="2025-10-09T19:45:00Z"/>
                  </w:rPr>
                </w:rPrChange>
              </w:rPr>
            </w:pPr>
            <w:ins w:id="3492" w:author="mikle" w:date="2025-10-09T19:45:00Z">
              <w:r w:rsidRPr="005D13B9">
                <w:rPr>
                  <w:lang w:val="en-US"/>
                  <w:rPrChange w:id="3493" w:author="mikle" w:date="2025-10-09T19:51:00Z" w16du:dateUtc="2025-10-10T02:51:00Z">
                    <w:rPr/>
                  </w:rPrChange>
                </w:rPr>
                <w:t xml:space="preserve">        l_yaw_arm=1.0,</w:t>
              </w:r>
            </w:ins>
          </w:p>
          <w:p w14:paraId="50CA8EC3" w14:textId="77777777" w:rsidR="00BE130F" w:rsidRPr="005D13B9" w:rsidRDefault="00BE130F" w:rsidP="00BE130F">
            <w:pPr>
              <w:jc w:val="both"/>
              <w:rPr>
                <w:ins w:id="3494" w:author="mikle" w:date="2025-10-09T19:45:00Z"/>
                <w:lang w:val="en-US"/>
                <w:rPrChange w:id="3495" w:author="mikle" w:date="2025-10-09T19:51:00Z" w16du:dateUtc="2025-10-10T02:51:00Z">
                  <w:rPr>
                    <w:ins w:id="3496" w:author="mikle" w:date="2025-10-09T19:45:00Z"/>
                  </w:rPr>
                </w:rPrChange>
              </w:rPr>
            </w:pPr>
            <w:ins w:id="3497" w:author="mikle" w:date="2025-10-09T19:45:00Z">
              <w:r w:rsidRPr="005D13B9">
                <w:rPr>
                  <w:lang w:val="en-US"/>
                  <w:rPrChange w:id="3498" w:author="mikle" w:date="2025-10-09T19:51:00Z" w16du:dateUtc="2025-10-10T02:51:00Z">
                    <w:rPr/>
                  </w:rPrChange>
                </w:rPr>
                <w:t xml:space="preserve">        use_5pct_error_psi=False,</w:t>
              </w:r>
            </w:ins>
          </w:p>
          <w:p w14:paraId="05D3B798" w14:textId="77777777" w:rsidR="00BE130F" w:rsidRPr="005D13B9" w:rsidRDefault="00BE130F" w:rsidP="00BE130F">
            <w:pPr>
              <w:jc w:val="both"/>
              <w:rPr>
                <w:ins w:id="3499" w:author="mikle" w:date="2025-10-09T19:45:00Z"/>
                <w:lang w:val="en-US"/>
                <w:rPrChange w:id="3500" w:author="mikle" w:date="2025-10-09T19:51:00Z" w16du:dateUtc="2025-10-10T02:51:00Z">
                  <w:rPr>
                    <w:ins w:id="3501" w:author="mikle" w:date="2025-10-09T19:45:00Z"/>
                  </w:rPr>
                </w:rPrChange>
              </w:rPr>
            </w:pPr>
            <w:ins w:id="3502" w:author="mikle" w:date="2025-10-09T19:45:00Z">
              <w:r w:rsidRPr="005D13B9">
                <w:rPr>
                  <w:lang w:val="en-US"/>
                  <w:rPrChange w:id="3503" w:author="mikle" w:date="2025-10-09T19:51:00Z" w16du:dateUtc="2025-10-10T02:51:00Z">
                    <w:rPr/>
                  </w:rPrChange>
                </w:rPr>
                <w:t xml:space="preserve">        use_5pct_error_r=False,</w:t>
              </w:r>
            </w:ins>
          </w:p>
          <w:p w14:paraId="2636F326" w14:textId="77777777" w:rsidR="00BE130F" w:rsidRPr="005D13B9" w:rsidRDefault="00BE130F" w:rsidP="00BE130F">
            <w:pPr>
              <w:jc w:val="both"/>
              <w:rPr>
                <w:ins w:id="3504" w:author="mikle" w:date="2025-10-09T19:45:00Z"/>
                <w:lang w:val="en-US"/>
                <w:rPrChange w:id="3505" w:author="mikle" w:date="2025-10-09T19:51:00Z" w16du:dateUtc="2025-10-10T02:51:00Z">
                  <w:rPr>
                    <w:ins w:id="3506" w:author="mikle" w:date="2025-10-09T19:45:00Z"/>
                  </w:rPr>
                </w:rPrChange>
              </w:rPr>
            </w:pPr>
            <w:ins w:id="3507" w:author="mikle" w:date="2025-10-09T19:45:00Z">
              <w:r w:rsidRPr="005D13B9">
                <w:rPr>
                  <w:lang w:val="en-US"/>
                  <w:rPrChange w:id="3508" w:author="mikle" w:date="2025-10-09T19:51:00Z" w16du:dateUtc="2025-10-10T02:51:00Z">
                    <w:rPr/>
                  </w:rPrChange>
                </w:rPr>
                <w:t xml:space="preserve">        meas_scale=1.05,</w:t>
              </w:r>
            </w:ins>
          </w:p>
          <w:p w14:paraId="251AC3BC" w14:textId="77777777" w:rsidR="00BE130F" w:rsidRPr="005D13B9" w:rsidRDefault="00BE130F" w:rsidP="00BE130F">
            <w:pPr>
              <w:jc w:val="both"/>
              <w:rPr>
                <w:ins w:id="3509" w:author="mikle" w:date="2025-10-09T19:45:00Z"/>
                <w:lang w:val="en-US"/>
                <w:rPrChange w:id="3510" w:author="mikle" w:date="2025-10-09T19:51:00Z" w16du:dateUtc="2025-10-10T02:51:00Z">
                  <w:rPr>
                    <w:ins w:id="3511" w:author="mikle" w:date="2025-10-09T19:45:00Z"/>
                  </w:rPr>
                </w:rPrChange>
              </w:rPr>
            </w:pPr>
            <w:ins w:id="3512" w:author="mikle" w:date="2025-10-09T19:45:00Z">
              <w:r w:rsidRPr="005D13B9">
                <w:rPr>
                  <w:lang w:val="en-US"/>
                  <w:rPrChange w:id="3513" w:author="mikle" w:date="2025-10-09T19:51:00Z" w16du:dateUtc="2025-10-10T02:51:00Z">
                    <w:rPr/>
                  </w:rPrChange>
                </w:rPr>
                <w:t xml:space="preserve">        dt=0.02,</w:t>
              </w:r>
            </w:ins>
          </w:p>
          <w:p w14:paraId="0ED3CF5A" w14:textId="77777777" w:rsidR="00BE130F" w:rsidRPr="005D13B9" w:rsidRDefault="00BE130F" w:rsidP="00BE130F">
            <w:pPr>
              <w:jc w:val="both"/>
              <w:rPr>
                <w:ins w:id="3514" w:author="mikle" w:date="2025-10-09T19:45:00Z"/>
                <w:lang w:val="en-US"/>
                <w:rPrChange w:id="3515" w:author="mikle" w:date="2025-10-09T19:51:00Z" w16du:dateUtc="2025-10-10T02:51:00Z">
                  <w:rPr>
                    <w:ins w:id="3516" w:author="mikle" w:date="2025-10-09T19:45:00Z"/>
                  </w:rPr>
                </w:rPrChange>
              </w:rPr>
            </w:pPr>
            <w:ins w:id="3517" w:author="mikle" w:date="2025-10-09T19:45:00Z">
              <w:r w:rsidRPr="005D13B9">
                <w:rPr>
                  <w:lang w:val="en-US"/>
                  <w:rPrChange w:id="3518" w:author="mikle" w:date="2025-10-09T19:51:00Z" w16du:dateUtc="2025-10-10T02:51:00Z">
                    <w:rPr/>
                  </w:rPrChange>
                </w:rPr>
                <w:t xml:space="preserve">    ):</w:t>
              </w:r>
            </w:ins>
          </w:p>
          <w:p w14:paraId="6EC6712E" w14:textId="77777777" w:rsidR="00BE130F" w:rsidRPr="005D13B9" w:rsidRDefault="00BE130F" w:rsidP="00BE130F">
            <w:pPr>
              <w:jc w:val="both"/>
              <w:rPr>
                <w:ins w:id="3519" w:author="mikle" w:date="2025-10-09T19:45:00Z"/>
                <w:lang w:val="en-US"/>
                <w:rPrChange w:id="3520" w:author="mikle" w:date="2025-10-09T19:51:00Z" w16du:dateUtc="2025-10-10T02:51:00Z">
                  <w:rPr>
                    <w:ins w:id="3521" w:author="mikle" w:date="2025-10-09T19:45:00Z"/>
                  </w:rPr>
                </w:rPrChange>
              </w:rPr>
            </w:pPr>
            <w:ins w:id="3522" w:author="mikle" w:date="2025-10-09T19:45:00Z">
              <w:r w:rsidRPr="005D13B9">
                <w:rPr>
                  <w:lang w:val="en-US"/>
                  <w:rPrChange w:id="3523" w:author="mikle" w:date="2025-10-09T19:51:00Z" w16du:dateUtc="2025-10-10T02:51:00Z">
                    <w:rPr/>
                  </w:rPrChange>
                </w:rPr>
                <w:t xml:space="preserve">        self.Jy, self.L55 = Jy, L55</w:t>
              </w:r>
            </w:ins>
          </w:p>
          <w:p w14:paraId="4DF0E879" w14:textId="77777777" w:rsidR="00BE130F" w:rsidRPr="005D13B9" w:rsidRDefault="00BE130F" w:rsidP="00BE130F">
            <w:pPr>
              <w:jc w:val="both"/>
              <w:rPr>
                <w:ins w:id="3524" w:author="mikle" w:date="2025-10-09T19:45:00Z"/>
                <w:lang w:val="en-US"/>
                <w:rPrChange w:id="3525" w:author="mikle" w:date="2025-10-09T19:51:00Z" w16du:dateUtc="2025-10-10T02:51:00Z">
                  <w:rPr>
                    <w:ins w:id="3526" w:author="mikle" w:date="2025-10-09T19:45:00Z"/>
                  </w:rPr>
                </w:rPrChange>
              </w:rPr>
            </w:pPr>
            <w:ins w:id="3527" w:author="mikle" w:date="2025-10-09T19:45:00Z">
              <w:r w:rsidRPr="005D13B9">
                <w:rPr>
                  <w:lang w:val="en-US"/>
                  <w:rPrChange w:id="3528" w:author="mikle" w:date="2025-10-09T19:51:00Z" w16du:dateUtc="2025-10-10T02:51:00Z">
                    <w:rPr/>
                  </w:rPrChange>
                </w:rPr>
                <w:t xml:space="preserve">        self.Cwy1, self.Cwy2 = Cwy1, Cwy2</w:t>
              </w:r>
            </w:ins>
          </w:p>
          <w:p w14:paraId="2E13400D" w14:textId="77777777" w:rsidR="00BE130F" w:rsidRPr="005D13B9" w:rsidRDefault="00BE130F" w:rsidP="00BE130F">
            <w:pPr>
              <w:jc w:val="both"/>
              <w:rPr>
                <w:ins w:id="3529" w:author="mikle" w:date="2025-10-09T19:45:00Z"/>
                <w:lang w:val="en-US"/>
                <w:rPrChange w:id="3530" w:author="mikle" w:date="2025-10-09T19:51:00Z" w16du:dateUtc="2025-10-10T02:51:00Z">
                  <w:rPr>
                    <w:ins w:id="3531" w:author="mikle" w:date="2025-10-09T19:45:00Z"/>
                  </w:rPr>
                </w:rPrChange>
              </w:rPr>
            </w:pPr>
            <w:ins w:id="3532" w:author="mikle" w:date="2025-10-09T19:45:00Z">
              <w:r w:rsidRPr="005D13B9">
                <w:rPr>
                  <w:lang w:val="en-US"/>
                  <w:rPrChange w:id="3533" w:author="mikle" w:date="2025-10-09T19:51:00Z" w16du:dateUtc="2025-10-10T02:51:00Z">
                    <w:rPr/>
                  </w:rPrChange>
                </w:rPr>
                <w:lastRenderedPageBreak/>
                <w:t xml:space="preserve">        self.Tdv, self.Kdv, self.b = Tdv, Kdv, b</w:t>
              </w:r>
            </w:ins>
          </w:p>
          <w:p w14:paraId="338D0140" w14:textId="77777777" w:rsidR="00BE130F" w:rsidRPr="005D13B9" w:rsidRDefault="00BE130F" w:rsidP="00BE130F">
            <w:pPr>
              <w:jc w:val="both"/>
              <w:rPr>
                <w:ins w:id="3534" w:author="mikle" w:date="2025-10-09T19:45:00Z"/>
                <w:lang w:val="en-US"/>
                <w:rPrChange w:id="3535" w:author="mikle" w:date="2025-10-09T19:51:00Z" w16du:dateUtc="2025-10-10T02:51:00Z">
                  <w:rPr>
                    <w:ins w:id="3536" w:author="mikle" w:date="2025-10-09T19:45:00Z"/>
                  </w:rPr>
                </w:rPrChange>
              </w:rPr>
            </w:pPr>
            <w:ins w:id="3537" w:author="mikle" w:date="2025-10-09T19:45:00Z">
              <w:r w:rsidRPr="005D13B9">
                <w:rPr>
                  <w:lang w:val="en-US"/>
                  <w:rPrChange w:id="3538" w:author="mikle" w:date="2025-10-09T19:51:00Z" w16du:dateUtc="2025-10-10T02:51:00Z">
                    <w:rPr/>
                  </w:rPrChange>
                </w:rPr>
                <w:t xml:space="preserve">        self.Km = 2.0 * b * Kdv</w:t>
              </w:r>
            </w:ins>
          </w:p>
          <w:p w14:paraId="4375B583" w14:textId="77777777" w:rsidR="00BE130F" w:rsidRPr="005D13B9" w:rsidRDefault="00BE130F" w:rsidP="00BE130F">
            <w:pPr>
              <w:jc w:val="both"/>
              <w:rPr>
                <w:ins w:id="3539" w:author="mikle" w:date="2025-10-09T19:45:00Z"/>
                <w:lang w:val="en-US"/>
                <w:rPrChange w:id="3540" w:author="mikle" w:date="2025-10-09T19:51:00Z" w16du:dateUtc="2025-10-10T02:51:00Z">
                  <w:rPr>
                    <w:ins w:id="3541" w:author="mikle" w:date="2025-10-09T19:45:00Z"/>
                  </w:rPr>
                </w:rPrChange>
              </w:rPr>
            </w:pPr>
            <w:ins w:id="3542" w:author="mikle" w:date="2025-10-09T19:45:00Z">
              <w:r w:rsidRPr="005D13B9">
                <w:rPr>
                  <w:lang w:val="en-US"/>
                  <w:rPrChange w:id="3543" w:author="mikle" w:date="2025-10-09T19:51:00Z" w16du:dateUtc="2025-10-10T02:51:00Z">
                    <w:rPr/>
                  </w:rPrChange>
                </w:rPr>
                <w:t xml:space="preserve">        self.Umax = abs(Umax)</w:t>
              </w:r>
            </w:ins>
          </w:p>
          <w:p w14:paraId="326BABCC" w14:textId="1DEF204D" w:rsidR="00BE130F" w:rsidRPr="00BE130F" w:rsidRDefault="00BE130F" w:rsidP="00BE130F">
            <w:pPr>
              <w:jc w:val="both"/>
              <w:rPr>
                <w:ins w:id="3544" w:author="mikle" w:date="2025-10-09T19:45:00Z"/>
                <w:lang w:val="en-US"/>
                <w:rPrChange w:id="3545" w:author="mikle" w:date="2025-10-09T19:47:00Z" w16du:dateUtc="2025-10-10T02:47:00Z">
                  <w:rPr>
                    <w:ins w:id="3546" w:author="mikle" w:date="2025-10-09T19:45:00Z"/>
                  </w:rPr>
                </w:rPrChange>
              </w:rPr>
            </w:pPr>
            <w:ins w:id="3547" w:author="mikle" w:date="2025-10-09T19:45:00Z">
              <w:r w:rsidRPr="005D13B9">
                <w:rPr>
                  <w:lang w:val="en-US"/>
                  <w:rPrChange w:id="3548" w:author="mikle" w:date="2025-10-09T19:51:00Z" w16du:dateUtc="2025-10-10T02:51:00Z">
                    <w:rPr/>
                  </w:rPrChange>
                </w:rPr>
                <w:t xml:space="preserve">        self.K1, self.K2 = K1, K2</w:t>
              </w:r>
            </w:ins>
          </w:p>
          <w:p w14:paraId="67AA778A" w14:textId="77777777" w:rsidR="00BE130F" w:rsidRPr="005D13B9" w:rsidRDefault="00BE130F" w:rsidP="00BE130F">
            <w:pPr>
              <w:jc w:val="both"/>
              <w:rPr>
                <w:ins w:id="3549" w:author="mikle" w:date="2025-10-09T19:45:00Z"/>
                <w:lang w:val="en-US"/>
                <w:rPrChange w:id="3550" w:author="mikle" w:date="2025-10-09T19:51:00Z" w16du:dateUtc="2025-10-10T02:51:00Z">
                  <w:rPr>
                    <w:ins w:id="3551" w:author="mikle" w:date="2025-10-09T19:45:00Z"/>
                  </w:rPr>
                </w:rPrChange>
              </w:rPr>
            </w:pPr>
            <w:ins w:id="3552" w:author="mikle" w:date="2025-10-09T19:45:00Z">
              <w:r w:rsidRPr="005D13B9">
                <w:rPr>
                  <w:lang w:val="en-US"/>
                  <w:rPrChange w:id="3553" w:author="mikle" w:date="2025-10-09T19:51:00Z" w16du:dateUtc="2025-10-10T02:51:00Z">
                    <w:rPr/>
                  </w:rPrChange>
                </w:rPr>
                <w:t xml:space="preserve">        self.Mdist = float(Mdist)</w:t>
              </w:r>
            </w:ins>
          </w:p>
          <w:p w14:paraId="11B8DF73" w14:textId="77777777" w:rsidR="00BE130F" w:rsidRPr="005D13B9" w:rsidRDefault="00BE130F" w:rsidP="00BE130F">
            <w:pPr>
              <w:jc w:val="both"/>
              <w:rPr>
                <w:ins w:id="3554" w:author="mikle" w:date="2025-10-09T19:45:00Z"/>
                <w:lang w:val="en-US"/>
                <w:rPrChange w:id="3555" w:author="mikle" w:date="2025-10-09T19:51:00Z" w16du:dateUtc="2025-10-10T02:51:00Z">
                  <w:rPr>
                    <w:ins w:id="3556" w:author="mikle" w:date="2025-10-09T19:45:00Z"/>
                  </w:rPr>
                </w:rPrChange>
              </w:rPr>
            </w:pPr>
            <w:ins w:id="3557" w:author="mikle" w:date="2025-10-09T19:45:00Z">
              <w:r w:rsidRPr="005D13B9">
                <w:rPr>
                  <w:lang w:val="en-US"/>
                  <w:rPrChange w:id="3558" w:author="mikle" w:date="2025-10-09T19:51:00Z" w16du:dateUtc="2025-10-10T02:51:00Z">
                    <w:rPr/>
                  </w:rPrChange>
                </w:rPr>
                <w:t xml:space="preserve">        self.Fcur_yaw = float(Fcur_yaw_mag)</w:t>
              </w:r>
            </w:ins>
          </w:p>
          <w:p w14:paraId="7C60EAFB" w14:textId="77777777" w:rsidR="00BE130F" w:rsidRPr="005D13B9" w:rsidRDefault="00BE130F" w:rsidP="00BE130F">
            <w:pPr>
              <w:jc w:val="both"/>
              <w:rPr>
                <w:ins w:id="3559" w:author="mikle" w:date="2025-10-09T19:45:00Z"/>
                <w:lang w:val="en-US"/>
                <w:rPrChange w:id="3560" w:author="mikle" w:date="2025-10-09T19:51:00Z" w16du:dateUtc="2025-10-10T02:51:00Z">
                  <w:rPr>
                    <w:ins w:id="3561" w:author="mikle" w:date="2025-10-09T19:45:00Z"/>
                  </w:rPr>
                </w:rPrChange>
              </w:rPr>
            </w:pPr>
            <w:ins w:id="3562" w:author="mikle" w:date="2025-10-09T19:45:00Z">
              <w:r w:rsidRPr="005D13B9">
                <w:rPr>
                  <w:lang w:val="en-US"/>
                  <w:rPrChange w:id="3563" w:author="mikle" w:date="2025-10-09T19:51:00Z" w16du:dateUtc="2025-10-10T02:51:00Z">
                    <w:rPr/>
                  </w:rPrChange>
                </w:rPr>
                <w:t xml:space="preserve">        self.th_cur_yaw = float(Fcur_yaw_dir_deg) * DEG2RAD</w:t>
              </w:r>
            </w:ins>
          </w:p>
          <w:p w14:paraId="732610B9" w14:textId="77777777" w:rsidR="00BE130F" w:rsidRDefault="00BE130F" w:rsidP="00BE130F">
            <w:pPr>
              <w:jc w:val="both"/>
              <w:rPr>
                <w:ins w:id="3564" w:author="mikle" w:date="2025-10-09T19:47:00Z" w16du:dateUtc="2025-10-10T02:47:00Z"/>
                <w:lang w:val="en-US"/>
              </w:rPr>
            </w:pPr>
            <w:ins w:id="3565" w:author="mikle" w:date="2025-10-09T19:45:00Z">
              <w:r w:rsidRPr="005D13B9">
                <w:rPr>
                  <w:lang w:val="en-US"/>
                  <w:rPrChange w:id="3566" w:author="mikle" w:date="2025-10-09T19:51:00Z" w16du:dateUtc="2025-10-10T02:51:00Z">
                    <w:rPr/>
                  </w:rPrChange>
                </w:rPr>
                <w:t xml:space="preserve">        self.l_yaw_arm = float(l_yaw_arm)</w:t>
              </w:r>
            </w:ins>
          </w:p>
          <w:p w14:paraId="79003B12" w14:textId="08C470BF" w:rsidR="00BE130F" w:rsidRPr="005D13B9" w:rsidRDefault="00BE130F" w:rsidP="00BE130F">
            <w:pPr>
              <w:jc w:val="both"/>
              <w:rPr>
                <w:ins w:id="3567" w:author="mikle" w:date="2025-10-09T19:45:00Z"/>
                <w:lang w:val="en-US"/>
                <w:rPrChange w:id="3568" w:author="mikle" w:date="2025-10-09T19:51:00Z" w16du:dateUtc="2025-10-10T02:51:00Z">
                  <w:rPr>
                    <w:ins w:id="3569" w:author="mikle" w:date="2025-10-09T19:45:00Z"/>
                  </w:rPr>
                </w:rPrChange>
              </w:rPr>
            </w:pPr>
            <w:ins w:id="3570" w:author="mikle" w:date="2025-10-09T19:45:00Z">
              <w:r w:rsidRPr="005D13B9">
                <w:rPr>
                  <w:lang w:val="en-US"/>
                  <w:rPrChange w:id="3571" w:author="mikle" w:date="2025-10-09T19:51:00Z" w16du:dateUtc="2025-10-10T02:51:00Z">
                    <w:rPr/>
                  </w:rPrChange>
                </w:rPr>
                <w:t xml:space="preserve">        self.dt = dt</w:t>
              </w:r>
            </w:ins>
          </w:p>
          <w:p w14:paraId="18E70BDD" w14:textId="77777777" w:rsidR="00BE130F" w:rsidRPr="005D13B9" w:rsidRDefault="00BE130F" w:rsidP="00BE130F">
            <w:pPr>
              <w:jc w:val="both"/>
              <w:rPr>
                <w:ins w:id="3572" w:author="mikle" w:date="2025-10-09T19:45:00Z"/>
                <w:lang w:val="en-US"/>
                <w:rPrChange w:id="3573" w:author="mikle" w:date="2025-10-09T19:51:00Z" w16du:dateUtc="2025-10-10T02:51:00Z">
                  <w:rPr>
                    <w:ins w:id="3574" w:author="mikle" w:date="2025-10-09T19:45:00Z"/>
                  </w:rPr>
                </w:rPrChange>
              </w:rPr>
            </w:pPr>
            <w:ins w:id="3575" w:author="mikle" w:date="2025-10-09T19:45:00Z">
              <w:r w:rsidRPr="005D13B9">
                <w:rPr>
                  <w:lang w:val="en-US"/>
                  <w:rPrChange w:id="3576" w:author="mikle" w:date="2025-10-09T19:51:00Z" w16du:dateUtc="2025-10-10T02:51:00Z">
                    <w:rPr/>
                  </w:rPrChange>
                </w:rPr>
                <w:t xml:space="preserve">        self.psi = 0.0</w:t>
              </w:r>
            </w:ins>
          </w:p>
          <w:p w14:paraId="72BEED88" w14:textId="77777777" w:rsidR="00BE130F" w:rsidRPr="005D13B9" w:rsidRDefault="00BE130F" w:rsidP="00BE130F">
            <w:pPr>
              <w:jc w:val="both"/>
              <w:rPr>
                <w:ins w:id="3577" w:author="mikle" w:date="2025-10-09T19:45:00Z"/>
                <w:lang w:val="en-US"/>
                <w:rPrChange w:id="3578" w:author="mikle" w:date="2025-10-09T19:51:00Z" w16du:dateUtc="2025-10-10T02:51:00Z">
                  <w:rPr>
                    <w:ins w:id="3579" w:author="mikle" w:date="2025-10-09T19:45:00Z"/>
                  </w:rPr>
                </w:rPrChange>
              </w:rPr>
            </w:pPr>
            <w:ins w:id="3580" w:author="mikle" w:date="2025-10-09T19:45:00Z">
              <w:r w:rsidRPr="005D13B9">
                <w:rPr>
                  <w:lang w:val="en-US"/>
                  <w:rPrChange w:id="3581" w:author="mikle" w:date="2025-10-09T19:51:00Z" w16du:dateUtc="2025-10-10T02:51:00Z">
                    <w:rPr/>
                  </w:rPrChange>
                </w:rPr>
                <w:t xml:space="preserve">        self.wy = 0.0</w:t>
              </w:r>
            </w:ins>
          </w:p>
          <w:p w14:paraId="20277B97" w14:textId="77777777" w:rsidR="00BE130F" w:rsidRDefault="00BE130F" w:rsidP="00BE130F">
            <w:pPr>
              <w:jc w:val="both"/>
              <w:rPr>
                <w:ins w:id="3582" w:author="mikle" w:date="2025-10-09T19:47:00Z" w16du:dateUtc="2025-10-10T02:47:00Z"/>
                <w:lang w:val="en-US"/>
              </w:rPr>
            </w:pPr>
            <w:ins w:id="3583" w:author="mikle" w:date="2025-10-09T19:45:00Z">
              <w:r w:rsidRPr="005D13B9">
                <w:rPr>
                  <w:lang w:val="en-US"/>
                  <w:rPrChange w:id="3584" w:author="mikle" w:date="2025-10-09T19:51:00Z" w16du:dateUtc="2025-10-10T02:51:00Z">
                    <w:rPr/>
                  </w:rPrChange>
                </w:rPr>
                <w:t xml:space="preserve">        self.Mdy = 0.0</w:t>
              </w:r>
            </w:ins>
          </w:p>
          <w:p w14:paraId="4E30F545" w14:textId="5828613E" w:rsidR="00BE130F" w:rsidRPr="005D13B9" w:rsidRDefault="00BE130F" w:rsidP="00BE130F">
            <w:pPr>
              <w:jc w:val="both"/>
              <w:rPr>
                <w:ins w:id="3585" w:author="mikle" w:date="2025-10-09T19:45:00Z"/>
                <w:lang w:val="en-US"/>
                <w:rPrChange w:id="3586" w:author="mikle" w:date="2025-10-09T19:51:00Z" w16du:dateUtc="2025-10-10T02:51:00Z">
                  <w:rPr>
                    <w:ins w:id="3587" w:author="mikle" w:date="2025-10-09T19:45:00Z"/>
                  </w:rPr>
                </w:rPrChange>
              </w:rPr>
            </w:pPr>
            <w:ins w:id="3588" w:author="mikle" w:date="2025-10-09T19:45:00Z">
              <w:r w:rsidRPr="005D13B9">
                <w:rPr>
                  <w:lang w:val="en-US"/>
                  <w:rPrChange w:id="3589" w:author="mikle" w:date="2025-10-09T19:51:00Z" w16du:dateUtc="2025-10-10T02:51:00Z">
                    <w:rPr/>
                  </w:rPrChange>
                </w:rPr>
                <w:t xml:space="preserve">        self.use_5pct_error_psi = use_5pct_error_psi</w:t>
              </w:r>
            </w:ins>
          </w:p>
          <w:p w14:paraId="473E4097" w14:textId="77777777" w:rsidR="00BE130F" w:rsidRPr="005D13B9" w:rsidRDefault="00BE130F" w:rsidP="00BE130F">
            <w:pPr>
              <w:jc w:val="both"/>
              <w:rPr>
                <w:ins w:id="3590" w:author="mikle" w:date="2025-10-09T19:45:00Z"/>
                <w:lang w:val="en-US"/>
                <w:rPrChange w:id="3591" w:author="mikle" w:date="2025-10-09T19:51:00Z" w16du:dateUtc="2025-10-10T02:51:00Z">
                  <w:rPr>
                    <w:ins w:id="3592" w:author="mikle" w:date="2025-10-09T19:45:00Z"/>
                  </w:rPr>
                </w:rPrChange>
              </w:rPr>
            </w:pPr>
            <w:ins w:id="3593" w:author="mikle" w:date="2025-10-09T19:45:00Z">
              <w:r w:rsidRPr="005D13B9">
                <w:rPr>
                  <w:lang w:val="en-US"/>
                  <w:rPrChange w:id="3594" w:author="mikle" w:date="2025-10-09T19:51:00Z" w16du:dateUtc="2025-10-10T02:51:00Z">
                    <w:rPr/>
                  </w:rPrChange>
                </w:rPr>
                <w:t xml:space="preserve">        self.use_5pct_error_r = use_5pct_error_r</w:t>
              </w:r>
            </w:ins>
          </w:p>
          <w:p w14:paraId="3A40C99B" w14:textId="77777777" w:rsidR="00BE130F" w:rsidRPr="005D13B9" w:rsidRDefault="00BE130F" w:rsidP="00BE130F">
            <w:pPr>
              <w:jc w:val="both"/>
              <w:rPr>
                <w:ins w:id="3595" w:author="mikle" w:date="2025-10-09T19:45:00Z"/>
                <w:lang w:val="en-US"/>
                <w:rPrChange w:id="3596" w:author="mikle" w:date="2025-10-09T19:51:00Z" w16du:dateUtc="2025-10-10T02:51:00Z">
                  <w:rPr>
                    <w:ins w:id="3597" w:author="mikle" w:date="2025-10-09T19:45:00Z"/>
                  </w:rPr>
                </w:rPrChange>
              </w:rPr>
            </w:pPr>
            <w:ins w:id="3598" w:author="mikle" w:date="2025-10-09T19:45:00Z">
              <w:r w:rsidRPr="005D13B9">
                <w:rPr>
                  <w:lang w:val="en-US"/>
                  <w:rPrChange w:id="3599" w:author="mikle" w:date="2025-10-09T19:51:00Z" w16du:dateUtc="2025-10-10T02:51:00Z">
                    <w:rPr/>
                  </w:rPrChange>
                </w:rPr>
                <w:t xml:space="preserve">        self.meas_scale = float(meas_scale)</w:t>
              </w:r>
            </w:ins>
          </w:p>
          <w:p w14:paraId="62831699" w14:textId="77777777" w:rsidR="00BE130F" w:rsidRPr="005D13B9" w:rsidRDefault="00BE130F" w:rsidP="00BE130F">
            <w:pPr>
              <w:jc w:val="both"/>
              <w:rPr>
                <w:ins w:id="3600" w:author="mikle" w:date="2025-10-09T19:45:00Z"/>
                <w:lang w:val="en-US"/>
                <w:rPrChange w:id="3601" w:author="mikle" w:date="2025-10-09T19:51:00Z" w16du:dateUtc="2025-10-10T02:51:00Z">
                  <w:rPr>
                    <w:ins w:id="3602" w:author="mikle" w:date="2025-10-09T19:45:00Z"/>
                  </w:rPr>
                </w:rPrChange>
              </w:rPr>
            </w:pPr>
          </w:p>
          <w:p w14:paraId="5A06DCDF" w14:textId="77777777" w:rsidR="00BE130F" w:rsidRPr="005D13B9" w:rsidRDefault="00BE130F" w:rsidP="00BE130F">
            <w:pPr>
              <w:jc w:val="both"/>
              <w:rPr>
                <w:ins w:id="3603" w:author="mikle" w:date="2025-10-09T19:45:00Z"/>
                <w:lang w:val="en-US"/>
                <w:rPrChange w:id="3604" w:author="mikle" w:date="2025-10-09T19:51:00Z" w16du:dateUtc="2025-10-10T02:51:00Z">
                  <w:rPr>
                    <w:ins w:id="3605" w:author="mikle" w:date="2025-10-09T19:45:00Z"/>
                  </w:rPr>
                </w:rPrChange>
              </w:rPr>
            </w:pPr>
            <w:ins w:id="3606" w:author="mikle" w:date="2025-10-09T19:45:00Z">
              <w:r w:rsidRPr="005D13B9">
                <w:rPr>
                  <w:lang w:val="en-US"/>
                  <w:rPrChange w:id="3607" w:author="mikle" w:date="2025-10-09T19:51:00Z" w16du:dateUtc="2025-10-10T02:51:00Z">
                    <w:rPr/>
                  </w:rPrChange>
                </w:rPr>
                <w:t xml:space="preserve">    def _meas_psi(self, psi_true):</w:t>
              </w:r>
            </w:ins>
          </w:p>
          <w:p w14:paraId="5454496D" w14:textId="77777777" w:rsidR="00BE130F" w:rsidRPr="005D13B9" w:rsidRDefault="00BE130F" w:rsidP="00BE130F">
            <w:pPr>
              <w:jc w:val="both"/>
              <w:rPr>
                <w:ins w:id="3608" w:author="mikle" w:date="2025-10-09T19:45:00Z"/>
                <w:lang w:val="en-US"/>
                <w:rPrChange w:id="3609" w:author="mikle" w:date="2025-10-09T19:51:00Z" w16du:dateUtc="2025-10-10T02:51:00Z">
                  <w:rPr>
                    <w:ins w:id="3610" w:author="mikle" w:date="2025-10-09T19:45:00Z"/>
                  </w:rPr>
                </w:rPrChange>
              </w:rPr>
            </w:pPr>
            <w:ins w:id="3611" w:author="mikle" w:date="2025-10-09T19:45:00Z">
              <w:r w:rsidRPr="005D13B9">
                <w:rPr>
                  <w:lang w:val="en-US"/>
                  <w:rPrChange w:id="3612" w:author="mikle" w:date="2025-10-09T19:51:00Z" w16du:dateUtc="2025-10-10T02:51:00Z">
                    <w:rPr/>
                  </w:rPrChange>
                </w:rPr>
                <w:t xml:space="preserve">        return self.meas_scale * psi_true if self.use_5pct_error_psi else psi_true</w:t>
              </w:r>
            </w:ins>
          </w:p>
          <w:p w14:paraId="4091C273" w14:textId="77777777" w:rsidR="00BE130F" w:rsidRPr="005D13B9" w:rsidRDefault="00BE130F" w:rsidP="00BE130F">
            <w:pPr>
              <w:jc w:val="both"/>
              <w:rPr>
                <w:ins w:id="3613" w:author="mikle" w:date="2025-10-09T19:45:00Z"/>
                <w:lang w:val="en-US"/>
                <w:rPrChange w:id="3614" w:author="mikle" w:date="2025-10-09T19:51:00Z" w16du:dateUtc="2025-10-10T02:51:00Z">
                  <w:rPr>
                    <w:ins w:id="3615" w:author="mikle" w:date="2025-10-09T19:45:00Z"/>
                  </w:rPr>
                </w:rPrChange>
              </w:rPr>
            </w:pPr>
          </w:p>
          <w:p w14:paraId="32DD862D" w14:textId="77777777" w:rsidR="00BE130F" w:rsidRPr="005D13B9" w:rsidRDefault="00BE130F" w:rsidP="00BE130F">
            <w:pPr>
              <w:jc w:val="both"/>
              <w:rPr>
                <w:ins w:id="3616" w:author="mikle" w:date="2025-10-09T19:45:00Z"/>
                <w:lang w:val="en-US"/>
                <w:rPrChange w:id="3617" w:author="mikle" w:date="2025-10-09T19:51:00Z" w16du:dateUtc="2025-10-10T02:51:00Z">
                  <w:rPr>
                    <w:ins w:id="3618" w:author="mikle" w:date="2025-10-09T19:45:00Z"/>
                  </w:rPr>
                </w:rPrChange>
              </w:rPr>
            </w:pPr>
            <w:ins w:id="3619" w:author="mikle" w:date="2025-10-09T19:45:00Z">
              <w:r w:rsidRPr="005D13B9">
                <w:rPr>
                  <w:lang w:val="en-US"/>
                  <w:rPrChange w:id="3620" w:author="mikle" w:date="2025-10-09T19:51:00Z" w16du:dateUtc="2025-10-10T02:51:00Z">
                    <w:rPr/>
                  </w:rPrChange>
                </w:rPr>
                <w:t xml:space="preserve">    def _meas_r(self, r_true):</w:t>
              </w:r>
            </w:ins>
          </w:p>
          <w:p w14:paraId="7771425D" w14:textId="77777777" w:rsidR="00BE130F" w:rsidRPr="005D13B9" w:rsidRDefault="00BE130F" w:rsidP="00BE130F">
            <w:pPr>
              <w:jc w:val="both"/>
              <w:rPr>
                <w:ins w:id="3621" w:author="mikle" w:date="2025-10-09T19:45:00Z"/>
                <w:lang w:val="en-US"/>
                <w:rPrChange w:id="3622" w:author="mikle" w:date="2025-10-09T19:51:00Z" w16du:dateUtc="2025-10-10T02:51:00Z">
                  <w:rPr>
                    <w:ins w:id="3623" w:author="mikle" w:date="2025-10-09T19:45:00Z"/>
                  </w:rPr>
                </w:rPrChange>
              </w:rPr>
            </w:pPr>
            <w:ins w:id="3624" w:author="mikle" w:date="2025-10-09T19:45:00Z">
              <w:r w:rsidRPr="005D13B9">
                <w:rPr>
                  <w:lang w:val="en-US"/>
                  <w:rPrChange w:id="3625" w:author="mikle" w:date="2025-10-09T19:51:00Z" w16du:dateUtc="2025-10-10T02:51:00Z">
                    <w:rPr/>
                  </w:rPrChange>
                </w:rPr>
                <w:t xml:space="preserve">        return self.meas_scale * r_true if self.use_5pct_error_r else r_true</w:t>
              </w:r>
            </w:ins>
          </w:p>
          <w:p w14:paraId="4F0BD7B4" w14:textId="77777777" w:rsidR="00BE130F" w:rsidRPr="005D13B9" w:rsidRDefault="00BE130F" w:rsidP="00BE130F">
            <w:pPr>
              <w:jc w:val="both"/>
              <w:rPr>
                <w:ins w:id="3626" w:author="mikle" w:date="2025-10-09T19:45:00Z"/>
                <w:lang w:val="en-US"/>
                <w:rPrChange w:id="3627" w:author="mikle" w:date="2025-10-09T19:51:00Z" w16du:dateUtc="2025-10-10T02:51:00Z">
                  <w:rPr>
                    <w:ins w:id="3628" w:author="mikle" w:date="2025-10-09T19:45:00Z"/>
                  </w:rPr>
                </w:rPrChange>
              </w:rPr>
            </w:pPr>
          </w:p>
          <w:p w14:paraId="145F0037" w14:textId="77777777" w:rsidR="00BE130F" w:rsidRPr="005D13B9" w:rsidRDefault="00BE130F" w:rsidP="00BE130F">
            <w:pPr>
              <w:jc w:val="both"/>
              <w:rPr>
                <w:ins w:id="3629" w:author="mikle" w:date="2025-10-09T19:45:00Z"/>
                <w:lang w:val="en-US"/>
                <w:rPrChange w:id="3630" w:author="mikle" w:date="2025-10-09T19:51:00Z" w16du:dateUtc="2025-10-10T02:51:00Z">
                  <w:rPr>
                    <w:ins w:id="3631" w:author="mikle" w:date="2025-10-09T19:45:00Z"/>
                  </w:rPr>
                </w:rPrChange>
              </w:rPr>
            </w:pPr>
            <w:ins w:id="3632" w:author="mikle" w:date="2025-10-09T19:45:00Z">
              <w:r w:rsidRPr="005D13B9">
                <w:rPr>
                  <w:lang w:val="en-US"/>
                  <w:rPrChange w:id="3633" w:author="mikle" w:date="2025-10-09T19:51:00Z" w16du:dateUtc="2025-10-10T02:51:00Z">
                    <w:rPr/>
                  </w:rPrChange>
                </w:rPr>
                <w:t xml:space="preserve">    def control_voltage(self, psi_rad, wy_rad_s, psi_dist_deg):</w:t>
              </w:r>
            </w:ins>
          </w:p>
          <w:p w14:paraId="1B980012" w14:textId="77777777" w:rsidR="00BE130F" w:rsidRPr="005D13B9" w:rsidRDefault="00BE130F" w:rsidP="00BE130F">
            <w:pPr>
              <w:jc w:val="both"/>
              <w:rPr>
                <w:ins w:id="3634" w:author="mikle" w:date="2025-10-09T19:45:00Z"/>
                <w:lang w:val="en-US"/>
                <w:rPrChange w:id="3635" w:author="mikle" w:date="2025-10-09T19:51:00Z" w16du:dateUtc="2025-10-10T02:51:00Z">
                  <w:rPr>
                    <w:ins w:id="3636" w:author="mikle" w:date="2025-10-09T19:45:00Z"/>
                  </w:rPr>
                </w:rPrChange>
              </w:rPr>
            </w:pPr>
            <w:ins w:id="3637" w:author="mikle" w:date="2025-10-09T19:45:00Z">
              <w:r w:rsidRPr="005D13B9">
                <w:rPr>
                  <w:lang w:val="en-US"/>
                  <w:rPrChange w:id="3638" w:author="mikle" w:date="2025-10-09T19:51:00Z" w16du:dateUtc="2025-10-10T02:51:00Z">
                    <w:rPr/>
                  </w:rPrChange>
                </w:rPr>
                <w:t xml:space="preserve">        psi_meas = self._meas_psi(psi_rad)</w:t>
              </w:r>
            </w:ins>
          </w:p>
          <w:p w14:paraId="31476DF5" w14:textId="77777777" w:rsidR="00BE130F" w:rsidRPr="005D13B9" w:rsidRDefault="00BE130F" w:rsidP="00BE130F">
            <w:pPr>
              <w:jc w:val="both"/>
              <w:rPr>
                <w:ins w:id="3639" w:author="mikle" w:date="2025-10-09T19:45:00Z"/>
                <w:lang w:val="en-US"/>
                <w:rPrChange w:id="3640" w:author="mikle" w:date="2025-10-09T19:51:00Z" w16du:dateUtc="2025-10-10T02:51:00Z">
                  <w:rPr>
                    <w:ins w:id="3641" w:author="mikle" w:date="2025-10-09T19:45:00Z"/>
                  </w:rPr>
                </w:rPrChange>
              </w:rPr>
            </w:pPr>
            <w:ins w:id="3642" w:author="mikle" w:date="2025-10-09T19:45:00Z">
              <w:r w:rsidRPr="005D13B9">
                <w:rPr>
                  <w:lang w:val="en-US"/>
                  <w:rPrChange w:id="3643" w:author="mikle" w:date="2025-10-09T19:51:00Z" w16du:dateUtc="2025-10-10T02:51:00Z">
                    <w:rPr/>
                  </w:rPrChange>
                </w:rPr>
                <w:t xml:space="preserve">        r_meas = self._meas_r(wy_rad_s)</w:t>
              </w:r>
            </w:ins>
          </w:p>
          <w:p w14:paraId="1C522B6B" w14:textId="77777777" w:rsidR="00BE130F" w:rsidRPr="005D13B9" w:rsidRDefault="00BE130F" w:rsidP="00BE130F">
            <w:pPr>
              <w:jc w:val="both"/>
              <w:rPr>
                <w:ins w:id="3644" w:author="mikle" w:date="2025-10-09T19:45:00Z"/>
                <w:lang w:val="en-US"/>
                <w:rPrChange w:id="3645" w:author="mikle" w:date="2025-10-09T19:51:00Z" w16du:dateUtc="2025-10-10T02:51:00Z">
                  <w:rPr>
                    <w:ins w:id="3646" w:author="mikle" w:date="2025-10-09T19:45:00Z"/>
                  </w:rPr>
                </w:rPrChange>
              </w:rPr>
            </w:pPr>
            <w:ins w:id="3647" w:author="mikle" w:date="2025-10-09T19:45:00Z">
              <w:r w:rsidRPr="005D13B9">
                <w:rPr>
                  <w:lang w:val="en-US"/>
                  <w:rPrChange w:id="3648" w:author="mikle" w:date="2025-10-09T19:51:00Z" w16du:dateUtc="2025-10-10T02:51:00Z">
                    <w:rPr/>
                  </w:rPrChange>
                </w:rPr>
                <w:t xml:space="preserve">        e_deg = psi_dist_deg - psi_meas * RAD2DEG</w:t>
              </w:r>
            </w:ins>
          </w:p>
          <w:p w14:paraId="1758726D" w14:textId="77777777" w:rsidR="00BE130F" w:rsidRPr="005D13B9" w:rsidRDefault="00BE130F" w:rsidP="00BE130F">
            <w:pPr>
              <w:jc w:val="both"/>
              <w:rPr>
                <w:ins w:id="3649" w:author="mikle" w:date="2025-10-09T19:45:00Z"/>
                <w:lang w:val="en-US"/>
                <w:rPrChange w:id="3650" w:author="mikle" w:date="2025-10-09T19:51:00Z" w16du:dateUtc="2025-10-10T02:51:00Z">
                  <w:rPr>
                    <w:ins w:id="3651" w:author="mikle" w:date="2025-10-09T19:45:00Z"/>
                  </w:rPr>
                </w:rPrChange>
              </w:rPr>
            </w:pPr>
            <w:ins w:id="3652" w:author="mikle" w:date="2025-10-09T19:45:00Z">
              <w:r w:rsidRPr="005D13B9">
                <w:rPr>
                  <w:lang w:val="en-US"/>
                  <w:rPrChange w:id="3653" w:author="mikle" w:date="2025-10-09T19:51:00Z" w16du:dateUtc="2025-10-10T02:51:00Z">
                    <w:rPr/>
                  </w:rPrChange>
                </w:rPr>
                <w:t xml:space="preserve">        while e_deg &lt;= -180.0:</w:t>
              </w:r>
            </w:ins>
          </w:p>
          <w:p w14:paraId="372A8F2C" w14:textId="77777777" w:rsidR="00BE130F" w:rsidRPr="005D13B9" w:rsidRDefault="00BE130F" w:rsidP="00BE130F">
            <w:pPr>
              <w:jc w:val="both"/>
              <w:rPr>
                <w:ins w:id="3654" w:author="mikle" w:date="2025-10-09T19:45:00Z"/>
                <w:lang w:val="en-US"/>
                <w:rPrChange w:id="3655" w:author="mikle" w:date="2025-10-09T19:51:00Z" w16du:dateUtc="2025-10-10T02:51:00Z">
                  <w:rPr>
                    <w:ins w:id="3656" w:author="mikle" w:date="2025-10-09T19:45:00Z"/>
                  </w:rPr>
                </w:rPrChange>
              </w:rPr>
            </w:pPr>
            <w:ins w:id="3657" w:author="mikle" w:date="2025-10-09T19:45:00Z">
              <w:r w:rsidRPr="005D13B9">
                <w:rPr>
                  <w:lang w:val="en-US"/>
                  <w:rPrChange w:id="3658" w:author="mikle" w:date="2025-10-09T19:51:00Z" w16du:dateUtc="2025-10-10T02:51:00Z">
                    <w:rPr/>
                  </w:rPrChange>
                </w:rPr>
                <w:t xml:space="preserve">            e_deg += 360.0</w:t>
              </w:r>
            </w:ins>
          </w:p>
          <w:p w14:paraId="76C36113" w14:textId="77777777" w:rsidR="00BE130F" w:rsidRPr="005D13B9" w:rsidRDefault="00BE130F" w:rsidP="00BE130F">
            <w:pPr>
              <w:jc w:val="both"/>
              <w:rPr>
                <w:ins w:id="3659" w:author="mikle" w:date="2025-10-09T19:45:00Z"/>
                <w:lang w:val="en-US"/>
                <w:rPrChange w:id="3660" w:author="mikle" w:date="2025-10-09T19:51:00Z" w16du:dateUtc="2025-10-10T02:51:00Z">
                  <w:rPr>
                    <w:ins w:id="3661" w:author="mikle" w:date="2025-10-09T19:45:00Z"/>
                  </w:rPr>
                </w:rPrChange>
              </w:rPr>
            </w:pPr>
            <w:ins w:id="3662" w:author="mikle" w:date="2025-10-09T19:45:00Z">
              <w:r w:rsidRPr="005D13B9">
                <w:rPr>
                  <w:lang w:val="en-US"/>
                  <w:rPrChange w:id="3663" w:author="mikle" w:date="2025-10-09T19:51:00Z" w16du:dateUtc="2025-10-10T02:51:00Z">
                    <w:rPr/>
                  </w:rPrChange>
                </w:rPr>
                <w:t xml:space="preserve">        while e_deg &gt; 180.0:</w:t>
              </w:r>
            </w:ins>
          </w:p>
          <w:p w14:paraId="40700ACA" w14:textId="77777777" w:rsidR="00BE130F" w:rsidRPr="005D13B9" w:rsidRDefault="00BE130F" w:rsidP="00BE130F">
            <w:pPr>
              <w:jc w:val="both"/>
              <w:rPr>
                <w:ins w:id="3664" w:author="mikle" w:date="2025-10-09T19:45:00Z"/>
                <w:lang w:val="en-US"/>
                <w:rPrChange w:id="3665" w:author="mikle" w:date="2025-10-09T19:51:00Z" w16du:dateUtc="2025-10-10T02:51:00Z">
                  <w:rPr>
                    <w:ins w:id="3666" w:author="mikle" w:date="2025-10-09T19:45:00Z"/>
                  </w:rPr>
                </w:rPrChange>
              </w:rPr>
            </w:pPr>
            <w:ins w:id="3667" w:author="mikle" w:date="2025-10-09T19:45:00Z">
              <w:r w:rsidRPr="005D13B9">
                <w:rPr>
                  <w:lang w:val="en-US"/>
                  <w:rPrChange w:id="3668" w:author="mikle" w:date="2025-10-09T19:51:00Z" w16du:dateUtc="2025-10-10T02:51:00Z">
                    <w:rPr/>
                  </w:rPrChange>
                </w:rPr>
                <w:t xml:space="preserve">            e_deg -= 360.0</w:t>
              </w:r>
            </w:ins>
          </w:p>
          <w:p w14:paraId="255ACF03" w14:textId="77777777" w:rsidR="00BE130F" w:rsidRPr="005D13B9" w:rsidRDefault="00BE130F" w:rsidP="00BE130F">
            <w:pPr>
              <w:jc w:val="both"/>
              <w:rPr>
                <w:ins w:id="3669" w:author="mikle" w:date="2025-10-09T19:45:00Z"/>
                <w:lang w:val="en-US"/>
                <w:rPrChange w:id="3670" w:author="mikle" w:date="2025-10-09T19:51:00Z" w16du:dateUtc="2025-10-10T02:51:00Z">
                  <w:rPr>
                    <w:ins w:id="3671" w:author="mikle" w:date="2025-10-09T19:45:00Z"/>
                  </w:rPr>
                </w:rPrChange>
              </w:rPr>
            </w:pPr>
            <w:ins w:id="3672" w:author="mikle" w:date="2025-10-09T19:45:00Z">
              <w:r w:rsidRPr="005D13B9">
                <w:rPr>
                  <w:lang w:val="en-US"/>
                  <w:rPrChange w:id="3673" w:author="mikle" w:date="2025-10-09T19:51:00Z" w16du:dateUtc="2025-10-10T02:51:00Z">
                    <w:rPr/>
                  </w:rPrChange>
                </w:rPr>
                <w:t xml:space="preserve">        wy_deg_s = r_meas * RAD2DEG</w:t>
              </w:r>
            </w:ins>
          </w:p>
          <w:p w14:paraId="27C46196" w14:textId="77777777" w:rsidR="00BE130F" w:rsidRPr="005D13B9" w:rsidRDefault="00BE130F" w:rsidP="00BE130F">
            <w:pPr>
              <w:jc w:val="both"/>
              <w:rPr>
                <w:ins w:id="3674" w:author="mikle" w:date="2025-10-09T19:45:00Z"/>
                <w:lang w:val="en-US"/>
                <w:rPrChange w:id="3675" w:author="mikle" w:date="2025-10-09T19:51:00Z" w16du:dateUtc="2025-10-10T02:51:00Z">
                  <w:rPr>
                    <w:ins w:id="3676" w:author="mikle" w:date="2025-10-09T19:45:00Z"/>
                  </w:rPr>
                </w:rPrChange>
              </w:rPr>
            </w:pPr>
            <w:ins w:id="3677" w:author="mikle" w:date="2025-10-09T19:45:00Z">
              <w:r w:rsidRPr="005D13B9">
                <w:rPr>
                  <w:lang w:val="en-US"/>
                  <w:rPrChange w:id="3678" w:author="mikle" w:date="2025-10-09T19:51:00Z" w16du:dateUtc="2025-10-10T02:51:00Z">
                    <w:rPr/>
                  </w:rPrChange>
                </w:rPr>
                <w:t xml:space="preserve">        u = self.K1 * e_deg - self.K2 * wy_deg_s</w:t>
              </w:r>
            </w:ins>
          </w:p>
          <w:p w14:paraId="33E07383" w14:textId="77777777" w:rsidR="00BE130F" w:rsidRPr="005D13B9" w:rsidRDefault="00BE130F" w:rsidP="00BE130F">
            <w:pPr>
              <w:jc w:val="both"/>
              <w:rPr>
                <w:ins w:id="3679" w:author="mikle" w:date="2025-10-09T19:45:00Z"/>
                <w:lang w:val="en-US"/>
                <w:rPrChange w:id="3680" w:author="mikle" w:date="2025-10-09T19:51:00Z" w16du:dateUtc="2025-10-10T02:51:00Z">
                  <w:rPr>
                    <w:ins w:id="3681" w:author="mikle" w:date="2025-10-09T19:45:00Z"/>
                  </w:rPr>
                </w:rPrChange>
              </w:rPr>
            </w:pPr>
            <w:ins w:id="3682" w:author="mikle" w:date="2025-10-09T19:45:00Z">
              <w:r w:rsidRPr="005D13B9">
                <w:rPr>
                  <w:lang w:val="en-US"/>
                  <w:rPrChange w:id="3683" w:author="mikle" w:date="2025-10-09T19:51:00Z" w16du:dateUtc="2025-10-10T02:51:00Z">
                    <w:rPr/>
                  </w:rPrChange>
                </w:rPr>
                <w:t xml:space="preserve">        if u &gt; self.Umax:</w:t>
              </w:r>
            </w:ins>
          </w:p>
          <w:p w14:paraId="44BC2F06" w14:textId="77777777" w:rsidR="00BE130F" w:rsidRPr="005D13B9" w:rsidRDefault="00BE130F" w:rsidP="00BE130F">
            <w:pPr>
              <w:jc w:val="both"/>
              <w:rPr>
                <w:ins w:id="3684" w:author="mikle" w:date="2025-10-09T19:45:00Z"/>
                <w:lang w:val="en-US"/>
                <w:rPrChange w:id="3685" w:author="mikle" w:date="2025-10-09T19:51:00Z" w16du:dateUtc="2025-10-10T02:51:00Z">
                  <w:rPr>
                    <w:ins w:id="3686" w:author="mikle" w:date="2025-10-09T19:45:00Z"/>
                  </w:rPr>
                </w:rPrChange>
              </w:rPr>
            </w:pPr>
            <w:ins w:id="3687" w:author="mikle" w:date="2025-10-09T19:45:00Z">
              <w:r w:rsidRPr="005D13B9">
                <w:rPr>
                  <w:lang w:val="en-US"/>
                  <w:rPrChange w:id="3688" w:author="mikle" w:date="2025-10-09T19:51:00Z" w16du:dateUtc="2025-10-10T02:51:00Z">
                    <w:rPr/>
                  </w:rPrChange>
                </w:rPr>
                <w:t xml:space="preserve">            u = self.Umax</w:t>
              </w:r>
            </w:ins>
          </w:p>
          <w:p w14:paraId="0264C922" w14:textId="77777777" w:rsidR="00BE130F" w:rsidRPr="005D13B9" w:rsidRDefault="00BE130F" w:rsidP="00BE130F">
            <w:pPr>
              <w:jc w:val="both"/>
              <w:rPr>
                <w:ins w:id="3689" w:author="mikle" w:date="2025-10-09T19:45:00Z"/>
                <w:lang w:val="en-US"/>
                <w:rPrChange w:id="3690" w:author="mikle" w:date="2025-10-09T19:51:00Z" w16du:dateUtc="2025-10-10T02:51:00Z">
                  <w:rPr>
                    <w:ins w:id="3691" w:author="mikle" w:date="2025-10-09T19:45:00Z"/>
                  </w:rPr>
                </w:rPrChange>
              </w:rPr>
            </w:pPr>
            <w:ins w:id="3692" w:author="mikle" w:date="2025-10-09T19:45:00Z">
              <w:r w:rsidRPr="005D13B9">
                <w:rPr>
                  <w:lang w:val="en-US"/>
                  <w:rPrChange w:id="3693" w:author="mikle" w:date="2025-10-09T19:51:00Z" w16du:dateUtc="2025-10-10T02:51:00Z">
                    <w:rPr/>
                  </w:rPrChange>
                </w:rPr>
                <w:t xml:space="preserve">        if u &lt; -self.Umax:</w:t>
              </w:r>
            </w:ins>
          </w:p>
          <w:p w14:paraId="6F84C98F" w14:textId="77777777" w:rsidR="00BE130F" w:rsidRPr="005D13B9" w:rsidRDefault="00BE130F" w:rsidP="00BE130F">
            <w:pPr>
              <w:jc w:val="both"/>
              <w:rPr>
                <w:ins w:id="3694" w:author="mikle" w:date="2025-10-09T19:45:00Z"/>
                <w:lang w:val="en-US"/>
                <w:rPrChange w:id="3695" w:author="mikle" w:date="2025-10-09T19:51:00Z" w16du:dateUtc="2025-10-10T02:51:00Z">
                  <w:rPr>
                    <w:ins w:id="3696" w:author="mikle" w:date="2025-10-09T19:45:00Z"/>
                  </w:rPr>
                </w:rPrChange>
              </w:rPr>
            </w:pPr>
            <w:ins w:id="3697" w:author="mikle" w:date="2025-10-09T19:45:00Z">
              <w:r w:rsidRPr="005D13B9">
                <w:rPr>
                  <w:lang w:val="en-US"/>
                  <w:rPrChange w:id="3698" w:author="mikle" w:date="2025-10-09T19:51:00Z" w16du:dateUtc="2025-10-10T02:51:00Z">
                    <w:rPr/>
                  </w:rPrChange>
                </w:rPr>
                <w:t xml:space="preserve">            u = -self.Umax</w:t>
              </w:r>
            </w:ins>
          </w:p>
          <w:p w14:paraId="5435533C" w14:textId="77777777" w:rsidR="00BE130F" w:rsidRPr="005D13B9" w:rsidRDefault="00BE130F" w:rsidP="00BE130F">
            <w:pPr>
              <w:jc w:val="both"/>
              <w:rPr>
                <w:ins w:id="3699" w:author="mikle" w:date="2025-10-09T19:45:00Z"/>
                <w:lang w:val="en-US"/>
                <w:rPrChange w:id="3700" w:author="mikle" w:date="2025-10-09T19:51:00Z" w16du:dateUtc="2025-10-10T02:51:00Z">
                  <w:rPr>
                    <w:ins w:id="3701" w:author="mikle" w:date="2025-10-09T19:45:00Z"/>
                  </w:rPr>
                </w:rPrChange>
              </w:rPr>
            </w:pPr>
            <w:ins w:id="3702" w:author="mikle" w:date="2025-10-09T19:45:00Z">
              <w:r w:rsidRPr="005D13B9">
                <w:rPr>
                  <w:lang w:val="en-US"/>
                  <w:rPrChange w:id="3703" w:author="mikle" w:date="2025-10-09T19:51:00Z" w16du:dateUtc="2025-10-10T02:51:00Z">
                    <w:rPr/>
                  </w:rPrChange>
                </w:rPr>
                <w:t xml:space="preserve">        return u</w:t>
              </w:r>
            </w:ins>
          </w:p>
          <w:p w14:paraId="1CC6FEF0" w14:textId="77777777" w:rsidR="00BE130F" w:rsidRPr="005D13B9" w:rsidRDefault="00BE130F" w:rsidP="00BE130F">
            <w:pPr>
              <w:jc w:val="both"/>
              <w:rPr>
                <w:ins w:id="3704" w:author="mikle" w:date="2025-10-09T19:45:00Z"/>
                <w:lang w:val="en-US"/>
                <w:rPrChange w:id="3705" w:author="mikle" w:date="2025-10-09T19:51:00Z" w16du:dateUtc="2025-10-10T02:51:00Z">
                  <w:rPr>
                    <w:ins w:id="3706" w:author="mikle" w:date="2025-10-09T19:45:00Z"/>
                  </w:rPr>
                </w:rPrChange>
              </w:rPr>
            </w:pPr>
          </w:p>
          <w:p w14:paraId="192F045F" w14:textId="77777777" w:rsidR="00BE130F" w:rsidRPr="005D13B9" w:rsidRDefault="00BE130F" w:rsidP="00BE130F">
            <w:pPr>
              <w:jc w:val="both"/>
              <w:rPr>
                <w:ins w:id="3707" w:author="mikle" w:date="2025-10-09T19:45:00Z"/>
                <w:lang w:val="en-US"/>
                <w:rPrChange w:id="3708" w:author="mikle" w:date="2025-10-09T19:51:00Z" w16du:dateUtc="2025-10-10T02:51:00Z">
                  <w:rPr>
                    <w:ins w:id="3709" w:author="mikle" w:date="2025-10-09T19:45:00Z"/>
                  </w:rPr>
                </w:rPrChange>
              </w:rPr>
            </w:pPr>
            <w:ins w:id="3710" w:author="mikle" w:date="2025-10-09T19:45:00Z">
              <w:r w:rsidRPr="005D13B9">
                <w:rPr>
                  <w:lang w:val="en-US"/>
                  <w:rPrChange w:id="3711" w:author="mikle" w:date="2025-10-09T19:51:00Z" w16du:dateUtc="2025-10-10T02:51:00Z">
                    <w:rPr/>
                  </w:rPrChange>
                </w:rPr>
                <w:t xml:space="preserve">    def f(self, psi, wy, Mdy, psi_dist_deg):</w:t>
              </w:r>
            </w:ins>
          </w:p>
          <w:p w14:paraId="3BC7796B" w14:textId="77777777" w:rsidR="00BE130F" w:rsidRPr="005D13B9" w:rsidRDefault="00BE130F" w:rsidP="00BE130F">
            <w:pPr>
              <w:jc w:val="both"/>
              <w:rPr>
                <w:ins w:id="3712" w:author="mikle" w:date="2025-10-09T19:45:00Z"/>
                <w:lang w:val="en-US"/>
                <w:rPrChange w:id="3713" w:author="mikle" w:date="2025-10-09T19:51:00Z" w16du:dateUtc="2025-10-10T02:51:00Z">
                  <w:rPr>
                    <w:ins w:id="3714" w:author="mikle" w:date="2025-10-09T19:45:00Z"/>
                  </w:rPr>
                </w:rPrChange>
              </w:rPr>
            </w:pPr>
            <w:ins w:id="3715" w:author="mikle" w:date="2025-10-09T19:45:00Z">
              <w:r w:rsidRPr="005D13B9">
                <w:rPr>
                  <w:lang w:val="en-US"/>
                  <w:rPrChange w:id="3716" w:author="mikle" w:date="2025-10-09T19:51:00Z" w16du:dateUtc="2025-10-10T02:51:00Z">
                    <w:rPr/>
                  </w:rPrChange>
                </w:rPr>
                <w:t xml:space="preserve">        Upsi = self.control_voltage(psi, wy, psi_dist_deg)</w:t>
              </w:r>
            </w:ins>
          </w:p>
          <w:p w14:paraId="6E89CD98" w14:textId="77777777" w:rsidR="00BE130F" w:rsidRPr="005D13B9" w:rsidRDefault="00BE130F" w:rsidP="00BE130F">
            <w:pPr>
              <w:jc w:val="both"/>
              <w:rPr>
                <w:ins w:id="3717" w:author="mikle" w:date="2025-10-09T19:45:00Z"/>
                <w:lang w:val="en-US"/>
                <w:rPrChange w:id="3718" w:author="mikle" w:date="2025-10-09T19:51:00Z" w16du:dateUtc="2025-10-10T02:51:00Z">
                  <w:rPr>
                    <w:ins w:id="3719" w:author="mikle" w:date="2025-10-09T19:45:00Z"/>
                  </w:rPr>
                </w:rPrChange>
              </w:rPr>
            </w:pPr>
            <w:ins w:id="3720" w:author="mikle" w:date="2025-10-09T19:45:00Z">
              <w:r w:rsidRPr="005D13B9">
                <w:rPr>
                  <w:lang w:val="en-US"/>
                  <w:rPrChange w:id="3721" w:author="mikle" w:date="2025-10-09T19:51:00Z" w16du:dateUtc="2025-10-10T02:51:00Z">
                    <w:rPr/>
                  </w:rPrChange>
                </w:rPr>
                <w:t xml:space="preserve">        dMdy = (self.Km * Upsi - Mdy) / self.Tdv</w:t>
              </w:r>
            </w:ins>
          </w:p>
          <w:p w14:paraId="37A12440" w14:textId="77777777" w:rsidR="00BE130F" w:rsidRPr="005D13B9" w:rsidRDefault="00BE130F" w:rsidP="00BE130F">
            <w:pPr>
              <w:jc w:val="both"/>
              <w:rPr>
                <w:ins w:id="3722" w:author="mikle" w:date="2025-10-09T19:45:00Z"/>
                <w:lang w:val="en-US"/>
                <w:rPrChange w:id="3723" w:author="mikle" w:date="2025-10-09T19:51:00Z" w16du:dateUtc="2025-10-10T02:51:00Z">
                  <w:rPr>
                    <w:ins w:id="3724" w:author="mikle" w:date="2025-10-09T19:45:00Z"/>
                  </w:rPr>
                </w:rPrChange>
              </w:rPr>
            </w:pPr>
            <w:ins w:id="3725" w:author="mikle" w:date="2025-10-09T19:45:00Z">
              <w:r w:rsidRPr="005D13B9">
                <w:rPr>
                  <w:lang w:val="en-US"/>
                  <w:rPrChange w:id="3726" w:author="mikle" w:date="2025-10-09T19:51:00Z" w16du:dateUtc="2025-10-10T02:51:00Z">
                    <w:rPr/>
                  </w:rPrChange>
                </w:rPr>
                <w:t xml:space="preserve">        Jtot = self.Jy + self.L55</w:t>
              </w:r>
            </w:ins>
          </w:p>
          <w:p w14:paraId="3BF8719C" w14:textId="77777777" w:rsidR="00BE130F" w:rsidRPr="005D13B9" w:rsidRDefault="00BE130F" w:rsidP="00BE130F">
            <w:pPr>
              <w:jc w:val="both"/>
              <w:rPr>
                <w:ins w:id="3727" w:author="mikle" w:date="2025-10-09T19:45:00Z"/>
                <w:lang w:val="en-US"/>
                <w:rPrChange w:id="3728" w:author="mikle" w:date="2025-10-09T19:51:00Z" w16du:dateUtc="2025-10-10T02:51:00Z">
                  <w:rPr>
                    <w:ins w:id="3729" w:author="mikle" w:date="2025-10-09T19:45:00Z"/>
                  </w:rPr>
                </w:rPrChange>
              </w:rPr>
            </w:pPr>
            <w:ins w:id="3730" w:author="mikle" w:date="2025-10-09T19:45:00Z">
              <w:r w:rsidRPr="005D13B9">
                <w:rPr>
                  <w:lang w:val="en-US"/>
                  <w:rPrChange w:id="3731" w:author="mikle" w:date="2025-10-09T19:51:00Z" w16du:dateUtc="2025-10-10T02:51:00Z">
                    <w:rPr/>
                  </w:rPrChange>
                </w:rPr>
                <w:t xml:space="preserve">        Mcur = self.l_yaw_arm * self.Fcur_yaw * math.sin(self.th_cur_yaw - psi)</w:t>
              </w:r>
            </w:ins>
          </w:p>
          <w:p w14:paraId="452B36A7" w14:textId="77777777" w:rsidR="00BE130F" w:rsidRPr="005D13B9" w:rsidRDefault="00BE130F" w:rsidP="00BE130F">
            <w:pPr>
              <w:jc w:val="both"/>
              <w:rPr>
                <w:ins w:id="3732" w:author="mikle" w:date="2025-10-09T19:45:00Z"/>
                <w:lang w:val="en-US"/>
                <w:rPrChange w:id="3733" w:author="mikle" w:date="2025-10-09T19:52:00Z" w16du:dateUtc="2025-10-10T02:52:00Z">
                  <w:rPr>
                    <w:ins w:id="3734" w:author="mikle" w:date="2025-10-09T19:45:00Z"/>
                  </w:rPr>
                </w:rPrChange>
              </w:rPr>
            </w:pPr>
            <w:ins w:id="3735" w:author="mikle" w:date="2025-10-09T19:45:00Z">
              <w:r w:rsidRPr="005D13B9">
                <w:rPr>
                  <w:lang w:val="en-US"/>
                  <w:rPrChange w:id="3736" w:author="mikle" w:date="2025-10-09T19:51:00Z" w16du:dateUtc="2025-10-10T02:51:00Z">
                    <w:rPr/>
                  </w:rPrChange>
                </w:rPr>
                <w:t xml:space="preserve">        </w:t>
              </w:r>
              <w:r w:rsidRPr="005D13B9">
                <w:rPr>
                  <w:lang w:val="en-US"/>
                  <w:rPrChange w:id="3737" w:author="mikle" w:date="2025-10-09T19:52:00Z" w16du:dateUtc="2025-10-10T02:52:00Z">
                    <w:rPr/>
                  </w:rPrChange>
                </w:rPr>
                <w:t>Mext = self.Mdist + Mcur</w:t>
              </w:r>
            </w:ins>
          </w:p>
          <w:p w14:paraId="25DC7B5D" w14:textId="77777777" w:rsidR="00BE130F" w:rsidRPr="005D13B9" w:rsidRDefault="00BE130F" w:rsidP="00BE130F">
            <w:pPr>
              <w:jc w:val="both"/>
              <w:rPr>
                <w:ins w:id="3738" w:author="mikle" w:date="2025-10-09T19:45:00Z"/>
                <w:lang w:val="en-US"/>
                <w:rPrChange w:id="3739" w:author="mikle" w:date="2025-10-09T19:52:00Z" w16du:dateUtc="2025-10-10T02:52:00Z">
                  <w:rPr>
                    <w:ins w:id="3740" w:author="mikle" w:date="2025-10-09T19:45:00Z"/>
                  </w:rPr>
                </w:rPrChange>
              </w:rPr>
            </w:pPr>
            <w:ins w:id="3741" w:author="mikle" w:date="2025-10-09T19:45:00Z">
              <w:r w:rsidRPr="005D13B9">
                <w:rPr>
                  <w:lang w:val="en-US"/>
                  <w:rPrChange w:id="3742" w:author="mikle" w:date="2025-10-09T19:52:00Z" w16du:dateUtc="2025-10-10T02:52:00Z">
                    <w:rPr/>
                  </w:rPrChange>
                </w:rPr>
                <w:t xml:space="preserve">        dwy = (Mdy + Mext - self.Cwy1 * abs(wy) * wy - self.Cwy2 * wy) / Jtot</w:t>
              </w:r>
            </w:ins>
          </w:p>
          <w:p w14:paraId="16755855" w14:textId="77777777" w:rsidR="00BE130F" w:rsidRPr="005D13B9" w:rsidRDefault="00BE130F" w:rsidP="00BE130F">
            <w:pPr>
              <w:jc w:val="both"/>
              <w:rPr>
                <w:ins w:id="3743" w:author="mikle" w:date="2025-10-09T19:45:00Z"/>
                <w:lang w:val="en-US"/>
                <w:rPrChange w:id="3744" w:author="mikle" w:date="2025-10-09T19:52:00Z" w16du:dateUtc="2025-10-10T02:52:00Z">
                  <w:rPr>
                    <w:ins w:id="3745" w:author="mikle" w:date="2025-10-09T19:45:00Z"/>
                  </w:rPr>
                </w:rPrChange>
              </w:rPr>
            </w:pPr>
            <w:ins w:id="3746" w:author="mikle" w:date="2025-10-09T19:45:00Z">
              <w:r w:rsidRPr="005D13B9">
                <w:rPr>
                  <w:lang w:val="en-US"/>
                  <w:rPrChange w:id="3747" w:author="mikle" w:date="2025-10-09T19:52:00Z" w16du:dateUtc="2025-10-10T02:52:00Z">
                    <w:rPr/>
                  </w:rPrChange>
                </w:rPr>
                <w:t xml:space="preserve">        dpsi = wy</w:t>
              </w:r>
            </w:ins>
          </w:p>
          <w:p w14:paraId="2ECA7B8A" w14:textId="77777777" w:rsidR="00BE130F" w:rsidRPr="005D13B9" w:rsidRDefault="00BE130F" w:rsidP="00BE130F">
            <w:pPr>
              <w:jc w:val="both"/>
              <w:rPr>
                <w:ins w:id="3748" w:author="mikle" w:date="2025-10-09T19:45:00Z"/>
                <w:lang w:val="en-US"/>
                <w:rPrChange w:id="3749" w:author="mikle" w:date="2025-10-09T19:52:00Z" w16du:dateUtc="2025-10-10T02:52:00Z">
                  <w:rPr>
                    <w:ins w:id="3750" w:author="mikle" w:date="2025-10-09T19:45:00Z"/>
                  </w:rPr>
                </w:rPrChange>
              </w:rPr>
            </w:pPr>
            <w:ins w:id="3751" w:author="mikle" w:date="2025-10-09T19:45:00Z">
              <w:r w:rsidRPr="005D13B9">
                <w:rPr>
                  <w:lang w:val="en-US"/>
                  <w:rPrChange w:id="3752" w:author="mikle" w:date="2025-10-09T19:52:00Z" w16du:dateUtc="2025-10-10T02:52:00Z">
                    <w:rPr/>
                  </w:rPrChange>
                </w:rPr>
                <w:t xml:space="preserve">        return dpsi, dwy, dMdy</w:t>
              </w:r>
            </w:ins>
          </w:p>
          <w:p w14:paraId="28F21BA0" w14:textId="77777777" w:rsidR="00BE130F" w:rsidRPr="005D13B9" w:rsidRDefault="00BE130F" w:rsidP="00BE130F">
            <w:pPr>
              <w:jc w:val="both"/>
              <w:rPr>
                <w:ins w:id="3753" w:author="mikle" w:date="2025-10-09T19:45:00Z"/>
                <w:lang w:val="en-US"/>
                <w:rPrChange w:id="3754" w:author="mikle" w:date="2025-10-09T19:52:00Z" w16du:dateUtc="2025-10-10T02:52:00Z">
                  <w:rPr>
                    <w:ins w:id="3755" w:author="mikle" w:date="2025-10-09T19:45:00Z"/>
                  </w:rPr>
                </w:rPrChange>
              </w:rPr>
            </w:pPr>
          </w:p>
          <w:p w14:paraId="6B1A8F55" w14:textId="77777777" w:rsidR="00BE130F" w:rsidRPr="005D13B9" w:rsidRDefault="00BE130F" w:rsidP="00BE130F">
            <w:pPr>
              <w:jc w:val="both"/>
              <w:rPr>
                <w:ins w:id="3756" w:author="mikle" w:date="2025-10-09T19:45:00Z"/>
                <w:lang w:val="en-US"/>
                <w:rPrChange w:id="3757" w:author="mikle" w:date="2025-10-09T19:52:00Z" w16du:dateUtc="2025-10-10T02:52:00Z">
                  <w:rPr>
                    <w:ins w:id="3758" w:author="mikle" w:date="2025-10-09T19:45:00Z"/>
                  </w:rPr>
                </w:rPrChange>
              </w:rPr>
            </w:pPr>
            <w:ins w:id="3759" w:author="mikle" w:date="2025-10-09T19:45:00Z">
              <w:r w:rsidRPr="005D13B9">
                <w:rPr>
                  <w:lang w:val="en-US"/>
                  <w:rPrChange w:id="3760" w:author="mikle" w:date="2025-10-09T19:52:00Z" w16du:dateUtc="2025-10-10T02:52:00Z">
                    <w:rPr/>
                  </w:rPrChange>
                </w:rPr>
                <w:t xml:space="preserve">    def rk4_step(self, psi_dist_deg):</w:t>
              </w:r>
            </w:ins>
          </w:p>
          <w:p w14:paraId="74F99148" w14:textId="77777777" w:rsidR="00BE130F" w:rsidRPr="005D13B9" w:rsidRDefault="00BE130F" w:rsidP="00BE130F">
            <w:pPr>
              <w:jc w:val="both"/>
              <w:rPr>
                <w:ins w:id="3761" w:author="mikle" w:date="2025-10-09T19:45:00Z"/>
                <w:lang w:val="en-US"/>
                <w:rPrChange w:id="3762" w:author="mikle" w:date="2025-10-09T19:52:00Z" w16du:dateUtc="2025-10-10T02:52:00Z">
                  <w:rPr>
                    <w:ins w:id="3763" w:author="mikle" w:date="2025-10-09T19:45:00Z"/>
                  </w:rPr>
                </w:rPrChange>
              </w:rPr>
            </w:pPr>
            <w:ins w:id="3764" w:author="mikle" w:date="2025-10-09T19:45:00Z">
              <w:r w:rsidRPr="005D13B9">
                <w:rPr>
                  <w:lang w:val="en-US"/>
                  <w:rPrChange w:id="3765" w:author="mikle" w:date="2025-10-09T19:52:00Z" w16du:dateUtc="2025-10-10T02:52:00Z">
                    <w:rPr/>
                  </w:rPrChange>
                </w:rPr>
                <w:t xml:space="preserve">        y1 = (self.psi, self.wy, self.Mdy)</w:t>
              </w:r>
            </w:ins>
          </w:p>
          <w:p w14:paraId="25477C75" w14:textId="77777777" w:rsidR="00BE130F" w:rsidRPr="005D13B9" w:rsidRDefault="00BE130F" w:rsidP="00BE130F">
            <w:pPr>
              <w:jc w:val="both"/>
              <w:rPr>
                <w:ins w:id="3766" w:author="mikle" w:date="2025-10-09T19:45:00Z"/>
                <w:lang w:val="en-US"/>
                <w:rPrChange w:id="3767" w:author="mikle" w:date="2025-10-09T19:52:00Z" w16du:dateUtc="2025-10-10T02:52:00Z">
                  <w:rPr>
                    <w:ins w:id="3768" w:author="mikle" w:date="2025-10-09T19:45:00Z"/>
                  </w:rPr>
                </w:rPrChange>
              </w:rPr>
            </w:pPr>
            <w:ins w:id="3769" w:author="mikle" w:date="2025-10-09T19:45:00Z">
              <w:r w:rsidRPr="005D13B9">
                <w:rPr>
                  <w:lang w:val="en-US"/>
                  <w:rPrChange w:id="3770" w:author="mikle" w:date="2025-10-09T19:52:00Z" w16du:dateUtc="2025-10-10T02:52:00Z">
                    <w:rPr/>
                  </w:rPrChange>
                </w:rPr>
                <w:t xml:space="preserve">        k1 = self.f(*y1, psi_dist_deg)</w:t>
              </w:r>
            </w:ins>
          </w:p>
          <w:p w14:paraId="427E4D60" w14:textId="77777777" w:rsidR="00BE130F" w:rsidRPr="005D13B9" w:rsidRDefault="00BE130F" w:rsidP="00BE130F">
            <w:pPr>
              <w:jc w:val="both"/>
              <w:rPr>
                <w:ins w:id="3771" w:author="mikle" w:date="2025-10-09T19:45:00Z"/>
                <w:lang w:val="en-US"/>
                <w:rPrChange w:id="3772" w:author="mikle" w:date="2025-10-09T19:52:00Z" w16du:dateUtc="2025-10-10T02:52:00Z">
                  <w:rPr>
                    <w:ins w:id="3773" w:author="mikle" w:date="2025-10-09T19:45:00Z"/>
                  </w:rPr>
                </w:rPrChange>
              </w:rPr>
            </w:pPr>
            <w:ins w:id="3774" w:author="mikle" w:date="2025-10-09T19:45:00Z">
              <w:r w:rsidRPr="005D13B9">
                <w:rPr>
                  <w:lang w:val="en-US"/>
                  <w:rPrChange w:id="3775" w:author="mikle" w:date="2025-10-09T19:52:00Z" w16du:dateUtc="2025-10-10T02:52:00Z">
                    <w:rPr/>
                  </w:rPrChange>
                </w:rPr>
                <w:t xml:space="preserve">        y2 = tuple(y1[i] + 0.5 * self.dt * k1[i] for i in range(3))</w:t>
              </w:r>
            </w:ins>
          </w:p>
          <w:p w14:paraId="026B308C" w14:textId="77777777" w:rsidR="00BE130F" w:rsidRPr="005D13B9" w:rsidRDefault="00BE130F" w:rsidP="00BE130F">
            <w:pPr>
              <w:jc w:val="both"/>
              <w:rPr>
                <w:ins w:id="3776" w:author="mikle" w:date="2025-10-09T19:45:00Z"/>
                <w:lang w:val="en-US"/>
                <w:rPrChange w:id="3777" w:author="mikle" w:date="2025-10-09T19:52:00Z" w16du:dateUtc="2025-10-10T02:52:00Z">
                  <w:rPr>
                    <w:ins w:id="3778" w:author="mikle" w:date="2025-10-09T19:45:00Z"/>
                  </w:rPr>
                </w:rPrChange>
              </w:rPr>
            </w:pPr>
            <w:ins w:id="3779" w:author="mikle" w:date="2025-10-09T19:45:00Z">
              <w:r w:rsidRPr="005D13B9">
                <w:rPr>
                  <w:lang w:val="en-US"/>
                  <w:rPrChange w:id="3780" w:author="mikle" w:date="2025-10-09T19:52:00Z" w16du:dateUtc="2025-10-10T02:52:00Z">
                    <w:rPr/>
                  </w:rPrChange>
                </w:rPr>
                <w:lastRenderedPageBreak/>
                <w:t xml:space="preserve">        k2 = self.f(*y2, psi_dist_deg)</w:t>
              </w:r>
            </w:ins>
          </w:p>
          <w:p w14:paraId="65322813" w14:textId="77777777" w:rsidR="00BE130F" w:rsidRPr="005D13B9" w:rsidRDefault="00BE130F" w:rsidP="00BE130F">
            <w:pPr>
              <w:jc w:val="both"/>
              <w:rPr>
                <w:ins w:id="3781" w:author="mikle" w:date="2025-10-09T19:45:00Z"/>
                <w:lang w:val="en-US"/>
                <w:rPrChange w:id="3782" w:author="mikle" w:date="2025-10-09T19:52:00Z" w16du:dateUtc="2025-10-10T02:52:00Z">
                  <w:rPr>
                    <w:ins w:id="3783" w:author="mikle" w:date="2025-10-09T19:45:00Z"/>
                  </w:rPr>
                </w:rPrChange>
              </w:rPr>
            </w:pPr>
            <w:ins w:id="3784" w:author="mikle" w:date="2025-10-09T19:45:00Z">
              <w:r w:rsidRPr="005D13B9">
                <w:rPr>
                  <w:lang w:val="en-US"/>
                  <w:rPrChange w:id="3785" w:author="mikle" w:date="2025-10-09T19:52:00Z" w16du:dateUtc="2025-10-10T02:52:00Z">
                    <w:rPr/>
                  </w:rPrChange>
                </w:rPr>
                <w:t xml:space="preserve">        y3 = tuple(y1[i] + 0.5 * self.dt * k2[i] for i in range(3))</w:t>
              </w:r>
            </w:ins>
          </w:p>
          <w:p w14:paraId="50384A1A" w14:textId="77777777" w:rsidR="00BE130F" w:rsidRPr="005D13B9" w:rsidRDefault="00BE130F" w:rsidP="00BE130F">
            <w:pPr>
              <w:jc w:val="both"/>
              <w:rPr>
                <w:ins w:id="3786" w:author="mikle" w:date="2025-10-09T19:45:00Z"/>
                <w:lang w:val="en-US"/>
                <w:rPrChange w:id="3787" w:author="mikle" w:date="2025-10-09T19:52:00Z" w16du:dateUtc="2025-10-10T02:52:00Z">
                  <w:rPr>
                    <w:ins w:id="3788" w:author="mikle" w:date="2025-10-09T19:45:00Z"/>
                  </w:rPr>
                </w:rPrChange>
              </w:rPr>
            </w:pPr>
            <w:ins w:id="3789" w:author="mikle" w:date="2025-10-09T19:45:00Z">
              <w:r w:rsidRPr="005D13B9">
                <w:rPr>
                  <w:lang w:val="en-US"/>
                  <w:rPrChange w:id="3790" w:author="mikle" w:date="2025-10-09T19:52:00Z" w16du:dateUtc="2025-10-10T02:52:00Z">
                    <w:rPr/>
                  </w:rPrChange>
                </w:rPr>
                <w:t xml:space="preserve">        k3 = self.f(*y3, psi_dist_deg)</w:t>
              </w:r>
            </w:ins>
          </w:p>
          <w:p w14:paraId="1A7FB930" w14:textId="77777777" w:rsidR="00BE130F" w:rsidRPr="005D13B9" w:rsidRDefault="00BE130F" w:rsidP="00BE130F">
            <w:pPr>
              <w:jc w:val="both"/>
              <w:rPr>
                <w:ins w:id="3791" w:author="mikle" w:date="2025-10-09T19:45:00Z"/>
                <w:lang w:val="en-US"/>
                <w:rPrChange w:id="3792" w:author="mikle" w:date="2025-10-09T19:52:00Z" w16du:dateUtc="2025-10-10T02:52:00Z">
                  <w:rPr>
                    <w:ins w:id="3793" w:author="mikle" w:date="2025-10-09T19:45:00Z"/>
                  </w:rPr>
                </w:rPrChange>
              </w:rPr>
            </w:pPr>
            <w:ins w:id="3794" w:author="mikle" w:date="2025-10-09T19:45:00Z">
              <w:r w:rsidRPr="005D13B9">
                <w:rPr>
                  <w:lang w:val="en-US"/>
                  <w:rPrChange w:id="3795" w:author="mikle" w:date="2025-10-09T19:52:00Z" w16du:dateUtc="2025-10-10T02:52:00Z">
                    <w:rPr/>
                  </w:rPrChange>
                </w:rPr>
                <w:t xml:space="preserve">        y4 = tuple(y1[i] + self.dt * k3[i] for i in range(3))</w:t>
              </w:r>
            </w:ins>
          </w:p>
          <w:p w14:paraId="30F035F0" w14:textId="77777777" w:rsidR="00BE130F" w:rsidRPr="005D13B9" w:rsidRDefault="00BE130F" w:rsidP="00BE130F">
            <w:pPr>
              <w:jc w:val="both"/>
              <w:rPr>
                <w:ins w:id="3796" w:author="mikle" w:date="2025-10-09T19:45:00Z"/>
                <w:lang w:val="en-US"/>
                <w:rPrChange w:id="3797" w:author="mikle" w:date="2025-10-09T19:52:00Z" w16du:dateUtc="2025-10-10T02:52:00Z">
                  <w:rPr>
                    <w:ins w:id="3798" w:author="mikle" w:date="2025-10-09T19:45:00Z"/>
                  </w:rPr>
                </w:rPrChange>
              </w:rPr>
            </w:pPr>
            <w:ins w:id="3799" w:author="mikle" w:date="2025-10-09T19:45:00Z">
              <w:r w:rsidRPr="005D13B9">
                <w:rPr>
                  <w:lang w:val="en-US"/>
                  <w:rPrChange w:id="3800" w:author="mikle" w:date="2025-10-09T19:52:00Z" w16du:dateUtc="2025-10-10T02:52:00Z">
                    <w:rPr/>
                  </w:rPrChange>
                </w:rPr>
                <w:t xml:space="preserve">        k4 = self.f(*y4, psi_dist_deg)</w:t>
              </w:r>
            </w:ins>
          </w:p>
          <w:p w14:paraId="0A520751" w14:textId="77777777" w:rsidR="00BE130F" w:rsidRPr="005D13B9" w:rsidRDefault="00BE130F" w:rsidP="00BE130F">
            <w:pPr>
              <w:jc w:val="both"/>
              <w:rPr>
                <w:ins w:id="3801" w:author="mikle" w:date="2025-10-09T19:45:00Z"/>
                <w:lang w:val="en-US"/>
                <w:rPrChange w:id="3802" w:author="mikle" w:date="2025-10-09T19:52:00Z" w16du:dateUtc="2025-10-10T02:52:00Z">
                  <w:rPr>
                    <w:ins w:id="3803" w:author="mikle" w:date="2025-10-09T19:45:00Z"/>
                  </w:rPr>
                </w:rPrChange>
              </w:rPr>
            </w:pPr>
            <w:ins w:id="3804" w:author="mikle" w:date="2025-10-09T19:45:00Z">
              <w:r w:rsidRPr="005D13B9">
                <w:rPr>
                  <w:lang w:val="en-US"/>
                  <w:rPrChange w:id="3805" w:author="mikle" w:date="2025-10-09T19:52:00Z" w16du:dateUtc="2025-10-10T02:52:00Z">
                    <w:rPr/>
                  </w:rPrChange>
                </w:rPr>
                <w:t xml:space="preserve">        self.psi = y1[0] + (self.dt / 6.0) * (k1[0] + 2 * k2[0] + 2 * k3[0] + k4[0])</w:t>
              </w:r>
            </w:ins>
          </w:p>
          <w:p w14:paraId="07EF5AB6" w14:textId="77777777" w:rsidR="00BE130F" w:rsidRPr="005D13B9" w:rsidRDefault="00BE130F" w:rsidP="00BE130F">
            <w:pPr>
              <w:jc w:val="both"/>
              <w:rPr>
                <w:ins w:id="3806" w:author="mikle" w:date="2025-10-09T19:45:00Z"/>
                <w:lang w:val="en-US"/>
                <w:rPrChange w:id="3807" w:author="mikle" w:date="2025-10-09T19:52:00Z" w16du:dateUtc="2025-10-10T02:52:00Z">
                  <w:rPr>
                    <w:ins w:id="3808" w:author="mikle" w:date="2025-10-09T19:45:00Z"/>
                  </w:rPr>
                </w:rPrChange>
              </w:rPr>
            </w:pPr>
            <w:ins w:id="3809" w:author="mikle" w:date="2025-10-09T19:45:00Z">
              <w:r w:rsidRPr="005D13B9">
                <w:rPr>
                  <w:lang w:val="en-US"/>
                  <w:rPrChange w:id="3810" w:author="mikle" w:date="2025-10-09T19:52:00Z" w16du:dateUtc="2025-10-10T02:52:00Z">
                    <w:rPr/>
                  </w:rPrChange>
                </w:rPr>
                <w:t xml:space="preserve">        self.wy = y1[1] + (self.dt / 6.0) * (k1[1] + 2 * k2[1] + 2 * k3[1] + k4[1])</w:t>
              </w:r>
            </w:ins>
          </w:p>
          <w:p w14:paraId="0477B902" w14:textId="77777777" w:rsidR="00BE130F" w:rsidRPr="005D13B9" w:rsidRDefault="00BE130F" w:rsidP="00BE130F">
            <w:pPr>
              <w:jc w:val="both"/>
              <w:rPr>
                <w:ins w:id="3811" w:author="mikle" w:date="2025-10-09T19:45:00Z"/>
                <w:lang w:val="en-US"/>
                <w:rPrChange w:id="3812" w:author="mikle" w:date="2025-10-09T19:52:00Z" w16du:dateUtc="2025-10-10T02:52:00Z">
                  <w:rPr>
                    <w:ins w:id="3813" w:author="mikle" w:date="2025-10-09T19:45:00Z"/>
                  </w:rPr>
                </w:rPrChange>
              </w:rPr>
            </w:pPr>
            <w:ins w:id="3814" w:author="mikle" w:date="2025-10-09T19:45:00Z">
              <w:r w:rsidRPr="005D13B9">
                <w:rPr>
                  <w:lang w:val="en-US"/>
                  <w:rPrChange w:id="3815" w:author="mikle" w:date="2025-10-09T19:52:00Z" w16du:dateUtc="2025-10-10T02:52:00Z">
                    <w:rPr/>
                  </w:rPrChange>
                </w:rPr>
                <w:t xml:space="preserve">        self.Mdy = y1[2] + (self.dt / 6.0) * (k1[2] + 2 * k2[2] + 2 * k3[2] + k4[2])</w:t>
              </w:r>
            </w:ins>
          </w:p>
          <w:p w14:paraId="000140BF" w14:textId="77777777" w:rsidR="00BE130F" w:rsidRPr="005D13B9" w:rsidRDefault="00BE130F" w:rsidP="00BE130F">
            <w:pPr>
              <w:jc w:val="both"/>
              <w:rPr>
                <w:ins w:id="3816" w:author="mikle" w:date="2025-10-09T19:45:00Z"/>
                <w:lang w:val="en-US"/>
                <w:rPrChange w:id="3817" w:author="mikle" w:date="2025-10-09T19:52:00Z" w16du:dateUtc="2025-10-10T02:52:00Z">
                  <w:rPr>
                    <w:ins w:id="3818" w:author="mikle" w:date="2025-10-09T19:45:00Z"/>
                  </w:rPr>
                </w:rPrChange>
              </w:rPr>
            </w:pPr>
            <w:ins w:id="3819" w:author="mikle" w:date="2025-10-09T19:45:00Z">
              <w:r w:rsidRPr="005D13B9">
                <w:rPr>
                  <w:lang w:val="en-US"/>
                  <w:rPrChange w:id="3820" w:author="mikle" w:date="2025-10-09T19:52:00Z" w16du:dateUtc="2025-10-10T02:52:00Z">
                    <w:rPr/>
                  </w:rPrChange>
                </w:rPr>
                <w:t xml:space="preserve">        self.psi = wrap_rad(self.psi)</w:t>
              </w:r>
            </w:ins>
          </w:p>
          <w:p w14:paraId="4B1D89A5" w14:textId="77777777" w:rsidR="00BE130F" w:rsidRPr="005D13B9" w:rsidRDefault="00BE130F" w:rsidP="00BE130F">
            <w:pPr>
              <w:jc w:val="both"/>
              <w:rPr>
                <w:ins w:id="3821" w:author="mikle" w:date="2025-10-09T19:45:00Z"/>
                <w:lang w:val="en-US"/>
                <w:rPrChange w:id="3822" w:author="mikle" w:date="2025-10-09T19:52:00Z" w16du:dateUtc="2025-10-10T02:52:00Z">
                  <w:rPr>
                    <w:ins w:id="3823" w:author="mikle" w:date="2025-10-09T19:45:00Z"/>
                  </w:rPr>
                </w:rPrChange>
              </w:rPr>
            </w:pPr>
          </w:p>
          <w:p w14:paraId="473669DE" w14:textId="77777777" w:rsidR="00BE130F" w:rsidRPr="005D13B9" w:rsidRDefault="00BE130F" w:rsidP="00BE130F">
            <w:pPr>
              <w:jc w:val="both"/>
              <w:rPr>
                <w:ins w:id="3824" w:author="mikle" w:date="2025-10-09T19:45:00Z"/>
                <w:lang w:val="en-US"/>
                <w:rPrChange w:id="3825" w:author="mikle" w:date="2025-10-09T19:52:00Z" w16du:dateUtc="2025-10-10T02:52:00Z">
                  <w:rPr>
                    <w:ins w:id="3826" w:author="mikle" w:date="2025-10-09T19:45:00Z"/>
                  </w:rPr>
                </w:rPrChange>
              </w:rPr>
            </w:pPr>
            <w:ins w:id="3827" w:author="mikle" w:date="2025-10-09T19:45:00Z">
              <w:r w:rsidRPr="005D13B9">
                <w:rPr>
                  <w:lang w:val="en-US"/>
                  <w:rPrChange w:id="3828" w:author="mikle" w:date="2025-10-09T19:52:00Z" w16du:dateUtc="2025-10-10T02:52:00Z">
                    <w:rPr/>
                  </w:rPrChange>
                </w:rPr>
                <w:t xml:space="preserve">    def step(self, psi_dist_deg):</w:t>
              </w:r>
            </w:ins>
          </w:p>
          <w:p w14:paraId="0D8832B5" w14:textId="77777777" w:rsidR="00BE130F" w:rsidRPr="005D13B9" w:rsidRDefault="00BE130F" w:rsidP="00BE130F">
            <w:pPr>
              <w:jc w:val="both"/>
              <w:rPr>
                <w:ins w:id="3829" w:author="mikle" w:date="2025-10-09T19:45:00Z"/>
                <w:lang w:val="en-US"/>
                <w:rPrChange w:id="3830" w:author="mikle" w:date="2025-10-09T19:52:00Z" w16du:dateUtc="2025-10-10T02:52:00Z">
                  <w:rPr>
                    <w:ins w:id="3831" w:author="mikle" w:date="2025-10-09T19:45:00Z"/>
                  </w:rPr>
                </w:rPrChange>
              </w:rPr>
            </w:pPr>
            <w:ins w:id="3832" w:author="mikle" w:date="2025-10-09T19:45:00Z">
              <w:r w:rsidRPr="005D13B9">
                <w:rPr>
                  <w:lang w:val="en-US"/>
                  <w:rPrChange w:id="3833" w:author="mikle" w:date="2025-10-09T19:52:00Z" w16du:dateUtc="2025-10-10T02:52:00Z">
                    <w:rPr/>
                  </w:rPrChange>
                </w:rPr>
                <w:t xml:space="preserve">        self.rk4_step(psi_dist_deg)</w:t>
              </w:r>
            </w:ins>
          </w:p>
          <w:p w14:paraId="3D0E010D" w14:textId="77777777" w:rsidR="00BE130F" w:rsidRPr="005D13B9" w:rsidRDefault="00BE130F" w:rsidP="00BE130F">
            <w:pPr>
              <w:jc w:val="both"/>
              <w:rPr>
                <w:ins w:id="3834" w:author="mikle" w:date="2025-10-09T19:45:00Z"/>
                <w:lang w:val="en-US"/>
                <w:rPrChange w:id="3835" w:author="mikle" w:date="2025-10-09T19:52:00Z" w16du:dateUtc="2025-10-10T02:52:00Z">
                  <w:rPr>
                    <w:ins w:id="3836" w:author="mikle" w:date="2025-10-09T19:45:00Z"/>
                  </w:rPr>
                </w:rPrChange>
              </w:rPr>
            </w:pPr>
            <w:ins w:id="3837" w:author="mikle" w:date="2025-10-09T19:45:00Z">
              <w:r w:rsidRPr="005D13B9">
                <w:rPr>
                  <w:lang w:val="en-US"/>
                  <w:rPrChange w:id="3838" w:author="mikle" w:date="2025-10-09T19:52:00Z" w16du:dateUtc="2025-10-10T02:52:00Z">
                    <w:rPr/>
                  </w:rPrChange>
                </w:rPr>
                <w:t xml:space="preserve">        return self.psi * RAD2DEG</w:t>
              </w:r>
            </w:ins>
          </w:p>
          <w:p w14:paraId="5D4B2B82" w14:textId="77777777" w:rsidR="00BE130F" w:rsidRPr="005D13B9" w:rsidRDefault="00BE130F" w:rsidP="00BE130F">
            <w:pPr>
              <w:jc w:val="both"/>
              <w:rPr>
                <w:ins w:id="3839" w:author="mikle" w:date="2025-10-09T19:45:00Z"/>
                <w:lang w:val="en-US"/>
                <w:rPrChange w:id="3840" w:author="mikle" w:date="2025-10-09T19:52:00Z" w16du:dateUtc="2025-10-10T02:52:00Z">
                  <w:rPr>
                    <w:ins w:id="3841" w:author="mikle" w:date="2025-10-09T19:45:00Z"/>
                  </w:rPr>
                </w:rPrChange>
              </w:rPr>
            </w:pPr>
          </w:p>
          <w:p w14:paraId="2EC00CDB" w14:textId="77777777" w:rsidR="00BE130F" w:rsidRPr="005D13B9" w:rsidRDefault="00BE130F" w:rsidP="00BE130F">
            <w:pPr>
              <w:jc w:val="both"/>
              <w:rPr>
                <w:ins w:id="3842" w:author="mikle" w:date="2025-10-09T19:45:00Z"/>
                <w:lang w:val="en-US"/>
                <w:rPrChange w:id="3843" w:author="mikle" w:date="2025-10-09T19:52:00Z" w16du:dateUtc="2025-10-10T02:52:00Z">
                  <w:rPr>
                    <w:ins w:id="3844" w:author="mikle" w:date="2025-10-09T19:45:00Z"/>
                  </w:rPr>
                </w:rPrChange>
              </w:rPr>
            </w:pPr>
            <w:ins w:id="3845" w:author="mikle" w:date="2025-10-09T19:45:00Z">
              <w:r w:rsidRPr="005D13B9">
                <w:rPr>
                  <w:lang w:val="en-US"/>
                  <w:rPrChange w:id="3846" w:author="mikle" w:date="2025-10-09T19:52:00Z" w16du:dateUtc="2025-10-10T02:52:00Z">
                    <w:rPr/>
                  </w:rPrChange>
                </w:rPr>
                <w:t>class MarshevPD:</w:t>
              </w:r>
            </w:ins>
          </w:p>
          <w:p w14:paraId="18B9FAE3" w14:textId="77777777" w:rsidR="00BE130F" w:rsidRPr="005D13B9" w:rsidRDefault="00BE130F" w:rsidP="00BE130F">
            <w:pPr>
              <w:jc w:val="both"/>
              <w:rPr>
                <w:ins w:id="3847" w:author="mikle" w:date="2025-10-09T19:45:00Z"/>
                <w:lang w:val="en-US"/>
                <w:rPrChange w:id="3848" w:author="mikle" w:date="2025-10-09T19:52:00Z" w16du:dateUtc="2025-10-10T02:52:00Z">
                  <w:rPr>
                    <w:ins w:id="3849" w:author="mikle" w:date="2025-10-09T19:45:00Z"/>
                  </w:rPr>
                </w:rPrChange>
              </w:rPr>
            </w:pPr>
            <w:ins w:id="3850" w:author="mikle" w:date="2025-10-09T19:45:00Z">
              <w:r w:rsidRPr="005D13B9">
                <w:rPr>
                  <w:lang w:val="en-US"/>
                  <w:rPrChange w:id="3851" w:author="mikle" w:date="2025-10-09T19:52:00Z" w16du:dateUtc="2025-10-10T02:52:00Z">
                    <w:rPr/>
                  </w:rPrChange>
                </w:rPr>
                <w:t xml:space="preserve">    def __init__(</w:t>
              </w:r>
            </w:ins>
          </w:p>
          <w:p w14:paraId="31DA9B53" w14:textId="77777777" w:rsidR="00BE130F" w:rsidRPr="005D13B9" w:rsidRDefault="00BE130F" w:rsidP="00BE130F">
            <w:pPr>
              <w:jc w:val="both"/>
              <w:rPr>
                <w:ins w:id="3852" w:author="mikle" w:date="2025-10-09T19:45:00Z"/>
                <w:lang w:val="en-US"/>
                <w:rPrChange w:id="3853" w:author="mikle" w:date="2025-10-09T19:52:00Z" w16du:dateUtc="2025-10-10T02:52:00Z">
                  <w:rPr>
                    <w:ins w:id="3854" w:author="mikle" w:date="2025-10-09T19:45:00Z"/>
                  </w:rPr>
                </w:rPrChange>
              </w:rPr>
            </w:pPr>
            <w:ins w:id="3855" w:author="mikle" w:date="2025-10-09T19:45:00Z">
              <w:r w:rsidRPr="005D13B9">
                <w:rPr>
                  <w:lang w:val="en-US"/>
                  <w:rPrChange w:id="3856" w:author="mikle" w:date="2025-10-09T19:52:00Z" w16du:dateUtc="2025-10-10T02:52:00Z">
                    <w:rPr/>
                  </w:rPrChange>
                </w:rPr>
                <w:t xml:space="preserve">        self,</w:t>
              </w:r>
            </w:ins>
          </w:p>
          <w:p w14:paraId="2A859638" w14:textId="77777777" w:rsidR="00BE130F" w:rsidRPr="005D13B9" w:rsidRDefault="00BE130F" w:rsidP="00BE130F">
            <w:pPr>
              <w:jc w:val="both"/>
              <w:rPr>
                <w:ins w:id="3857" w:author="mikle" w:date="2025-10-09T19:45:00Z"/>
                <w:lang w:val="en-US"/>
                <w:rPrChange w:id="3858" w:author="mikle" w:date="2025-10-09T19:52:00Z" w16du:dateUtc="2025-10-10T02:52:00Z">
                  <w:rPr>
                    <w:ins w:id="3859" w:author="mikle" w:date="2025-10-09T19:45:00Z"/>
                  </w:rPr>
                </w:rPrChange>
              </w:rPr>
            </w:pPr>
            <w:ins w:id="3860" w:author="mikle" w:date="2025-10-09T19:45:00Z">
              <w:r w:rsidRPr="005D13B9">
                <w:rPr>
                  <w:lang w:val="en-US"/>
                  <w:rPrChange w:id="3861" w:author="mikle" w:date="2025-10-09T19:52:00Z" w16du:dateUtc="2025-10-10T02:52:00Z">
                    <w:rPr/>
                  </w:rPrChange>
                </w:rPr>
                <w:t xml:space="preserve">        m=90.0, lam11=78.0,</w:t>
              </w:r>
            </w:ins>
          </w:p>
          <w:p w14:paraId="61E0BEBB" w14:textId="77777777" w:rsidR="00BE130F" w:rsidRPr="005D13B9" w:rsidRDefault="00BE130F" w:rsidP="00BE130F">
            <w:pPr>
              <w:jc w:val="both"/>
              <w:rPr>
                <w:ins w:id="3862" w:author="mikle" w:date="2025-10-09T19:45:00Z"/>
                <w:lang w:val="en-US"/>
                <w:rPrChange w:id="3863" w:author="mikle" w:date="2025-10-09T19:52:00Z" w16du:dateUtc="2025-10-10T02:52:00Z">
                  <w:rPr>
                    <w:ins w:id="3864" w:author="mikle" w:date="2025-10-09T19:45:00Z"/>
                  </w:rPr>
                </w:rPrChange>
              </w:rPr>
            </w:pPr>
            <w:ins w:id="3865" w:author="mikle" w:date="2025-10-09T19:45:00Z">
              <w:r w:rsidRPr="005D13B9">
                <w:rPr>
                  <w:lang w:val="en-US"/>
                  <w:rPrChange w:id="3866" w:author="mikle" w:date="2025-10-09T19:52:00Z" w16du:dateUtc="2025-10-10T02:52:00Z">
                    <w:rPr/>
                  </w:rPrChange>
                </w:rPr>
                <w:t xml:space="preserve">        Cxu1=37.0, Cxu2=3.7,</w:t>
              </w:r>
            </w:ins>
          </w:p>
          <w:p w14:paraId="0601E45A" w14:textId="77777777" w:rsidR="00BE130F" w:rsidRPr="005D13B9" w:rsidRDefault="00BE130F" w:rsidP="00BE130F">
            <w:pPr>
              <w:jc w:val="both"/>
              <w:rPr>
                <w:ins w:id="3867" w:author="mikle" w:date="2025-10-09T19:45:00Z"/>
                <w:lang w:val="en-US"/>
                <w:rPrChange w:id="3868" w:author="mikle" w:date="2025-10-09T19:52:00Z" w16du:dateUtc="2025-10-10T02:52:00Z">
                  <w:rPr>
                    <w:ins w:id="3869" w:author="mikle" w:date="2025-10-09T19:45:00Z"/>
                  </w:rPr>
                </w:rPrChange>
              </w:rPr>
            </w:pPr>
            <w:ins w:id="3870" w:author="mikle" w:date="2025-10-09T19:45:00Z">
              <w:r w:rsidRPr="005D13B9">
                <w:rPr>
                  <w:lang w:val="en-US"/>
                  <w:rPrChange w:id="3871" w:author="mikle" w:date="2025-10-09T19:52:00Z" w16du:dateUtc="2025-10-10T02:52:00Z">
                    <w:rPr/>
                  </w:rPrChange>
                </w:rPr>
                <w:t xml:space="preserve">        Tdx=0.15, Kdv=20.0,</w:t>
              </w:r>
            </w:ins>
          </w:p>
          <w:p w14:paraId="11A21110" w14:textId="77777777" w:rsidR="00BE130F" w:rsidRPr="005D13B9" w:rsidRDefault="00BE130F" w:rsidP="00BE130F">
            <w:pPr>
              <w:jc w:val="both"/>
              <w:rPr>
                <w:ins w:id="3872" w:author="mikle" w:date="2025-10-09T19:45:00Z"/>
                <w:lang w:val="en-US"/>
                <w:rPrChange w:id="3873" w:author="mikle" w:date="2025-10-09T19:52:00Z" w16du:dateUtc="2025-10-10T02:52:00Z">
                  <w:rPr>
                    <w:ins w:id="3874" w:author="mikle" w:date="2025-10-09T19:45:00Z"/>
                  </w:rPr>
                </w:rPrChange>
              </w:rPr>
            </w:pPr>
            <w:ins w:id="3875" w:author="mikle" w:date="2025-10-09T19:45:00Z">
              <w:r w:rsidRPr="005D13B9">
                <w:rPr>
                  <w:lang w:val="en-US"/>
                  <w:rPrChange w:id="3876" w:author="mikle" w:date="2025-10-09T19:52:00Z" w16du:dateUtc="2025-10-10T02:52:00Z">
                    <w:rPr/>
                  </w:rPrChange>
                </w:rPr>
                <w:t xml:space="preserve">        Umax=10.0,</w:t>
              </w:r>
            </w:ins>
          </w:p>
          <w:p w14:paraId="1175476A" w14:textId="77777777" w:rsidR="00BE130F" w:rsidRPr="005D13B9" w:rsidRDefault="00BE130F" w:rsidP="00BE130F">
            <w:pPr>
              <w:jc w:val="both"/>
              <w:rPr>
                <w:ins w:id="3877" w:author="mikle" w:date="2025-10-09T19:45:00Z"/>
                <w:lang w:val="en-US"/>
                <w:rPrChange w:id="3878" w:author="mikle" w:date="2025-10-09T19:52:00Z" w16du:dateUtc="2025-10-10T02:52:00Z">
                  <w:rPr>
                    <w:ins w:id="3879" w:author="mikle" w:date="2025-10-09T19:45:00Z"/>
                  </w:rPr>
                </w:rPrChange>
              </w:rPr>
            </w:pPr>
            <w:ins w:id="3880" w:author="mikle" w:date="2025-10-09T19:45:00Z">
              <w:r w:rsidRPr="005D13B9">
                <w:rPr>
                  <w:lang w:val="en-US"/>
                  <w:rPrChange w:id="3881" w:author="mikle" w:date="2025-10-09T19:52:00Z" w16du:dateUtc="2025-10-10T02:52:00Z">
                    <w:rPr/>
                  </w:rPrChange>
                </w:rPr>
                <w:t xml:space="preserve">        Kp=1.98712, Kd=1.20176,</w:t>
              </w:r>
            </w:ins>
          </w:p>
          <w:p w14:paraId="5B41749D" w14:textId="77777777" w:rsidR="00BE130F" w:rsidRPr="005D13B9" w:rsidRDefault="00BE130F" w:rsidP="00BE130F">
            <w:pPr>
              <w:jc w:val="both"/>
              <w:rPr>
                <w:ins w:id="3882" w:author="mikle" w:date="2025-10-09T19:45:00Z"/>
                <w:lang w:val="en-US"/>
                <w:rPrChange w:id="3883" w:author="mikle" w:date="2025-10-09T19:52:00Z" w16du:dateUtc="2025-10-10T02:52:00Z">
                  <w:rPr>
                    <w:ins w:id="3884" w:author="mikle" w:date="2025-10-09T19:45:00Z"/>
                  </w:rPr>
                </w:rPrChange>
              </w:rPr>
            </w:pPr>
            <w:ins w:id="3885" w:author="mikle" w:date="2025-10-09T19:45:00Z">
              <w:r w:rsidRPr="005D13B9">
                <w:rPr>
                  <w:lang w:val="en-US"/>
                  <w:rPrChange w:id="3886" w:author="mikle" w:date="2025-10-09T19:52:00Z" w16du:dateUtc="2025-10-10T02:52:00Z">
                    <w:rPr/>
                  </w:rPrChange>
                </w:rPr>
                <w:t xml:space="preserve">        at=12.0,</w:t>
              </w:r>
            </w:ins>
          </w:p>
          <w:p w14:paraId="79239355" w14:textId="77777777" w:rsidR="00BE130F" w:rsidRPr="005D13B9" w:rsidRDefault="00BE130F" w:rsidP="00BE130F">
            <w:pPr>
              <w:jc w:val="both"/>
              <w:rPr>
                <w:ins w:id="3887" w:author="mikle" w:date="2025-10-09T19:45:00Z"/>
                <w:lang w:val="en-US"/>
                <w:rPrChange w:id="3888" w:author="mikle" w:date="2025-10-09T19:52:00Z" w16du:dateUtc="2025-10-10T02:52:00Z">
                  <w:rPr>
                    <w:ins w:id="3889" w:author="mikle" w:date="2025-10-09T19:45:00Z"/>
                  </w:rPr>
                </w:rPrChange>
              </w:rPr>
            </w:pPr>
            <w:ins w:id="3890" w:author="mikle" w:date="2025-10-09T19:45:00Z">
              <w:r w:rsidRPr="005D13B9">
                <w:rPr>
                  <w:lang w:val="en-US"/>
                  <w:rPrChange w:id="3891" w:author="mikle" w:date="2025-10-09T19:52:00Z" w16du:dateUtc="2025-10-10T02:52:00Z">
                    <w:rPr/>
                  </w:rPrChange>
                </w:rPr>
                <w:t xml:space="preserve">        wn_ref=1.2, zeta_ref=0.7,</w:t>
              </w:r>
            </w:ins>
          </w:p>
          <w:p w14:paraId="64D81E16" w14:textId="77777777" w:rsidR="00BE130F" w:rsidRPr="005D13B9" w:rsidRDefault="00BE130F" w:rsidP="00BE130F">
            <w:pPr>
              <w:jc w:val="both"/>
              <w:rPr>
                <w:ins w:id="3892" w:author="mikle" w:date="2025-10-09T19:45:00Z"/>
                <w:lang w:val="en-US"/>
                <w:rPrChange w:id="3893" w:author="mikle" w:date="2025-10-09T19:52:00Z" w16du:dateUtc="2025-10-10T02:52:00Z">
                  <w:rPr>
                    <w:ins w:id="3894" w:author="mikle" w:date="2025-10-09T19:45:00Z"/>
                  </w:rPr>
                </w:rPrChange>
              </w:rPr>
            </w:pPr>
            <w:ins w:id="3895" w:author="mikle" w:date="2025-10-09T19:45:00Z">
              <w:r w:rsidRPr="005D13B9">
                <w:rPr>
                  <w:lang w:val="en-US"/>
                  <w:rPrChange w:id="3896" w:author="mikle" w:date="2025-10-09T19:52:00Z" w16du:dateUtc="2025-10-10T02:52:00Z">
                    <w:rPr/>
                  </w:rPrChange>
                </w:rPr>
                <w:t xml:space="preserve">        Ucur_mag=0.0, Ucur_dir_deg=0.0,</w:t>
              </w:r>
            </w:ins>
          </w:p>
          <w:p w14:paraId="520715B9" w14:textId="77777777" w:rsidR="00BE130F" w:rsidRPr="005D13B9" w:rsidRDefault="00BE130F" w:rsidP="00BE130F">
            <w:pPr>
              <w:jc w:val="both"/>
              <w:rPr>
                <w:ins w:id="3897" w:author="mikle" w:date="2025-10-09T19:45:00Z"/>
                <w:lang w:val="en-US"/>
                <w:rPrChange w:id="3898" w:author="mikle" w:date="2025-10-09T19:52:00Z" w16du:dateUtc="2025-10-10T02:52:00Z">
                  <w:rPr>
                    <w:ins w:id="3899" w:author="mikle" w:date="2025-10-09T19:45:00Z"/>
                  </w:rPr>
                </w:rPrChange>
              </w:rPr>
            </w:pPr>
            <w:ins w:id="3900" w:author="mikle" w:date="2025-10-09T19:45:00Z">
              <w:r w:rsidRPr="005D13B9">
                <w:rPr>
                  <w:lang w:val="en-US"/>
                  <w:rPrChange w:id="3901" w:author="mikle" w:date="2025-10-09T19:52:00Z" w16du:dateUtc="2025-10-10T02:52:00Z">
                    <w:rPr/>
                  </w:rPrChange>
                </w:rPr>
                <w:t xml:space="preserve">        use_5pct_error_u=False,</w:t>
              </w:r>
            </w:ins>
          </w:p>
          <w:p w14:paraId="74D92AFA" w14:textId="77777777" w:rsidR="00BE130F" w:rsidRPr="005D13B9" w:rsidRDefault="00BE130F" w:rsidP="00BE130F">
            <w:pPr>
              <w:jc w:val="both"/>
              <w:rPr>
                <w:ins w:id="3902" w:author="mikle" w:date="2025-10-09T19:45:00Z"/>
                <w:lang w:val="en-US"/>
                <w:rPrChange w:id="3903" w:author="mikle" w:date="2025-10-09T19:52:00Z" w16du:dateUtc="2025-10-10T02:52:00Z">
                  <w:rPr>
                    <w:ins w:id="3904" w:author="mikle" w:date="2025-10-09T19:45:00Z"/>
                  </w:rPr>
                </w:rPrChange>
              </w:rPr>
            </w:pPr>
            <w:ins w:id="3905" w:author="mikle" w:date="2025-10-09T19:45:00Z">
              <w:r w:rsidRPr="005D13B9">
                <w:rPr>
                  <w:lang w:val="en-US"/>
                  <w:rPrChange w:id="3906" w:author="mikle" w:date="2025-10-09T19:52:00Z" w16du:dateUtc="2025-10-10T02:52:00Z">
                    <w:rPr/>
                  </w:rPrChange>
                </w:rPr>
                <w:t xml:space="preserve">        meas_scale=1.05,</w:t>
              </w:r>
            </w:ins>
          </w:p>
          <w:p w14:paraId="4A52B1AE" w14:textId="77777777" w:rsidR="00BE130F" w:rsidRPr="005D13B9" w:rsidRDefault="00BE130F" w:rsidP="00BE130F">
            <w:pPr>
              <w:jc w:val="both"/>
              <w:rPr>
                <w:ins w:id="3907" w:author="mikle" w:date="2025-10-09T19:45:00Z"/>
                <w:lang w:val="en-US"/>
                <w:rPrChange w:id="3908" w:author="mikle" w:date="2025-10-09T19:52:00Z" w16du:dateUtc="2025-10-10T02:52:00Z">
                  <w:rPr>
                    <w:ins w:id="3909" w:author="mikle" w:date="2025-10-09T19:45:00Z"/>
                  </w:rPr>
                </w:rPrChange>
              </w:rPr>
            </w:pPr>
            <w:ins w:id="3910" w:author="mikle" w:date="2025-10-09T19:45:00Z">
              <w:r w:rsidRPr="005D13B9">
                <w:rPr>
                  <w:lang w:val="en-US"/>
                  <w:rPrChange w:id="3911" w:author="mikle" w:date="2025-10-09T19:52:00Z" w16du:dateUtc="2025-10-10T02:52:00Z">
                    <w:rPr/>
                  </w:rPrChange>
                </w:rPr>
                <w:t xml:space="preserve">        dt=0.02,</w:t>
              </w:r>
            </w:ins>
          </w:p>
          <w:p w14:paraId="61773999" w14:textId="77777777" w:rsidR="00BE130F" w:rsidRPr="005D13B9" w:rsidRDefault="00BE130F" w:rsidP="00BE130F">
            <w:pPr>
              <w:jc w:val="both"/>
              <w:rPr>
                <w:ins w:id="3912" w:author="mikle" w:date="2025-10-09T19:45:00Z"/>
                <w:lang w:val="en-US"/>
                <w:rPrChange w:id="3913" w:author="mikle" w:date="2025-10-09T19:52:00Z" w16du:dateUtc="2025-10-10T02:52:00Z">
                  <w:rPr>
                    <w:ins w:id="3914" w:author="mikle" w:date="2025-10-09T19:45:00Z"/>
                  </w:rPr>
                </w:rPrChange>
              </w:rPr>
            </w:pPr>
            <w:ins w:id="3915" w:author="mikle" w:date="2025-10-09T19:45:00Z">
              <w:r w:rsidRPr="005D13B9">
                <w:rPr>
                  <w:lang w:val="en-US"/>
                  <w:rPrChange w:id="3916" w:author="mikle" w:date="2025-10-09T19:52:00Z" w16du:dateUtc="2025-10-10T02:52:00Z">
                    <w:rPr/>
                  </w:rPrChange>
                </w:rPr>
                <w:t xml:space="preserve">    ):</w:t>
              </w:r>
            </w:ins>
          </w:p>
          <w:p w14:paraId="35E9972C" w14:textId="77777777" w:rsidR="00BE130F" w:rsidRPr="005D13B9" w:rsidRDefault="00BE130F" w:rsidP="00BE130F">
            <w:pPr>
              <w:jc w:val="both"/>
              <w:rPr>
                <w:ins w:id="3917" w:author="mikle" w:date="2025-10-09T19:45:00Z"/>
                <w:lang w:val="en-US"/>
                <w:rPrChange w:id="3918" w:author="mikle" w:date="2025-10-09T19:52:00Z" w16du:dateUtc="2025-10-10T02:52:00Z">
                  <w:rPr>
                    <w:ins w:id="3919" w:author="mikle" w:date="2025-10-09T19:45:00Z"/>
                  </w:rPr>
                </w:rPrChange>
              </w:rPr>
            </w:pPr>
            <w:ins w:id="3920" w:author="mikle" w:date="2025-10-09T19:45:00Z">
              <w:r w:rsidRPr="005D13B9">
                <w:rPr>
                  <w:lang w:val="en-US"/>
                  <w:rPrChange w:id="3921" w:author="mikle" w:date="2025-10-09T19:52:00Z" w16du:dateUtc="2025-10-10T02:52:00Z">
                    <w:rPr/>
                  </w:rPrChange>
                </w:rPr>
                <w:t xml:space="preserve">        self.Meff = m + lam11</w:t>
              </w:r>
            </w:ins>
          </w:p>
          <w:p w14:paraId="5D593EBC" w14:textId="77777777" w:rsidR="00BE130F" w:rsidRPr="005D13B9" w:rsidRDefault="00BE130F" w:rsidP="00BE130F">
            <w:pPr>
              <w:jc w:val="both"/>
              <w:rPr>
                <w:ins w:id="3922" w:author="mikle" w:date="2025-10-09T19:45:00Z"/>
                <w:lang w:val="en-US"/>
                <w:rPrChange w:id="3923" w:author="mikle" w:date="2025-10-09T19:52:00Z" w16du:dateUtc="2025-10-10T02:52:00Z">
                  <w:rPr>
                    <w:ins w:id="3924" w:author="mikle" w:date="2025-10-09T19:45:00Z"/>
                  </w:rPr>
                </w:rPrChange>
              </w:rPr>
            </w:pPr>
            <w:ins w:id="3925" w:author="mikle" w:date="2025-10-09T19:45:00Z">
              <w:r w:rsidRPr="005D13B9">
                <w:rPr>
                  <w:lang w:val="en-US"/>
                  <w:rPrChange w:id="3926" w:author="mikle" w:date="2025-10-09T19:52:00Z" w16du:dateUtc="2025-10-10T02:52:00Z">
                    <w:rPr/>
                  </w:rPrChange>
                </w:rPr>
                <w:t xml:space="preserve">        self.C1, self.C2 = Cxu1, Cxu2</w:t>
              </w:r>
            </w:ins>
          </w:p>
          <w:p w14:paraId="43C8A4A3" w14:textId="77777777" w:rsidR="00BE130F" w:rsidRPr="005D13B9" w:rsidRDefault="00BE130F" w:rsidP="00BE130F">
            <w:pPr>
              <w:jc w:val="both"/>
              <w:rPr>
                <w:ins w:id="3927" w:author="mikle" w:date="2025-10-09T19:45:00Z"/>
                <w:lang w:val="en-US"/>
                <w:rPrChange w:id="3928" w:author="mikle" w:date="2025-10-09T19:52:00Z" w16du:dateUtc="2025-10-10T02:52:00Z">
                  <w:rPr>
                    <w:ins w:id="3929" w:author="mikle" w:date="2025-10-09T19:45:00Z"/>
                  </w:rPr>
                </w:rPrChange>
              </w:rPr>
            </w:pPr>
            <w:ins w:id="3930" w:author="mikle" w:date="2025-10-09T19:45:00Z">
              <w:r w:rsidRPr="005D13B9">
                <w:rPr>
                  <w:lang w:val="en-US"/>
                  <w:rPrChange w:id="3931" w:author="mikle" w:date="2025-10-09T19:52:00Z" w16du:dateUtc="2025-10-10T02:52:00Z">
                    <w:rPr/>
                  </w:rPrChange>
                </w:rPr>
                <w:t xml:space="preserve">        self.Tdx = Tdx</w:t>
              </w:r>
            </w:ins>
          </w:p>
          <w:p w14:paraId="0360E21A" w14:textId="77777777" w:rsidR="00BE130F" w:rsidRPr="005D13B9" w:rsidRDefault="00BE130F" w:rsidP="00BE130F">
            <w:pPr>
              <w:jc w:val="both"/>
              <w:rPr>
                <w:ins w:id="3932" w:author="mikle" w:date="2025-10-09T19:45:00Z"/>
                <w:lang w:val="en-US"/>
                <w:rPrChange w:id="3933" w:author="mikle" w:date="2025-10-09T19:52:00Z" w16du:dateUtc="2025-10-10T02:52:00Z">
                  <w:rPr>
                    <w:ins w:id="3934" w:author="mikle" w:date="2025-10-09T19:45:00Z"/>
                  </w:rPr>
                </w:rPrChange>
              </w:rPr>
            </w:pPr>
            <w:ins w:id="3935" w:author="mikle" w:date="2025-10-09T19:45:00Z">
              <w:r w:rsidRPr="005D13B9">
                <w:rPr>
                  <w:lang w:val="en-US"/>
                  <w:rPrChange w:id="3936" w:author="mikle" w:date="2025-10-09T19:52:00Z" w16du:dateUtc="2025-10-10T02:52:00Z">
                    <w:rPr/>
                  </w:rPrChange>
                </w:rPr>
                <w:t xml:space="preserve">        self.Kdx = 2.0 * Kdv</w:t>
              </w:r>
            </w:ins>
          </w:p>
          <w:p w14:paraId="36CEAD9A" w14:textId="77777777" w:rsidR="00BE130F" w:rsidRPr="005D13B9" w:rsidRDefault="00BE130F" w:rsidP="00BE130F">
            <w:pPr>
              <w:jc w:val="both"/>
              <w:rPr>
                <w:ins w:id="3937" w:author="mikle" w:date="2025-10-09T19:45:00Z"/>
                <w:lang w:val="en-US"/>
                <w:rPrChange w:id="3938" w:author="mikle" w:date="2025-10-09T19:52:00Z" w16du:dateUtc="2025-10-10T02:52:00Z">
                  <w:rPr>
                    <w:ins w:id="3939" w:author="mikle" w:date="2025-10-09T19:45:00Z"/>
                  </w:rPr>
                </w:rPrChange>
              </w:rPr>
            </w:pPr>
            <w:ins w:id="3940" w:author="mikle" w:date="2025-10-09T19:45:00Z">
              <w:r w:rsidRPr="005D13B9">
                <w:rPr>
                  <w:lang w:val="en-US"/>
                  <w:rPrChange w:id="3941" w:author="mikle" w:date="2025-10-09T19:52:00Z" w16du:dateUtc="2025-10-10T02:52:00Z">
                    <w:rPr/>
                  </w:rPrChange>
                </w:rPr>
                <w:t xml:space="preserve">        self.Umax = abs(Umax)</w:t>
              </w:r>
            </w:ins>
          </w:p>
          <w:p w14:paraId="31E6C297" w14:textId="77777777" w:rsidR="00BE130F" w:rsidRPr="005D13B9" w:rsidRDefault="00BE130F" w:rsidP="00BE130F">
            <w:pPr>
              <w:jc w:val="both"/>
              <w:rPr>
                <w:ins w:id="3942" w:author="mikle" w:date="2025-10-09T19:45:00Z"/>
                <w:lang w:val="en-US"/>
                <w:rPrChange w:id="3943" w:author="mikle" w:date="2025-10-09T19:52:00Z" w16du:dateUtc="2025-10-10T02:52:00Z">
                  <w:rPr>
                    <w:ins w:id="3944" w:author="mikle" w:date="2025-10-09T19:45:00Z"/>
                  </w:rPr>
                </w:rPrChange>
              </w:rPr>
            </w:pPr>
            <w:ins w:id="3945" w:author="mikle" w:date="2025-10-09T19:45:00Z">
              <w:r w:rsidRPr="005D13B9">
                <w:rPr>
                  <w:lang w:val="en-US"/>
                  <w:rPrChange w:id="3946" w:author="mikle" w:date="2025-10-09T19:52:00Z" w16du:dateUtc="2025-10-10T02:52:00Z">
                    <w:rPr/>
                  </w:rPrChange>
                </w:rPr>
                <w:t xml:space="preserve">        self.Kp = max(0.0, Kp)</w:t>
              </w:r>
            </w:ins>
          </w:p>
          <w:p w14:paraId="7CC3E5EE" w14:textId="77777777" w:rsidR="00BE130F" w:rsidRPr="005D13B9" w:rsidRDefault="00BE130F" w:rsidP="00BE130F">
            <w:pPr>
              <w:jc w:val="both"/>
              <w:rPr>
                <w:ins w:id="3947" w:author="mikle" w:date="2025-10-09T19:45:00Z"/>
                <w:lang w:val="en-US"/>
                <w:rPrChange w:id="3948" w:author="mikle" w:date="2025-10-09T19:52:00Z" w16du:dateUtc="2025-10-10T02:52:00Z">
                  <w:rPr>
                    <w:ins w:id="3949" w:author="mikle" w:date="2025-10-09T19:45:00Z"/>
                  </w:rPr>
                </w:rPrChange>
              </w:rPr>
            </w:pPr>
            <w:ins w:id="3950" w:author="mikle" w:date="2025-10-09T19:45:00Z">
              <w:r w:rsidRPr="005D13B9">
                <w:rPr>
                  <w:lang w:val="en-US"/>
                  <w:rPrChange w:id="3951" w:author="mikle" w:date="2025-10-09T19:52:00Z" w16du:dateUtc="2025-10-10T02:52:00Z">
                    <w:rPr/>
                  </w:rPrChange>
                </w:rPr>
                <w:t xml:space="preserve">        self.Kd = max(0.0, Kd)</w:t>
              </w:r>
            </w:ins>
          </w:p>
          <w:p w14:paraId="0258DBD1" w14:textId="77777777" w:rsidR="00BE130F" w:rsidRPr="005D13B9" w:rsidRDefault="00BE130F" w:rsidP="00BE130F">
            <w:pPr>
              <w:jc w:val="both"/>
              <w:rPr>
                <w:ins w:id="3952" w:author="mikle" w:date="2025-10-09T19:45:00Z"/>
                <w:lang w:val="en-US"/>
                <w:rPrChange w:id="3953" w:author="mikle" w:date="2025-10-09T19:52:00Z" w16du:dateUtc="2025-10-10T02:52:00Z">
                  <w:rPr>
                    <w:ins w:id="3954" w:author="mikle" w:date="2025-10-09T19:45:00Z"/>
                  </w:rPr>
                </w:rPrChange>
              </w:rPr>
            </w:pPr>
            <w:ins w:id="3955" w:author="mikle" w:date="2025-10-09T19:45:00Z">
              <w:r w:rsidRPr="005D13B9">
                <w:rPr>
                  <w:lang w:val="en-US"/>
                  <w:rPrChange w:id="3956" w:author="mikle" w:date="2025-10-09T19:52:00Z" w16du:dateUtc="2025-10-10T02:52:00Z">
                    <w:rPr/>
                  </w:rPrChange>
                </w:rPr>
                <w:t xml:space="preserve">        self.at = at</w:t>
              </w:r>
            </w:ins>
          </w:p>
          <w:p w14:paraId="25F59A3F" w14:textId="77777777" w:rsidR="00BE130F" w:rsidRPr="005D13B9" w:rsidRDefault="00BE130F" w:rsidP="00BE130F">
            <w:pPr>
              <w:jc w:val="both"/>
              <w:rPr>
                <w:ins w:id="3957" w:author="mikle" w:date="2025-10-09T19:45:00Z"/>
                <w:lang w:val="en-US"/>
                <w:rPrChange w:id="3958" w:author="mikle" w:date="2025-10-09T19:52:00Z" w16du:dateUtc="2025-10-10T02:52:00Z">
                  <w:rPr>
                    <w:ins w:id="3959" w:author="mikle" w:date="2025-10-09T19:45:00Z"/>
                  </w:rPr>
                </w:rPrChange>
              </w:rPr>
            </w:pPr>
            <w:ins w:id="3960" w:author="mikle" w:date="2025-10-09T19:45:00Z">
              <w:r w:rsidRPr="005D13B9">
                <w:rPr>
                  <w:lang w:val="en-US"/>
                  <w:rPrChange w:id="3961" w:author="mikle" w:date="2025-10-09T19:52:00Z" w16du:dateUtc="2025-10-10T02:52:00Z">
                    <w:rPr/>
                  </w:rPrChange>
                </w:rPr>
                <w:t xml:space="preserve">        self.wn = max(1e-6, wn_ref)</w:t>
              </w:r>
            </w:ins>
          </w:p>
          <w:p w14:paraId="5A2B3B01" w14:textId="77777777" w:rsidR="00BE130F" w:rsidRPr="005D13B9" w:rsidRDefault="00BE130F" w:rsidP="00BE130F">
            <w:pPr>
              <w:jc w:val="both"/>
              <w:rPr>
                <w:ins w:id="3962" w:author="mikle" w:date="2025-10-09T19:45:00Z"/>
                <w:lang w:val="en-US"/>
                <w:rPrChange w:id="3963" w:author="mikle" w:date="2025-10-09T19:52:00Z" w16du:dateUtc="2025-10-10T02:52:00Z">
                  <w:rPr>
                    <w:ins w:id="3964" w:author="mikle" w:date="2025-10-09T19:45:00Z"/>
                  </w:rPr>
                </w:rPrChange>
              </w:rPr>
            </w:pPr>
            <w:ins w:id="3965" w:author="mikle" w:date="2025-10-09T19:45:00Z">
              <w:r w:rsidRPr="005D13B9">
                <w:rPr>
                  <w:lang w:val="en-US"/>
                  <w:rPrChange w:id="3966" w:author="mikle" w:date="2025-10-09T19:52:00Z" w16du:dateUtc="2025-10-10T02:52:00Z">
                    <w:rPr/>
                  </w:rPrChange>
                </w:rPr>
                <w:t xml:space="preserve">        self.zr = max(0.2, zeta_ref)</w:t>
              </w:r>
            </w:ins>
          </w:p>
          <w:p w14:paraId="47837738" w14:textId="77777777" w:rsidR="00BE130F" w:rsidRPr="005D13B9" w:rsidRDefault="00BE130F" w:rsidP="00BE130F">
            <w:pPr>
              <w:jc w:val="both"/>
              <w:rPr>
                <w:ins w:id="3967" w:author="mikle" w:date="2025-10-09T19:45:00Z"/>
                <w:lang w:val="en-US"/>
                <w:rPrChange w:id="3968" w:author="mikle" w:date="2025-10-09T19:52:00Z" w16du:dateUtc="2025-10-10T02:52:00Z">
                  <w:rPr>
                    <w:ins w:id="3969" w:author="mikle" w:date="2025-10-09T19:45:00Z"/>
                  </w:rPr>
                </w:rPrChange>
              </w:rPr>
            </w:pPr>
            <w:ins w:id="3970" w:author="mikle" w:date="2025-10-09T19:45:00Z">
              <w:r w:rsidRPr="005D13B9">
                <w:rPr>
                  <w:lang w:val="en-US"/>
                  <w:rPrChange w:id="3971" w:author="mikle" w:date="2025-10-09T19:52:00Z" w16du:dateUtc="2025-10-10T02:52:00Z">
                    <w:rPr/>
                  </w:rPrChange>
                </w:rPr>
                <w:t xml:space="preserve">        self.Ucur_mag = float(Ucur_mag)</w:t>
              </w:r>
            </w:ins>
          </w:p>
          <w:p w14:paraId="198181BA" w14:textId="77777777" w:rsidR="00BE130F" w:rsidRPr="005D13B9" w:rsidRDefault="00BE130F" w:rsidP="00BE130F">
            <w:pPr>
              <w:jc w:val="both"/>
              <w:rPr>
                <w:ins w:id="3972" w:author="mikle" w:date="2025-10-09T19:45:00Z"/>
                <w:lang w:val="en-US"/>
                <w:rPrChange w:id="3973" w:author="mikle" w:date="2025-10-09T19:52:00Z" w16du:dateUtc="2025-10-10T02:52:00Z">
                  <w:rPr>
                    <w:ins w:id="3974" w:author="mikle" w:date="2025-10-09T19:45:00Z"/>
                  </w:rPr>
                </w:rPrChange>
              </w:rPr>
            </w:pPr>
            <w:ins w:id="3975" w:author="mikle" w:date="2025-10-09T19:45:00Z">
              <w:r w:rsidRPr="005D13B9">
                <w:rPr>
                  <w:lang w:val="en-US"/>
                  <w:rPrChange w:id="3976" w:author="mikle" w:date="2025-10-09T19:52:00Z" w16du:dateUtc="2025-10-10T02:52:00Z">
                    <w:rPr/>
                  </w:rPrChange>
                </w:rPr>
                <w:t xml:space="preserve">        self.Ucur_dir = float(Ucur_dir_deg) * DEG2RAD</w:t>
              </w:r>
            </w:ins>
          </w:p>
          <w:p w14:paraId="185A8301" w14:textId="77777777" w:rsidR="00BE130F" w:rsidRPr="005D13B9" w:rsidRDefault="00BE130F" w:rsidP="00BE130F">
            <w:pPr>
              <w:jc w:val="both"/>
              <w:rPr>
                <w:ins w:id="3977" w:author="mikle" w:date="2025-10-09T19:45:00Z"/>
                <w:lang w:val="en-US"/>
                <w:rPrChange w:id="3978" w:author="mikle" w:date="2025-10-09T19:52:00Z" w16du:dateUtc="2025-10-10T02:52:00Z">
                  <w:rPr>
                    <w:ins w:id="3979" w:author="mikle" w:date="2025-10-09T19:45:00Z"/>
                  </w:rPr>
                </w:rPrChange>
              </w:rPr>
            </w:pPr>
            <w:ins w:id="3980" w:author="mikle" w:date="2025-10-09T19:45:00Z">
              <w:r w:rsidRPr="005D13B9">
                <w:rPr>
                  <w:lang w:val="en-US"/>
                  <w:rPrChange w:id="3981" w:author="mikle" w:date="2025-10-09T19:52:00Z" w16du:dateUtc="2025-10-10T02:52:00Z">
                    <w:rPr/>
                  </w:rPrChange>
                </w:rPr>
                <w:t xml:space="preserve">        self.use_5pct_error_u = use_5pct_error_u</w:t>
              </w:r>
            </w:ins>
          </w:p>
          <w:p w14:paraId="63608D4F" w14:textId="77777777" w:rsidR="00BE130F" w:rsidRPr="005D13B9" w:rsidRDefault="00BE130F" w:rsidP="00BE130F">
            <w:pPr>
              <w:jc w:val="both"/>
              <w:rPr>
                <w:ins w:id="3982" w:author="mikle" w:date="2025-10-09T19:45:00Z"/>
                <w:lang w:val="en-US"/>
                <w:rPrChange w:id="3983" w:author="mikle" w:date="2025-10-09T19:52:00Z" w16du:dateUtc="2025-10-10T02:52:00Z">
                  <w:rPr>
                    <w:ins w:id="3984" w:author="mikle" w:date="2025-10-09T19:45:00Z"/>
                  </w:rPr>
                </w:rPrChange>
              </w:rPr>
            </w:pPr>
            <w:ins w:id="3985" w:author="mikle" w:date="2025-10-09T19:45:00Z">
              <w:r w:rsidRPr="005D13B9">
                <w:rPr>
                  <w:lang w:val="en-US"/>
                  <w:rPrChange w:id="3986" w:author="mikle" w:date="2025-10-09T19:52:00Z" w16du:dateUtc="2025-10-10T02:52:00Z">
                    <w:rPr/>
                  </w:rPrChange>
                </w:rPr>
                <w:t xml:space="preserve">        self.meas_scale = float(meas_scale)</w:t>
              </w:r>
            </w:ins>
          </w:p>
          <w:p w14:paraId="0A1A08A3" w14:textId="77777777" w:rsidR="00BE130F" w:rsidRPr="005D13B9" w:rsidRDefault="00BE130F" w:rsidP="00BE130F">
            <w:pPr>
              <w:jc w:val="both"/>
              <w:rPr>
                <w:ins w:id="3987" w:author="mikle" w:date="2025-10-09T19:45:00Z"/>
                <w:lang w:val="en-US"/>
                <w:rPrChange w:id="3988" w:author="mikle" w:date="2025-10-09T19:52:00Z" w16du:dateUtc="2025-10-10T02:52:00Z">
                  <w:rPr>
                    <w:ins w:id="3989" w:author="mikle" w:date="2025-10-09T19:45:00Z"/>
                  </w:rPr>
                </w:rPrChange>
              </w:rPr>
            </w:pPr>
            <w:ins w:id="3990" w:author="mikle" w:date="2025-10-09T19:45:00Z">
              <w:r w:rsidRPr="005D13B9">
                <w:rPr>
                  <w:lang w:val="en-US"/>
                  <w:rPrChange w:id="3991" w:author="mikle" w:date="2025-10-09T19:52:00Z" w16du:dateUtc="2025-10-10T02:52:00Z">
                    <w:rPr/>
                  </w:rPrChange>
                </w:rPr>
                <w:t xml:space="preserve">        self.dt = dt</w:t>
              </w:r>
            </w:ins>
          </w:p>
          <w:p w14:paraId="23CA0F23" w14:textId="77777777" w:rsidR="00BE130F" w:rsidRPr="005D13B9" w:rsidRDefault="00BE130F" w:rsidP="00BE130F">
            <w:pPr>
              <w:jc w:val="both"/>
              <w:rPr>
                <w:ins w:id="3992" w:author="mikle" w:date="2025-10-09T19:45:00Z"/>
                <w:lang w:val="en-US"/>
                <w:rPrChange w:id="3993" w:author="mikle" w:date="2025-10-09T19:52:00Z" w16du:dateUtc="2025-10-10T02:52:00Z">
                  <w:rPr>
                    <w:ins w:id="3994" w:author="mikle" w:date="2025-10-09T19:45:00Z"/>
                  </w:rPr>
                </w:rPrChange>
              </w:rPr>
            </w:pPr>
            <w:ins w:id="3995" w:author="mikle" w:date="2025-10-09T19:45:00Z">
              <w:r w:rsidRPr="005D13B9">
                <w:rPr>
                  <w:lang w:val="en-US"/>
                  <w:rPrChange w:id="3996" w:author="mikle" w:date="2025-10-09T19:52:00Z" w16du:dateUtc="2025-10-10T02:52:00Z">
                    <w:rPr/>
                  </w:rPrChange>
                </w:rPr>
                <w:t xml:space="preserve">        self.u = 0.0</w:t>
              </w:r>
            </w:ins>
          </w:p>
          <w:p w14:paraId="19B374DA" w14:textId="77777777" w:rsidR="00BE130F" w:rsidRPr="005D13B9" w:rsidRDefault="00BE130F" w:rsidP="00BE130F">
            <w:pPr>
              <w:jc w:val="both"/>
              <w:rPr>
                <w:ins w:id="3997" w:author="mikle" w:date="2025-10-09T19:45:00Z"/>
                <w:lang w:val="en-US"/>
                <w:rPrChange w:id="3998" w:author="mikle" w:date="2025-10-09T19:52:00Z" w16du:dateUtc="2025-10-10T02:52:00Z">
                  <w:rPr>
                    <w:ins w:id="3999" w:author="mikle" w:date="2025-10-09T19:45:00Z"/>
                  </w:rPr>
                </w:rPrChange>
              </w:rPr>
            </w:pPr>
            <w:ins w:id="4000" w:author="mikle" w:date="2025-10-09T19:45:00Z">
              <w:r w:rsidRPr="005D13B9">
                <w:rPr>
                  <w:lang w:val="en-US"/>
                  <w:rPrChange w:id="4001" w:author="mikle" w:date="2025-10-09T19:52:00Z" w16du:dateUtc="2025-10-10T02:52:00Z">
                    <w:rPr/>
                  </w:rPrChange>
                </w:rPr>
                <w:t xml:space="preserve">        self.x = 0.0</w:t>
              </w:r>
            </w:ins>
          </w:p>
          <w:p w14:paraId="14969F72" w14:textId="77777777" w:rsidR="00BE130F" w:rsidRPr="005D13B9" w:rsidRDefault="00BE130F" w:rsidP="00BE130F">
            <w:pPr>
              <w:jc w:val="both"/>
              <w:rPr>
                <w:ins w:id="4002" w:author="mikle" w:date="2025-10-09T19:45:00Z"/>
                <w:lang w:val="en-US"/>
                <w:rPrChange w:id="4003" w:author="mikle" w:date="2025-10-09T19:52:00Z" w16du:dateUtc="2025-10-10T02:52:00Z">
                  <w:rPr>
                    <w:ins w:id="4004" w:author="mikle" w:date="2025-10-09T19:45:00Z"/>
                  </w:rPr>
                </w:rPrChange>
              </w:rPr>
            </w:pPr>
            <w:ins w:id="4005" w:author="mikle" w:date="2025-10-09T19:45:00Z">
              <w:r w:rsidRPr="005D13B9">
                <w:rPr>
                  <w:lang w:val="en-US"/>
                  <w:rPrChange w:id="4006" w:author="mikle" w:date="2025-10-09T19:52:00Z" w16du:dateUtc="2025-10-10T02:52:00Z">
                    <w:rPr/>
                  </w:rPrChange>
                </w:rPr>
                <w:t xml:space="preserve">        self.T = 0.0</w:t>
              </w:r>
            </w:ins>
          </w:p>
          <w:p w14:paraId="716FA07E" w14:textId="77777777" w:rsidR="00BE130F" w:rsidRPr="005D13B9" w:rsidRDefault="00BE130F" w:rsidP="00BE130F">
            <w:pPr>
              <w:jc w:val="both"/>
              <w:rPr>
                <w:ins w:id="4007" w:author="mikle" w:date="2025-10-09T19:45:00Z"/>
                <w:lang w:val="en-US"/>
                <w:rPrChange w:id="4008" w:author="mikle" w:date="2025-10-09T19:52:00Z" w16du:dateUtc="2025-10-10T02:52:00Z">
                  <w:rPr>
                    <w:ins w:id="4009" w:author="mikle" w:date="2025-10-09T19:45:00Z"/>
                  </w:rPr>
                </w:rPrChange>
              </w:rPr>
            </w:pPr>
            <w:ins w:id="4010" w:author="mikle" w:date="2025-10-09T19:45:00Z">
              <w:r w:rsidRPr="005D13B9">
                <w:rPr>
                  <w:lang w:val="en-US"/>
                  <w:rPrChange w:id="4011" w:author="mikle" w:date="2025-10-09T19:52:00Z" w16du:dateUtc="2025-10-10T02:52:00Z">
                    <w:rPr/>
                  </w:rPrChange>
                </w:rPr>
                <w:t xml:space="preserve">        self.ur = 0.0</w:t>
              </w:r>
            </w:ins>
          </w:p>
          <w:p w14:paraId="626CF7EF" w14:textId="77777777" w:rsidR="00BE130F" w:rsidRPr="005D13B9" w:rsidRDefault="00BE130F" w:rsidP="00BE130F">
            <w:pPr>
              <w:jc w:val="both"/>
              <w:rPr>
                <w:ins w:id="4012" w:author="mikle" w:date="2025-10-09T19:45:00Z"/>
                <w:lang w:val="en-US"/>
                <w:rPrChange w:id="4013" w:author="mikle" w:date="2025-10-09T19:52:00Z" w16du:dateUtc="2025-10-10T02:52:00Z">
                  <w:rPr>
                    <w:ins w:id="4014" w:author="mikle" w:date="2025-10-09T19:45:00Z"/>
                  </w:rPr>
                </w:rPrChange>
              </w:rPr>
            </w:pPr>
            <w:ins w:id="4015" w:author="mikle" w:date="2025-10-09T19:45:00Z">
              <w:r w:rsidRPr="005D13B9">
                <w:rPr>
                  <w:lang w:val="en-US"/>
                  <w:rPrChange w:id="4016" w:author="mikle" w:date="2025-10-09T19:52:00Z" w16du:dateUtc="2025-10-10T02:52:00Z">
                    <w:rPr/>
                  </w:rPrChange>
                </w:rPr>
                <w:t xml:space="preserve">        self.urd = 0.0</w:t>
              </w:r>
            </w:ins>
          </w:p>
          <w:p w14:paraId="097076E7" w14:textId="77777777" w:rsidR="00BE130F" w:rsidRPr="005D13B9" w:rsidRDefault="00BE130F" w:rsidP="00BE130F">
            <w:pPr>
              <w:jc w:val="both"/>
              <w:rPr>
                <w:ins w:id="4017" w:author="mikle" w:date="2025-10-09T19:45:00Z"/>
                <w:lang w:val="en-US"/>
                <w:rPrChange w:id="4018" w:author="mikle" w:date="2025-10-09T19:52:00Z" w16du:dateUtc="2025-10-10T02:52:00Z">
                  <w:rPr>
                    <w:ins w:id="4019" w:author="mikle" w:date="2025-10-09T19:45:00Z"/>
                  </w:rPr>
                </w:rPrChange>
              </w:rPr>
            </w:pPr>
          </w:p>
          <w:p w14:paraId="3A8E1EAF" w14:textId="77777777" w:rsidR="00BE130F" w:rsidRPr="005D13B9" w:rsidRDefault="00BE130F" w:rsidP="00BE130F">
            <w:pPr>
              <w:jc w:val="both"/>
              <w:rPr>
                <w:ins w:id="4020" w:author="mikle" w:date="2025-10-09T19:45:00Z"/>
                <w:lang w:val="en-US"/>
                <w:rPrChange w:id="4021" w:author="mikle" w:date="2025-10-09T19:52:00Z" w16du:dateUtc="2025-10-10T02:52:00Z">
                  <w:rPr>
                    <w:ins w:id="4022" w:author="mikle" w:date="2025-10-09T19:45:00Z"/>
                  </w:rPr>
                </w:rPrChange>
              </w:rPr>
            </w:pPr>
            <w:ins w:id="4023" w:author="mikle" w:date="2025-10-09T19:45:00Z">
              <w:r w:rsidRPr="005D13B9">
                <w:rPr>
                  <w:lang w:val="en-US"/>
                  <w:rPrChange w:id="4024" w:author="mikle" w:date="2025-10-09T19:52:00Z" w16du:dateUtc="2025-10-10T02:52:00Z">
                    <w:rPr/>
                  </w:rPrChange>
                </w:rPr>
                <w:t xml:space="preserve">    def _update_ref_filter(self, u_ref):</w:t>
              </w:r>
            </w:ins>
          </w:p>
          <w:p w14:paraId="793C0433" w14:textId="77777777" w:rsidR="00BE130F" w:rsidRPr="005D13B9" w:rsidRDefault="00BE130F" w:rsidP="00BE130F">
            <w:pPr>
              <w:jc w:val="both"/>
              <w:rPr>
                <w:ins w:id="4025" w:author="mikle" w:date="2025-10-09T19:45:00Z"/>
                <w:lang w:val="en-US"/>
                <w:rPrChange w:id="4026" w:author="mikle" w:date="2025-10-09T19:52:00Z" w16du:dateUtc="2025-10-10T02:52:00Z">
                  <w:rPr>
                    <w:ins w:id="4027" w:author="mikle" w:date="2025-10-09T19:45:00Z"/>
                  </w:rPr>
                </w:rPrChange>
              </w:rPr>
            </w:pPr>
            <w:ins w:id="4028" w:author="mikle" w:date="2025-10-09T19:45:00Z">
              <w:r w:rsidRPr="005D13B9">
                <w:rPr>
                  <w:lang w:val="en-US"/>
                  <w:rPrChange w:id="4029" w:author="mikle" w:date="2025-10-09T19:52:00Z" w16du:dateUtc="2025-10-10T02:52:00Z">
                    <w:rPr/>
                  </w:rPrChange>
                </w:rPr>
                <w:t xml:space="preserve">        ydd = self.wn * self.wn * (u_ref - self.ur) - 2.0 * self.zr * self.wn * self.urd</w:t>
              </w:r>
            </w:ins>
          </w:p>
          <w:p w14:paraId="0E7A168F" w14:textId="77777777" w:rsidR="00BE130F" w:rsidRPr="005D13B9" w:rsidRDefault="00BE130F" w:rsidP="00BE130F">
            <w:pPr>
              <w:jc w:val="both"/>
              <w:rPr>
                <w:ins w:id="4030" w:author="mikle" w:date="2025-10-09T19:45:00Z"/>
                <w:lang w:val="en-US"/>
                <w:rPrChange w:id="4031" w:author="mikle" w:date="2025-10-09T19:52:00Z" w16du:dateUtc="2025-10-10T02:52:00Z">
                  <w:rPr>
                    <w:ins w:id="4032" w:author="mikle" w:date="2025-10-09T19:45:00Z"/>
                  </w:rPr>
                </w:rPrChange>
              </w:rPr>
            </w:pPr>
            <w:ins w:id="4033" w:author="mikle" w:date="2025-10-09T19:45:00Z">
              <w:r w:rsidRPr="005D13B9">
                <w:rPr>
                  <w:lang w:val="en-US"/>
                  <w:rPrChange w:id="4034" w:author="mikle" w:date="2025-10-09T19:52:00Z" w16du:dateUtc="2025-10-10T02:52:00Z">
                    <w:rPr/>
                  </w:rPrChange>
                </w:rPr>
                <w:lastRenderedPageBreak/>
                <w:t xml:space="preserve">        self.urd += self.dt * ydd</w:t>
              </w:r>
            </w:ins>
          </w:p>
          <w:p w14:paraId="7CC0335A" w14:textId="77777777" w:rsidR="00BE130F" w:rsidRPr="005D13B9" w:rsidRDefault="00BE130F" w:rsidP="00BE130F">
            <w:pPr>
              <w:jc w:val="both"/>
              <w:rPr>
                <w:ins w:id="4035" w:author="mikle" w:date="2025-10-09T19:45:00Z"/>
                <w:lang w:val="en-US"/>
                <w:rPrChange w:id="4036" w:author="mikle" w:date="2025-10-09T19:52:00Z" w16du:dateUtc="2025-10-10T02:52:00Z">
                  <w:rPr>
                    <w:ins w:id="4037" w:author="mikle" w:date="2025-10-09T19:45:00Z"/>
                  </w:rPr>
                </w:rPrChange>
              </w:rPr>
            </w:pPr>
            <w:ins w:id="4038" w:author="mikle" w:date="2025-10-09T19:45:00Z">
              <w:r w:rsidRPr="005D13B9">
                <w:rPr>
                  <w:lang w:val="en-US"/>
                  <w:rPrChange w:id="4039" w:author="mikle" w:date="2025-10-09T19:52:00Z" w16du:dateUtc="2025-10-10T02:52:00Z">
                    <w:rPr/>
                  </w:rPrChange>
                </w:rPr>
                <w:t xml:space="preserve">        self.ur += self.dt * self.urd</w:t>
              </w:r>
            </w:ins>
          </w:p>
          <w:p w14:paraId="747F07DE" w14:textId="77777777" w:rsidR="00BE130F" w:rsidRPr="005D13B9" w:rsidRDefault="00BE130F" w:rsidP="00BE130F">
            <w:pPr>
              <w:jc w:val="both"/>
              <w:rPr>
                <w:ins w:id="4040" w:author="mikle" w:date="2025-10-09T19:45:00Z"/>
                <w:lang w:val="en-US"/>
                <w:rPrChange w:id="4041" w:author="mikle" w:date="2025-10-09T19:52:00Z" w16du:dateUtc="2025-10-10T02:52:00Z">
                  <w:rPr>
                    <w:ins w:id="4042" w:author="mikle" w:date="2025-10-09T19:45:00Z"/>
                  </w:rPr>
                </w:rPrChange>
              </w:rPr>
            </w:pPr>
            <w:ins w:id="4043" w:author="mikle" w:date="2025-10-09T19:45:00Z">
              <w:r w:rsidRPr="005D13B9">
                <w:rPr>
                  <w:lang w:val="en-US"/>
                  <w:rPrChange w:id="4044" w:author="mikle" w:date="2025-10-09T19:52:00Z" w16du:dateUtc="2025-10-10T02:52:00Z">
                    <w:rPr/>
                  </w:rPrChange>
                </w:rPr>
                <w:t xml:space="preserve">        return self.ur, self.urd</w:t>
              </w:r>
            </w:ins>
          </w:p>
          <w:p w14:paraId="485DB95F" w14:textId="77777777" w:rsidR="00BE130F" w:rsidRPr="005D13B9" w:rsidRDefault="00BE130F" w:rsidP="00BE130F">
            <w:pPr>
              <w:jc w:val="both"/>
              <w:rPr>
                <w:ins w:id="4045" w:author="mikle" w:date="2025-10-09T19:45:00Z"/>
                <w:lang w:val="en-US"/>
                <w:rPrChange w:id="4046" w:author="mikle" w:date="2025-10-09T19:52:00Z" w16du:dateUtc="2025-10-10T02:52:00Z">
                  <w:rPr>
                    <w:ins w:id="4047" w:author="mikle" w:date="2025-10-09T19:45:00Z"/>
                  </w:rPr>
                </w:rPrChange>
              </w:rPr>
            </w:pPr>
          </w:p>
          <w:p w14:paraId="4E9D56BD" w14:textId="77777777" w:rsidR="00BE130F" w:rsidRPr="005D13B9" w:rsidRDefault="00BE130F" w:rsidP="00BE130F">
            <w:pPr>
              <w:jc w:val="both"/>
              <w:rPr>
                <w:ins w:id="4048" w:author="mikle" w:date="2025-10-09T19:45:00Z"/>
                <w:lang w:val="en-US"/>
                <w:rPrChange w:id="4049" w:author="mikle" w:date="2025-10-09T19:52:00Z" w16du:dateUtc="2025-10-10T02:52:00Z">
                  <w:rPr>
                    <w:ins w:id="4050" w:author="mikle" w:date="2025-10-09T19:45:00Z"/>
                  </w:rPr>
                </w:rPrChange>
              </w:rPr>
            </w:pPr>
            <w:ins w:id="4051" w:author="mikle" w:date="2025-10-09T19:45:00Z">
              <w:r w:rsidRPr="005D13B9">
                <w:rPr>
                  <w:lang w:val="en-US"/>
                  <w:rPrChange w:id="4052" w:author="mikle" w:date="2025-10-09T19:52:00Z" w16du:dateUtc="2025-10-10T02:52:00Z">
                    <w:rPr/>
                  </w:rPrChange>
                </w:rPr>
                <w:t xml:space="preserve">    def _drag(self, u):</w:t>
              </w:r>
            </w:ins>
          </w:p>
          <w:p w14:paraId="051579B7" w14:textId="77777777" w:rsidR="00BE130F" w:rsidRPr="005D13B9" w:rsidRDefault="00BE130F" w:rsidP="00BE130F">
            <w:pPr>
              <w:jc w:val="both"/>
              <w:rPr>
                <w:ins w:id="4053" w:author="mikle" w:date="2025-10-09T19:45:00Z"/>
                <w:lang w:val="en-US"/>
                <w:rPrChange w:id="4054" w:author="mikle" w:date="2025-10-09T19:52:00Z" w16du:dateUtc="2025-10-10T02:52:00Z">
                  <w:rPr>
                    <w:ins w:id="4055" w:author="mikle" w:date="2025-10-09T19:45:00Z"/>
                  </w:rPr>
                </w:rPrChange>
              </w:rPr>
            </w:pPr>
            <w:ins w:id="4056" w:author="mikle" w:date="2025-10-09T19:45:00Z">
              <w:r w:rsidRPr="005D13B9">
                <w:rPr>
                  <w:lang w:val="en-US"/>
                  <w:rPrChange w:id="4057" w:author="mikle" w:date="2025-10-09T19:52:00Z" w16du:dateUtc="2025-10-10T02:52:00Z">
                    <w:rPr/>
                  </w:rPrChange>
                </w:rPr>
                <w:t xml:space="preserve">        return self.C1 * abs(u) * u + self.C2 * u</w:t>
              </w:r>
            </w:ins>
          </w:p>
          <w:p w14:paraId="23EB07EC" w14:textId="77777777" w:rsidR="00BE130F" w:rsidRPr="005D13B9" w:rsidRDefault="00BE130F" w:rsidP="00BE130F">
            <w:pPr>
              <w:jc w:val="both"/>
              <w:rPr>
                <w:ins w:id="4058" w:author="mikle" w:date="2025-10-09T19:45:00Z"/>
                <w:lang w:val="en-US"/>
                <w:rPrChange w:id="4059" w:author="mikle" w:date="2025-10-09T19:52:00Z" w16du:dateUtc="2025-10-10T02:52:00Z">
                  <w:rPr>
                    <w:ins w:id="4060" w:author="mikle" w:date="2025-10-09T19:45:00Z"/>
                  </w:rPr>
                </w:rPrChange>
              </w:rPr>
            </w:pPr>
          </w:p>
          <w:p w14:paraId="0A9BA32F" w14:textId="77777777" w:rsidR="00BE130F" w:rsidRPr="005D13B9" w:rsidRDefault="00BE130F" w:rsidP="00BE130F">
            <w:pPr>
              <w:jc w:val="both"/>
              <w:rPr>
                <w:ins w:id="4061" w:author="mikle" w:date="2025-10-09T19:45:00Z"/>
                <w:lang w:val="en-US"/>
                <w:rPrChange w:id="4062" w:author="mikle" w:date="2025-10-09T19:52:00Z" w16du:dateUtc="2025-10-10T02:52:00Z">
                  <w:rPr>
                    <w:ins w:id="4063" w:author="mikle" w:date="2025-10-09T19:45:00Z"/>
                  </w:rPr>
                </w:rPrChange>
              </w:rPr>
            </w:pPr>
            <w:ins w:id="4064" w:author="mikle" w:date="2025-10-09T19:45:00Z">
              <w:r w:rsidRPr="005D13B9">
                <w:rPr>
                  <w:lang w:val="en-US"/>
                  <w:rPrChange w:id="4065" w:author="mikle" w:date="2025-10-09T19:52:00Z" w16du:dateUtc="2025-10-10T02:52:00Z">
                    <w:rPr/>
                  </w:rPrChange>
                </w:rPr>
                <w:t xml:space="preserve">    def _u_dot(self, u, T):</w:t>
              </w:r>
            </w:ins>
          </w:p>
          <w:p w14:paraId="0FCFE944" w14:textId="77777777" w:rsidR="00BE130F" w:rsidRPr="005D13B9" w:rsidRDefault="00BE130F" w:rsidP="00BE130F">
            <w:pPr>
              <w:jc w:val="both"/>
              <w:rPr>
                <w:ins w:id="4066" w:author="mikle" w:date="2025-10-09T19:45:00Z"/>
                <w:lang w:val="en-US"/>
                <w:rPrChange w:id="4067" w:author="mikle" w:date="2025-10-09T19:52:00Z" w16du:dateUtc="2025-10-10T02:52:00Z">
                  <w:rPr>
                    <w:ins w:id="4068" w:author="mikle" w:date="2025-10-09T19:45:00Z"/>
                  </w:rPr>
                </w:rPrChange>
              </w:rPr>
            </w:pPr>
            <w:ins w:id="4069" w:author="mikle" w:date="2025-10-09T19:45:00Z">
              <w:r w:rsidRPr="005D13B9">
                <w:rPr>
                  <w:lang w:val="en-US"/>
                  <w:rPrChange w:id="4070" w:author="mikle" w:date="2025-10-09T19:52:00Z" w16du:dateUtc="2025-10-10T02:52:00Z">
                    <w:rPr/>
                  </w:rPrChange>
                </w:rPr>
                <w:t xml:space="preserve">        return (T - self._drag(u)) / self.Meff</w:t>
              </w:r>
            </w:ins>
          </w:p>
          <w:p w14:paraId="3634891B" w14:textId="77777777" w:rsidR="00BE130F" w:rsidRPr="005D13B9" w:rsidRDefault="00BE130F" w:rsidP="00BE130F">
            <w:pPr>
              <w:jc w:val="both"/>
              <w:rPr>
                <w:ins w:id="4071" w:author="mikle" w:date="2025-10-09T19:45:00Z"/>
                <w:lang w:val="en-US"/>
                <w:rPrChange w:id="4072" w:author="mikle" w:date="2025-10-09T19:52:00Z" w16du:dateUtc="2025-10-10T02:52:00Z">
                  <w:rPr>
                    <w:ins w:id="4073" w:author="mikle" w:date="2025-10-09T19:45:00Z"/>
                  </w:rPr>
                </w:rPrChange>
              </w:rPr>
            </w:pPr>
          </w:p>
          <w:p w14:paraId="187C9B84" w14:textId="77777777" w:rsidR="00BE130F" w:rsidRPr="005D13B9" w:rsidRDefault="00BE130F" w:rsidP="00BE130F">
            <w:pPr>
              <w:jc w:val="both"/>
              <w:rPr>
                <w:ins w:id="4074" w:author="mikle" w:date="2025-10-09T19:45:00Z"/>
                <w:lang w:val="en-US"/>
                <w:rPrChange w:id="4075" w:author="mikle" w:date="2025-10-09T19:52:00Z" w16du:dateUtc="2025-10-10T02:52:00Z">
                  <w:rPr>
                    <w:ins w:id="4076" w:author="mikle" w:date="2025-10-09T19:45:00Z"/>
                  </w:rPr>
                </w:rPrChange>
              </w:rPr>
            </w:pPr>
            <w:ins w:id="4077" w:author="mikle" w:date="2025-10-09T19:45:00Z">
              <w:r w:rsidRPr="005D13B9">
                <w:rPr>
                  <w:lang w:val="en-US"/>
                  <w:rPrChange w:id="4078" w:author="mikle" w:date="2025-10-09T19:52:00Z" w16du:dateUtc="2025-10-10T02:52:00Z">
                    <w:rPr/>
                  </w:rPrChange>
                </w:rPr>
                <w:t xml:space="preserve">    def _ucmd_from_Tcmd(self, Tcmd, T):</w:t>
              </w:r>
            </w:ins>
          </w:p>
          <w:p w14:paraId="7F66CE19" w14:textId="77777777" w:rsidR="00BE130F" w:rsidRPr="005D13B9" w:rsidRDefault="00BE130F" w:rsidP="00BE130F">
            <w:pPr>
              <w:jc w:val="both"/>
              <w:rPr>
                <w:ins w:id="4079" w:author="mikle" w:date="2025-10-09T19:45:00Z"/>
                <w:lang w:val="en-US"/>
                <w:rPrChange w:id="4080" w:author="mikle" w:date="2025-10-09T19:53:00Z" w16du:dateUtc="2025-10-10T02:53:00Z">
                  <w:rPr>
                    <w:ins w:id="4081" w:author="mikle" w:date="2025-10-09T19:45:00Z"/>
                  </w:rPr>
                </w:rPrChange>
              </w:rPr>
            </w:pPr>
            <w:ins w:id="4082" w:author="mikle" w:date="2025-10-09T19:45:00Z">
              <w:r w:rsidRPr="005D13B9">
                <w:rPr>
                  <w:lang w:val="en-US"/>
                  <w:rPrChange w:id="4083" w:author="mikle" w:date="2025-10-09T19:52:00Z" w16du:dateUtc="2025-10-10T02:52:00Z">
                    <w:rPr/>
                  </w:rPrChange>
                </w:rPr>
                <w:t xml:space="preserve">        </w:t>
              </w:r>
              <w:r w:rsidRPr="005D13B9">
                <w:rPr>
                  <w:lang w:val="en-US"/>
                  <w:rPrChange w:id="4084" w:author="mikle" w:date="2025-10-09T19:53:00Z" w16du:dateUtc="2025-10-10T02:53:00Z">
                    <w:rPr/>
                  </w:rPrChange>
                </w:rPr>
                <w:t>u_unsat = (self.Tdx / self.Kdx) * (self.at * (Tcmd - T)) + T / self.Kdx</w:t>
              </w:r>
            </w:ins>
          </w:p>
          <w:p w14:paraId="25FD894C" w14:textId="77777777" w:rsidR="00BE130F" w:rsidRPr="005D13B9" w:rsidRDefault="00BE130F" w:rsidP="00BE130F">
            <w:pPr>
              <w:jc w:val="both"/>
              <w:rPr>
                <w:ins w:id="4085" w:author="mikle" w:date="2025-10-09T19:45:00Z"/>
                <w:lang w:val="en-US"/>
                <w:rPrChange w:id="4086" w:author="mikle" w:date="2025-10-09T19:53:00Z" w16du:dateUtc="2025-10-10T02:53:00Z">
                  <w:rPr>
                    <w:ins w:id="4087" w:author="mikle" w:date="2025-10-09T19:45:00Z"/>
                  </w:rPr>
                </w:rPrChange>
              </w:rPr>
            </w:pPr>
            <w:ins w:id="4088" w:author="mikle" w:date="2025-10-09T19:45:00Z">
              <w:r w:rsidRPr="005D13B9">
                <w:rPr>
                  <w:lang w:val="en-US"/>
                  <w:rPrChange w:id="4089" w:author="mikle" w:date="2025-10-09T19:53:00Z" w16du:dateUtc="2025-10-10T02:53:00Z">
                    <w:rPr/>
                  </w:rPrChange>
                </w:rPr>
                <w:t xml:space="preserve">        if u_unsat &gt; self.Umax:</w:t>
              </w:r>
            </w:ins>
          </w:p>
          <w:p w14:paraId="0A88F7F6" w14:textId="77777777" w:rsidR="00BE130F" w:rsidRPr="005D13B9" w:rsidRDefault="00BE130F" w:rsidP="00BE130F">
            <w:pPr>
              <w:jc w:val="both"/>
              <w:rPr>
                <w:ins w:id="4090" w:author="mikle" w:date="2025-10-09T19:45:00Z"/>
                <w:lang w:val="en-US"/>
                <w:rPrChange w:id="4091" w:author="mikle" w:date="2025-10-09T19:53:00Z" w16du:dateUtc="2025-10-10T02:53:00Z">
                  <w:rPr>
                    <w:ins w:id="4092" w:author="mikle" w:date="2025-10-09T19:45:00Z"/>
                  </w:rPr>
                </w:rPrChange>
              </w:rPr>
            </w:pPr>
            <w:ins w:id="4093" w:author="mikle" w:date="2025-10-09T19:45:00Z">
              <w:r w:rsidRPr="005D13B9">
                <w:rPr>
                  <w:lang w:val="en-US"/>
                  <w:rPrChange w:id="4094" w:author="mikle" w:date="2025-10-09T19:53:00Z" w16du:dateUtc="2025-10-10T02:53:00Z">
                    <w:rPr/>
                  </w:rPrChange>
                </w:rPr>
                <w:t xml:space="preserve">            u_unsat = self.Umax</w:t>
              </w:r>
            </w:ins>
          </w:p>
          <w:p w14:paraId="439D598E" w14:textId="77777777" w:rsidR="00BE130F" w:rsidRPr="005D13B9" w:rsidRDefault="00BE130F" w:rsidP="00BE130F">
            <w:pPr>
              <w:jc w:val="both"/>
              <w:rPr>
                <w:ins w:id="4095" w:author="mikle" w:date="2025-10-09T19:45:00Z"/>
                <w:lang w:val="en-US"/>
                <w:rPrChange w:id="4096" w:author="mikle" w:date="2025-10-09T19:53:00Z" w16du:dateUtc="2025-10-10T02:53:00Z">
                  <w:rPr>
                    <w:ins w:id="4097" w:author="mikle" w:date="2025-10-09T19:45:00Z"/>
                  </w:rPr>
                </w:rPrChange>
              </w:rPr>
            </w:pPr>
            <w:ins w:id="4098" w:author="mikle" w:date="2025-10-09T19:45:00Z">
              <w:r w:rsidRPr="005D13B9">
                <w:rPr>
                  <w:lang w:val="en-US"/>
                  <w:rPrChange w:id="4099" w:author="mikle" w:date="2025-10-09T19:53:00Z" w16du:dateUtc="2025-10-10T02:53:00Z">
                    <w:rPr/>
                  </w:rPrChange>
                </w:rPr>
                <w:t xml:space="preserve">        if u_unsat &lt; -self.Umax:</w:t>
              </w:r>
            </w:ins>
          </w:p>
          <w:p w14:paraId="0681777A" w14:textId="77777777" w:rsidR="00BE130F" w:rsidRPr="005D13B9" w:rsidRDefault="00BE130F" w:rsidP="00BE130F">
            <w:pPr>
              <w:jc w:val="both"/>
              <w:rPr>
                <w:ins w:id="4100" w:author="mikle" w:date="2025-10-09T19:45:00Z"/>
                <w:lang w:val="en-US"/>
                <w:rPrChange w:id="4101" w:author="mikle" w:date="2025-10-09T19:53:00Z" w16du:dateUtc="2025-10-10T02:53:00Z">
                  <w:rPr>
                    <w:ins w:id="4102" w:author="mikle" w:date="2025-10-09T19:45:00Z"/>
                  </w:rPr>
                </w:rPrChange>
              </w:rPr>
            </w:pPr>
            <w:ins w:id="4103" w:author="mikle" w:date="2025-10-09T19:45:00Z">
              <w:r w:rsidRPr="005D13B9">
                <w:rPr>
                  <w:lang w:val="en-US"/>
                  <w:rPrChange w:id="4104" w:author="mikle" w:date="2025-10-09T19:53:00Z" w16du:dateUtc="2025-10-10T02:53:00Z">
                    <w:rPr/>
                  </w:rPrChange>
                </w:rPr>
                <w:t xml:space="preserve">            u_unsat = -self.Umax</w:t>
              </w:r>
            </w:ins>
          </w:p>
          <w:p w14:paraId="2FD14376" w14:textId="77777777" w:rsidR="00BE130F" w:rsidRPr="005D13B9" w:rsidRDefault="00BE130F" w:rsidP="00BE130F">
            <w:pPr>
              <w:jc w:val="both"/>
              <w:rPr>
                <w:ins w:id="4105" w:author="mikle" w:date="2025-10-09T19:45:00Z"/>
                <w:lang w:val="en-US"/>
                <w:rPrChange w:id="4106" w:author="mikle" w:date="2025-10-09T19:53:00Z" w16du:dateUtc="2025-10-10T02:53:00Z">
                  <w:rPr>
                    <w:ins w:id="4107" w:author="mikle" w:date="2025-10-09T19:45:00Z"/>
                  </w:rPr>
                </w:rPrChange>
              </w:rPr>
            </w:pPr>
            <w:ins w:id="4108" w:author="mikle" w:date="2025-10-09T19:45:00Z">
              <w:r w:rsidRPr="005D13B9">
                <w:rPr>
                  <w:lang w:val="en-US"/>
                  <w:rPrChange w:id="4109" w:author="mikle" w:date="2025-10-09T19:53:00Z" w16du:dateUtc="2025-10-10T02:53:00Z">
                    <w:rPr/>
                  </w:rPrChange>
                </w:rPr>
                <w:t xml:space="preserve">        return u_unsat</w:t>
              </w:r>
            </w:ins>
          </w:p>
          <w:p w14:paraId="0A15CBEE" w14:textId="77777777" w:rsidR="00BE130F" w:rsidRPr="005D13B9" w:rsidRDefault="00BE130F" w:rsidP="00BE130F">
            <w:pPr>
              <w:jc w:val="both"/>
              <w:rPr>
                <w:ins w:id="4110" w:author="mikle" w:date="2025-10-09T19:45:00Z"/>
                <w:lang w:val="en-US"/>
                <w:rPrChange w:id="4111" w:author="mikle" w:date="2025-10-09T19:53:00Z" w16du:dateUtc="2025-10-10T02:53:00Z">
                  <w:rPr>
                    <w:ins w:id="4112" w:author="mikle" w:date="2025-10-09T19:45:00Z"/>
                  </w:rPr>
                </w:rPrChange>
              </w:rPr>
            </w:pPr>
          </w:p>
          <w:p w14:paraId="013D1692" w14:textId="77777777" w:rsidR="00BE130F" w:rsidRPr="005D13B9" w:rsidRDefault="00BE130F" w:rsidP="00BE130F">
            <w:pPr>
              <w:jc w:val="both"/>
              <w:rPr>
                <w:ins w:id="4113" w:author="mikle" w:date="2025-10-09T19:45:00Z"/>
                <w:lang w:val="en-US"/>
                <w:rPrChange w:id="4114" w:author="mikle" w:date="2025-10-09T19:53:00Z" w16du:dateUtc="2025-10-10T02:53:00Z">
                  <w:rPr>
                    <w:ins w:id="4115" w:author="mikle" w:date="2025-10-09T19:45:00Z"/>
                  </w:rPr>
                </w:rPrChange>
              </w:rPr>
            </w:pPr>
            <w:ins w:id="4116" w:author="mikle" w:date="2025-10-09T19:45:00Z">
              <w:r w:rsidRPr="005D13B9">
                <w:rPr>
                  <w:lang w:val="en-US"/>
                  <w:rPrChange w:id="4117" w:author="mikle" w:date="2025-10-09T19:53:00Z" w16du:dateUtc="2025-10-10T02:53:00Z">
                    <w:rPr/>
                  </w:rPrChange>
                </w:rPr>
                <w:t xml:space="preserve">    def f(self, u, T, x, u_ref_ground, psi):</w:t>
              </w:r>
            </w:ins>
          </w:p>
          <w:p w14:paraId="1F979FDB" w14:textId="77777777" w:rsidR="00BE130F" w:rsidRPr="005D13B9" w:rsidRDefault="00BE130F" w:rsidP="00BE130F">
            <w:pPr>
              <w:jc w:val="both"/>
              <w:rPr>
                <w:ins w:id="4118" w:author="mikle" w:date="2025-10-09T19:45:00Z"/>
                <w:lang w:val="en-US"/>
                <w:rPrChange w:id="4119" w:author="mikle" w:date="2025-10-09T19:53:00Z" w16du:dateUtc="2025-10-10T02:53:00Z">
                  <w:rPr>
                    <w:ins w:id="4120" w:author="mikle" w:date="2025-10-09T19:45:00Z"/>
                  </w:rPr>
                </w:rPrChange>
              </w:rPr>
            </w:pPr>
            <w:ins w:id="4121" w:author="mikle" w:date="2025-10-09T19:45:00Z">
              <w:r w:rsidRPr="005D13B9">
                <w:rPr>
                  <w:lang w:val="en-US"/>
                  <w:rPrChange w:id="4122" w:author="mikle" w:date="2025-10-09T19:53:00Z" w16du:dateUtc="2025-10-10T02:53:00Z">
                    <w:rPr/>
                  </w:rPrChange>
                </w:rPr>
                <w:t xml:space="preserve">        Uc_par = self.Ucur_mag * math.cos(self.Ucur_dir - psi)</w:t>
              </w:r>
            </w:ins>
          </w:p>
          <w:p w14:paraId="16DC4C9C" w14:textId="77777777" w:rsidR="00BE130F" w:rsidRPr="005D13B9" w:rsidRDefault="00BE130F" w:rsidP="00BE130F">
            <w:pPr>
              <w:jc w:val="both"/>
              <w:rPr>
                <w:ins w:id="4123" w:author="mikle" w:date="2025-10-09T19:45:00Z"/>
                <w:lang w:val="en-US"/>
                <w:rPrChange w:id="4124" w:author="mikle" w:date="2025-10-09T19:53:00Z" w16du:dateUtc="2025-10-10T02:53:00Z">
                  <w:rPr>
                    <w:ins w:id="4125" w:author="mikle" w:date="2025-10-09T19:45:00Z"/>
                  </w:rPr>
                </w:rPrChange>
              </w:rPr>
            </w:pPr>
            <w:ins w:id="4126" w:author="mikle" w:date="2025-10-09T19:45:00Z">
              <w:r w:rsidRPr="005D13B9">
                <w:rPr>
                  <w:lang w:val="en-US"/>
                  <w:rPrChange w:id="4127" w:author="mikle" w:date="2025-10-09T19:53:00Z" w16du:dateUtc="2025-10-10T02:53:00Z">
                    <w:rPr/>
                  </w:rPrChange>
                </w:rPr>
                <w:t xml:space="preserve">        u_ref_body = max(0.0, u_ref_ground - Uc_par)</w:t>
              </w:r>
            </w:ins>
          </w:p>
          <w:p w14:paraId="1C73B68E" w14:textId="77777777" w:rsidR="00BE130F" w:rsidRPr="005D13B9" w:rsidRDefault="00BE130F" w:rsidP="00BE130F">
            <w:pPr>
              <w:jc w:val="both"/>
              <w:rPr>
                <w:ins w:id="4128" w:author="mikle" w:date="2025-10-09T19:45:00Z"/>
                <w:lang w:val="en-US"/>
                <w:rPrChange w:id="4129" w:author="mikle" w:date="2025-10-09T19:53:00Z" w16du:dateUtc="2025-10-10T02:53:00Z">
                  <w:rPr>
                    <w:ins w:id="4130" w:author="mikle" w:date="2025-10-09T19:45:00Z"/>
                  </w:rPr>
                </w:rPrChange>
              </w:rPr>
            </w:pPr>
            <w:ins w:id="4131" w:author="mikle" w:date="2025-10-09T19:45:00Z">
              <w:r w:rsidRPr="005D13B9">
                <w:rPr>
                  <w:lang w:val="en-US"/>
                  <w:rPrChange w:id="4132" w:author="mikle" w:date="2025-10-09T19:53:00Z" w16du:dateUtc="2025-10-10T02:53:00Z">
                    <w:rPr/>
                  </w:rPrChange>
                </w:rPr>
                <w:t xml:space="preserve">        uref, uref_dot = self._update_ref_filter(u_ref_body)</w:t>
              </w:r>
            </w:ins>
          </w:p>
          <w:p w14:paraId="1E2F386C" w14:textId="77777777" w:rsidR="00BE130F" w:rsidRPr="005D13B9" w:rsidRDefault="00BE130F" w:rsidP="00BE130F">
            <w:pPr>
              <w:jc w:val="both"/>
              <w:rPr>
                <w:ins w:id="4133" w:author="mikle" w:date="2025-10-09T19:45:00Z"/>
                <w:lang w:val="en-US"/>
                <w:rPrChange w:id="4134" w:author="mikle" w:date="2025-10-09T19:53:00Z" w16du:dateUtc="2025-10-10T02:53:00Z">
                  <w:rPr>
                    <w:ins w:id="4135" w:author="mikle" w:date="2025-10-09T19:45:00Z"/>
                  </w:rPr>
                </w:rPrChange>
              </w:rPr>
            </w:pPr>
            <w:ins w:id="4136" w:author="mikle" w:date="2025-10-09T19:45:00Z">
              <w:r w:rsidRPr="005D13B9">
                <w:rPr>
                  <w:lang w:val="en-US"/>
                  <w:rPrChange w:id="4137" w:author="mikle" w:date="2025-10-09T19:53:00Z" w16du:dateUtc="2025-10-10T02:53:00Z">
                    <w:rPr/>
                  </w:rPrChange>
                </w:rPr>
                <w:t xml:space="preserve">        udot = self._u_dot(u, T)</w:t>
              </w:r>
            </w:ins>
          </w:p>
          <w:p w14:paraId="1494465D" w14:textId="77777777" w:rsidR="00BE130F" w:rsidRPr="005D13B9" w:rsidRDefault="00BE130F" w:rsidP="00BE130F">
            <w:pPr>
              <w:jc w:val="both"/>
              <w:rPr>
                <w:ins w:id="4138" w:author="mikle" w:date="2025-10-09T19:45:00Z"/>
                <w:lang w:val="en-US"/>
                <w:rPrChange w:id="4139" w:author="mikle" w:date="2025-10-09T19:53:00Z" w16du:dateUtc="2025-10-10T02:53:00Z">
                  <w:rPr>
                    <w:ins w:id="4140" w:author="mikle" w:date="2025-10-09T19:45:00Z"/>
                  </w:rPr>
                </w:rPrChange>
              </w:rPr>
            </w:pPr>
            <w:ins w:id="4141" w:author="mikle" w:date="2025-10-09T19:45:00Z">
              <w:r w:rsidRPr="005D13B9">
                <w:rPr>
                  <w:lang w:val="en-US"/>
                  <w:rPrChange w:id="4142" w:author="mikle" w:date="2025-10-09T19:53:00Z" w16du:dateUtc="2025-10-10T02:53:00Z">
                    <w:rPr/>
                  </w:rPrChange>
                </w:rPr>
                <w:t xml:space="preserve">        u_meas = self.meas_scale * u if self.use_5pct_error_u else u</w:t>
              </w:r>
            </w:ins>
          </w:p>
          <w:p w14:paraId="175C25AF" w14:textId="77777777" w:rsidR="00BE130F" w:rsidRPr="005D13B9" w:rsidRDefault="00BE130F" w:rsidP="00BE130F">
            <w:pPr>
              <w:jc w:val="both"/>
              <w:rPr>
                <w:ins w:id="4143" w:author="mikle" w:date="2025-10-09T19:45:00Z"/>
                <w:lang w:val="en-US"/>
                <w:rPrChange w:id="4144" w:author="mikle" w:date="2025-10-09T19:53:00Z" w16du:dateUtc="2025-10-10T02:53:00Z">
                  <w:rPr>
                    <w:ins w:id="4145" w:author="mikle" w:date="2025-10-09T19:45:00Z"/>
                  </w:rPr>
                </w:rPrChange>
              </w:rPr>
            </w:pPr>
            <w:ins w:id="4146" w:author="mikle" w:date="2025-10-09T19:45:00Z">
              <w:r w:rsidRPr="005D13B9">
                <w:rPr>
                  <w:lang w:val="en-US"/>
                  <w:rPrChange w:id="4147" w:author="mikle" w:date="2025-10-09T19:53:00Z" w16du:dateUtc="2025-10-10T02:53:00Z">
                    <w:rPr/>
                  </w:rPrChange>
                </w:rPr>
                <w:t xml:space="preserve">        e = uref - u_meas</w:t>
              </w:r>
            </w:ins>
          </w:p>
          <w:p w14:paraId="451E55C5" w14:textId="77777777" w:rsidR="00BE130F" w:rsidRPr="005D13B9" w:rsidRDefault="00BE130F" w:rsidP="00BE130F">
            <w:pPr>
              <w:jc w:val="both"/>
              <w:rPr>
                <w:ins w:id="4148" w:author="mikle" w:date="2025-10-09T19:45:00Z"/>
                <w:lang w:val="en-US"/>
                <w:rPrChange w:id="4149" w:author="mikle" w:date="2025-10-09T19:53:00Z" w16du:dateUtc="2025-10-10T02:53:00Z">
                  <w:rPr>
                    <w:ins w:id="4150" w:author="mikle" w:date="2025-10-09T19:45:00Z"/>
                  </w:rPr>
                </w:rPrChange>
              </w:rPr>
            </w:pPr>
            <w:ins w:id="4151" w:author="mikle" w:date="2025-10-09T19:45:00Z">
              <w:r w:rsidRPr="005D13B9">
                <w:rPr>
                  <w:lang w:val="en-US"/>
                  <w:rPrChange w:id="4152" w:author="mikle" w:date="2025-10-09T19:53:00Z" w16du:dateUtc="2025-10-10T02:53:00Z">
                    <w:rPr/>
                  </w:rPrChange>
                </w:rPr>
                <w:t xml:space="preserve">        edot = uref_dot - udot</w:t>
              </w:r>
            </w:ins>
          </w:p>
          <w:p w14:paraId="37CD48B0" w14:textId="77777777" w:rsidR="00BE130F" w:rsidRPr="005D13B9" w:rsidRDefault="00BE130F" w:rsidP="00BE130F">
            <w:pPr>
              <w:jc w:val="both"/>
              <w:rPr>
                <w:ins w:id="4153" w:author="mikle" w:date="2025-10-09T19:45:00Z"/>
                <w:lang w:val="en-US"/>
                <w:rPrChange w:id="4154" w:author="mikle" w:date="2025-10-09T19:53:00Z" w16du:dateUtc="2025-10-10T02:53:00Z">
                  <w:rPr>
                    <w:ins w:id="4155" w:author="mikle" w:date="2025-10-09T19:45:00Z"/>
                  </w:rPr>
                </w:rPrChange>
              </w:rPr>
            </w:pPr>
            <w:ins w:id="4156" w:author="mikle" w:date="2025-10-09T19:45:00Z">
              <w:r w:rsidRPr="005D13B9">
                <w:rPr>
                  <w:lang w:val="en-US"/>
                  <w:rPrChange w:id="4157" w:author="mikle" w:date="2025-10-09T19:53:00Z" w16du:dateUtc="2025-10-10T02:53:00Z">
                    <w:rPr/>
                  </w:rPrChange>
                </w:rPr>
                <w:t xml:space="preserve">        Tff = self.C2 * u_meas + self.C1 * abs(u_meas) * u_meas</w:t>
              </w:r>
            </w:ins>
          </w:p>
          <w:p w14:paraId="596A4933" w14:textId="77777777" w:rsidR="00BE130F" w:rsidRPr="005D13B9" w:rsidRDefault="00BE130F" w:rsidP="00BE130F">
            <w:pPr>
              <w:jc w:val="both"/>
              <w:rPr>
                <w:ins w:id="4158" w:author="mikle" w:date="2025-10-09T19:45:00Z"/>
                <w:lang w:val="en-US"/>
                <w:rPrChange w:id="4159" w:author="mikle" w:date="2025-10-09T19:53:00Z" w16du:dateUtc="2025-10-10T02:53:00Z">
                  <w:rPr>
                    <w:ins w:id="4160" w:author="mikle" w:date="2025-10-09T19:45:00Z"/>
                  </w:rPr>
                </w:rPrChange>
              </w:rPr>
            </w:pPr>
            <w:ins w:id="4161" w:author="mikle" w:date="2025-10-09T19:45:00Z">
              <w:r w:rsidRPr="005D13B9">
                <w:rPr>
                  <w:lang w:val="en-US"/>
                  <w:rPrChange w:id="4162" w:author="mikle" w:date="2025-10-09T19:53:00Z" w16du:dateUtc="2025-10-10T02:53:00Z">
                    <w:rPr/>
                  </w:rPrChange>
                </w:rPr>
                <w:t xml:space="preserve">        Tcmd = self.Meff * (self.Kp * e + self.Kd * edot) + Tff</w:t>
              </w:r>
            </w:ins>
          </w:p>
          <w:p w14:paraId="5D870B62" w14:textId="77777777" w:rsidR="00BE130F" w:rsidRPr="005D13B9" w:rsidRDefault="00BE130F" w:rsidP="00BE130F">
            <w:pPr>
              <w:jc w:val="both"/>
              <w:rPr>
                <w:ins w:id="4163" w:author="mikle" w:date="2025-10-09T19:45:00Z"/>
                <w:lang w:val="en-US"/>
                <w:rPrChange w:id="4164" w:author="mikle" w:date="2025-10-09T19:53:00Z" w16du:dateUtc="2025-10-10T02:53:00Z">
                  <w:rPr>
                    <w:ins w:id="4165" w:author="mikle" w:date="2025-10-09T19:45:00Z"/>
                  </w:rPr>
                </w:rPrChange>
              </w:rPr>
            </w:pPr>
            <w:ins w:id="4166" w:author="mikle" w:date="2025-10-09T19:45:00Z">
              <w:r w:rsidRPr="005D13B9">
                <w:rPr>
                  <w:lang w:val="en-US"/>
                  <w:rPrChange w:id="4167" w:author="mikle" w:date="2025-10-09T19:53:00Z" w16du:dateUtc="2025-10-10T02:53:00Z">
                    <w:rPr/>
                  </w:rPrChange>
                </w:rPr>
                <w:t xml:space="preserve">        U = self._ucmd_from_Tcmd(Tcmd, T)</w:t>
              </w:r>
            </w:ins>
          </w:p>
          <w:p w14:paraId="20CC90FC" w14:textId="77777777" w:rsidR="00BE130F" w:rsidRPr="005D13B9" w:rsidRDefault="00BE130F" w:rsidP="00BE130F">
            <w:pPr>
              <w:jc w:val="both"/>
              <w:rPr>
                <w:ins w:id="4168" w:author="mikle" w:date="2025-10-09T19:45:00Z"/>
                <w:lang w:val="en-US"/>
                <w:rPrChange w:id="4169" w:author="mikle" w:date="2025-10-09T19:53:00Z" w16du:dateUtc="2025-10-10T02:53:00Z">
                  <w:rPr>
                    <w:ins w:id="4170" w:author="mikle" w:date="2025-10-09T19:45:00Z"/>
                  </w:rPr>
                </w:rPrChange>
              </w:rPr>
            </w:pPr>
            <w:ins w:id="4171" w:author="mikle" w:date="2025-10-09T19:45:00Z">
              <w:r w:rsidRPr="005D13B9">
                <w:rPr>
                  <w:lang w:val="en-US"/>
                  <w:rPrChange w:id="4172" w:author="mikle" w:date="2025-10-09T19:53:00Z" w16du:dateUtc="2025-10-10T02:53:00Z">
                    <w:rPr/>
                  </w:rPrChange>
                </w:rPr>
                <w:t xml:space="preserve">        dT = (self.Kdx * U - T) / self.Tdx</w:t>
              </w:r>
            </w:ins>
          </w:p>
          <w:p w14:paraId="62E2D9FA" w14:textId="77777777" w:rsidR="00BE130F" w:rsidRPr="005D13B9" w:rsidRDefault="00BE130F" w:rsidP="00BE130F">
            <w:pPr>
              <w:jc w:val="both"/>
              <w:rPr>
                <w:ins w:id="4173" w:author="mikle" w:date="2025-10-09T19:45:00Z"/>
                <w:lang w:val="en-US"/>
                <w:rPrChange w:id="4174" w:author="mikle" w:date="2025-10-09T19:53:00Z" w16du:dateUtc="2025-10-10T02:53:00Z">
                  <w:rPr>
                    <w:ins w:id="4175" w:author="mikle" w:date="2025-10-09T19:45:00Z"/>
                  </w:rPr>
                </w:rPrChange>
              </w:rPr>
            </w:pPr>
            <w:ins w:id="4176" w:author="mikle" w:date="2025-10-09T19:45:00Z">
              <w:r w:rsidRPr="005D13B9">
                <w:rPr>
                  <w:lang w:val="en-US"/>
                  <w:rPrChange w:id="4177" w:author="mikle" w:date="2025-10-09T19:53:00Z" w16du:dateUtc="2025-10-10T02:53:00Z">
                    <w:rPr/>
                  </w:rPrChange>
                </w:rPr>
                <w:t xml:space="preserve">        du = udot</w:t>
              </w:r>
            </w:ins>
          </w:p>
          <w:p w14:paraId="33D14222" w14:textId="77777777" w:rsidR="00BE130F" w:rsidRPr="005D13B9" w:rsidRDefault="00BE130F" w:rsidP="00BE130F">
            <w:pPr>
              <w:jc w:val="both"/>
              <w:rPr>
                <w:ins w:id="4178" w:author="mikle" w:date="2025-10-09T19:45:00Z"/>
                <w:lang w:val="en-US"/>
                <w:rPrChange w:id="4179" w:author="mikle" w:date="2025-10-09T19:53:00Z" w16du:dateUtc="2025-10-10T02:53:00Z">
                  <w:rPr>
                    <w:ins w:id="4180" w:author="mikle" w:date="2025-10-09T19:45:00Z"/>
                  </w:rPr>
                </w:rPrChange>
              </w:rPr>
            </w:pPr>
            <w:ins w:id="4181" w:author="mikle" w:date="2025-10-09T19:45:00Z">
              <w:r w:rsidRPr="005D13B9">
                <w:rPr>
                  <w:lang w:val="en-US"/>
                  <w:rPrChange w:id="4182" w:author="mikle" w:date="2025-10-09T19:53:00Z" w16du:dateUtc="2025-10-10T02:53:00Z">
                    <w:rPr/>
                  </w:rPrChange>
                </w:rPr>
                <w:t xml:space="preserve">        dx = u</w:t>
              </w:r>
            </w:ins>
          </w:p>
          <w:p w14:paraId="7DE2E4EB" w14:textId="77777777" w:rsidR="00BE130F" w:rsidRPr="005D13B9" w:rsidRDefault="00BE130F" w:rsidP="00BE130F">
            <w:pPr>
              <w:jc w:val="both"/>
              <w:rPr>
                <w:ins w:id="4183" w:author="mikle" w:date="2025-10-09T19:45:00Z"/>
                <w:lang w:val="en-US"/>
                <w:rPrChange w:id="4184" w:author="mikle" w:date="2025-10-09T19:53:00Z" w16du:dateUtc="2025-10-10T02:53:00Z">
                  <w:rPr>
                    <w:ins w:id="4185" w:author="mikle" w:date="2025-10-09T19:45:00Z"/>
                  </w:rPr>
                </w:rPrChange>
              </w:rPr>
            </w:pPr>
            <w:ins w:id="4186" w:author="mikle" w:date="2025-10-09T19:45:00Z">
              <w:r w:rsidRPr="005D13B9">
                <w:rPr>
                  <w:lang w:val="en-US"/>
                  <w:rPrChange w:id="4187" w:author="mikle" w:date="2025-10-09T19:53:00Z" w16du:dateUtc="2025-10-10T02:53:00Z">
                    <w:rPr/>
                  </w:rPrChange>
                </w:rPr>
                <w:t xml:space="preserve">        return du, dT, dx</w:t>
              </w:r>
            </w:ins>
          </w:p>
          <w:p w14:paraId="04751205" w14:textId="77777777" w:rsidR="00BE130F" w:rsidRPr="005D13B9" w:rsidRDefault="00BE130F" w:rsidP="00BE130F">
            <w:pPr>
              <w:jc w:val="both"/>
              <w:rPr>
                <w:ins w:id="4188" w:author="mikle" w:date="2025-10-09T19:45:00Z"/>
                <w:lang w:val="en-US"/>
                <w:rPrChange w:id="4189" w:author="mikle" w:date="2025-10-09T19:53:00Z" w16du:dateUtc="2025-10-10T02:53:00Z">
                  <w:rPr>
                    <w:ins w:id="4190" w:author="mikle" w:date="2025-10-09T19:45:00Z"/>
                  </w:rPr>
                </w:rPrChange>
              </w:rPr>
            </w:pPr>
          </w:p>
          <w:p w14:paraId="1A410D08" w14:textId="77777777" w:rsidR="00BE130F" w:rsidRPr="005D13B9" w:rsidRDefault="00BE130F" w:rsidP="00BE130F">
            <w:pPr>
              <w:jc w:val="both"/>
              <w:rPr>
                <w:ins w:id="4191" w:author="mikle" w:date="2025-10-09T19:45:00Z"/>
                <w:lang w:val="en-US"/>
                <w:rPrChange w:id="4192" w:author="mikle" w:date="2025-10-09T19:53:00Z" w16du:dateUtc="2025-10-10T02:53:00Z">
                  <w:rPr>
                    <w:ins w:id="4193" w:author="mikle" w:date="2025-10-09T19:45:00Z"/>
                  </w:rPr>
                </w:rPrChange>
              </w:rPr>
            </w:pPr>
            <w:ins w:id="4194" w:author="mikle" w:date="2025-10-09T19:45:00Z">
              <w:r w:rsidRPr="005D13B9">
                <w:rPr>
                  <w:lang w:val="en-US"/>
                  <w:rPrChange w:id="4195" w:author="mikle" w:date="2025-10-09T19:53:00Z" w16du:dateUtc="2025-10-10T02:53:00Z">
                    <w:rPr/>
                  </w:rPrChange>
                </w:rPr>
                <w:t xml:space="preserve">    def rk4_step(self, u_ref_ground, psi):</w:t>
              </w:r>
            </w:ins>
          </w:p>
          <w:p w14:paraId="4C9D9CC2" w14:textId="77777777" w:rsidR="00BE130F" w:rsidRPr="005D13B9" w:rsidRDefault="00BE130F" w:rsidP="00BE130F">
            <w:pPr>
              <w:jc w:val="both"/>
              <w:rPr>
                <w:ins w:id="4196" w:author="mikle" w:date="2025-10-09T19:45:00Z"/>
                <w:lang w:val="en-US"/>
                <w:rPrChange w:id="4197" w:author="mikle" w:date="2025-10-09T19:53:00Z" w16du:dateUtc="2025-10-10T02:53:00Z">
                  <w:rPr>
                    <w:ins w:id="4198" w:author="mikle" w:date="2025-10-09T19:45:00Z"/>
                  </w:rPr>
                </w:rPrChange>
              </w:rPr>
            </w:pPr>
            <w:ins w:id="4199" w:author="mikle" w:date="2025-10-09T19:45:00Z">
              <w:r w:rsidRPr="005D13B9">
                <w:rPr>
                  <w:lang w:val="en-US"/>
                  <w:rPrChange w:id="4200" w:author="mikle" w:date="2025-10-09T19:53:00Z" w16du:dateUtc="2025-10-10T02:53:00Z">
                    <w:rPr/>
                  </w:rPrChange>
                </w:rPr>
                <w:t xml:space="preserve">        u1, T1, x1 = self.u, self.T, self.x</w:t>
              </w:r>
            </w:ins>
          </w:p>
          <w:p w14:paraId="5593A8CC" w14:textId="77777777" w:rsidR="00BE130F" w:rsidRPr="005D13B9" w:rsidRDefault="00BE130F" w:rsidP="00BE130F">
            <w:pPr>
              <w:jc w:val="both"/>
              <w:rPr>
                <w:ins w:id="4201" w:author="mikle" w:date="2025-10-09T19:45:00Z"/>
                <w:lang w:val="en-US"/>
                <w:rPrChange w:id="4202" w:author="mikle" w:date="2025-10-09T19:53:00Z" w16du:dateUtc="2025-10-10T02:53:00Z">
                  <w:rPr>
                    <w:ins w:id="4203" w:author="mikle" w:date="2025-10-09T19:45:00Z"/>
                  </w:rPr>
                </w:rPrChange>
              </w:rPr>
            </w:pPr>
            <w:ins w:id="4204" w:author="mikle" w:date="2025-10-09T19:45:00Z">
              <w:r w:rsidRPr="005D13B9">
                <w:rPr>
                  <w:lang w:val="en-US"/>
                  <w:rPrChange w:id="4205" w:author="mikle" w:date="2025-10-09T19:53:00Z" w16du:dateUtc="2025-10-10T02:53:00Z">
                    <w:rPr/>
                  </w:rPrChange>
                </w:rPr>
                <w:t xml:space="preserve">        k1 = self.f(u1, T1, x1, u_ref_ground, psi)</w:t>
              </w:r>
            </w:ins>
          </w:p>
          <w:p w14:paraId="1CBF90A6" w14:textId="77777777" w:rsidR="00BE130F" w:rsidRPr="005D13B9" w:rsidRDefault="00BE130F" w:rsidP="00BE130F">
            <w:pPr>
              <w:jc w:val="both"/>
              <w:rPr>
                <w:ins w:id="4206" w:author="mikle" w:date="2025-10-09T19:45:00Z"/>
                <w:lang w:val="en-US"/>
                <w:rPrChange w:id="4207" w:author="mikle" w:date="2025-10-09T19:53:00Z" w16du:dateUtc="2025-10-10T02:53:00Z">
                  <w:rPr>
                    <w:ins w:id="4208" w:author="mikle" w:date="2025-10-09T19:45:00Z"/>
                  </w:rPr>
                </w:rPrChange>
              </w:rPr>
            </w:pPr>
            <w:ins w:id="4209" w:author="mikle" w:date="2025-10-09T19:45:00Z">
              <w:r w:rsidRPr="005D13B9">
                <w:rPr>
                  <w:lang w:val="en-US"/>
                  <w:rPrChange w:id="4210" w:author="mikle" w:date="2025-10-09T19:53:00Z" w16du:dateUtc="2025-10-10T02:53:00Z">
                    <w:rPr/>
                  </w:rPrChange>
                </w:rPr>
                <w:t xml:space="preserve">        u2 = u1 + 0.5 * self.dt * k1[0]</w:t>
              </w:r>
            </w:ins>
          </w:p>
          <w:p w14:paraId="7C1CF16A" w14:textId="77777777" w:rsidR="00BE130F" w:rsidRPr="005D13B9" w:rsidRDefault="00BE130F" w:rsidP="00BE130F">
            <w:pPr>
              <w:jc w:val="both"/>
              <w:rPr>
                <w:ins w:id="4211" w:author="mikle" w:date="2025-10-09T19:45:00Z"/>
                <w:lang w:val="en-US"/>
                <w:rPrChange w:id="4212" w:author="mikle" w:date="2025-10-09T19:53:00Z" w16du:dateUtc="2025-10-10T02:53:00Z">
                  <w:rPr>
                    <w:ins w:id="4213" w:author="mikle" w:date="2025-10-09T19:45:00Z"/>
                  </w:rPr>
                </w:rPrChange>
              </w:rPr>
            </w:pPr>
            <w:ins w:id="4214" w:author="mikle" w:date="2025-10-09T19:45:00Z">
              <w:r w:rsidRPr="005D13B9">
                <w:rPr>
                  <w:lang w:val="en-US"/>
                  <w:rPrChange w:id="4215" w:author="mikle" w:date="2025-10-09T19:53:00Z" w16du:dateUtc="2025-10-10T02:53:00Z">
                    <w:rPr/>
                  </w:rPrChange>
                </w:rPr>
                <w:t xml:space="preserve">        T2 = T1 + 0.5 * self.dt * k1[1]</w:t>
              </w:r>
            </w:ins>
          </w:p>
          <w:p w14:paraId="7D6669CA" w14:textId="77777777" w:rsidR="00BE130F" w:rsidRPr="005D13B9" w:rsidRDefault="00BE130F" w:rsidP="00BE130F">
            <w:pPr>
              <w:jc w:val="both"/>
              <w:rPr>
                <w:ins w:id="4216" w:author="mikle" w:date="2025-10-09T19:45:00Z"/>
                <w:lang w:val="en-US"/>
                <w:rPrChange w:id="4217" w:author="mikle" w:date="2025-10-09T19:53:00Z" w16du:dateUtc="2025-10-10T02:53:00Z">
                  <w:rPr>
                    <w:ins w:id="4218" w:author="mikle" w:date="2025-10-09T19:45:00Z"/>
                  </w:rPr>
                </w:rPrChange>
              </w:rPr>
            </w:pPr>
            <w:ins w:id="4219" w:author="mikle" w:date="2025-10-09T19:45:00Z">
              <w:r w:rsidRPr="005D13B9">
                <w:rPr>
                  <w:lang w:val="en-US"/>
                  <w:rPrChange w:id="4220" w:author="mikle" w:date="2025-10-09T19:53:00Z" w16du:dateUtc="2025-10-10T02:53:00Z">
                    <w:rPr/>
                  </w:rPrChange>
                </w:rPr>
                <w:t xml:space="preserve">        x2 = x1 + 0.5 * self.dt * k1[2]</w:t>
              </w:r>
            </w:ins>
          </w:p>
          <w:p w14:paraId="5CF55501" w14:textId="77777777" w:rsidR="00BE130F" w:rsidRPr="005D13B9" w:rsidRDefault="00BE130F" w:rsidP="00BE130F">
            <w:pPr>
              <w:jc w:val="both"/>
              <w:rPr>
                <w:ins w:id="4221" w:author="mikle" w:date="2025-10-09T19:45:00Z"/>
                <w:lang w:val="en-US"/>
                <w:rPrChange w:id="4222" w:author="mikle" w:date="2025-10-09T19:53:00Z" w16du:dateUtc="2025-10-10T02:53:00Z">
                  <w:rPr>
                    <w:ins w:id="4223" w:author="mikle" w:date="2025-10-09T19:45:00Z"/>
                  </w:rPr>
                </w:rPrChange>
              </w:rPr>
            </w:pPr>
            <w:ins w:id="4224" w:author="mikle" w:date="2025-10-09T19:45:00Z">
              <w:r w:rsidRPr="005D13B9">
                <w:rPr>
                  <w:lang w:val="en-US"/>
                  <w:rPrChange w:id="4225" w:author="mikle" w:date="2025-10-09T19:53:00Z" w16du:dateUtc="2025-10-10T02:53:00Z">
                    <w:rPr/>
                  </w:rPrChange>
                </w:rPr>
                <w:t xml:space="preserve">        k2 = self.f(u2, T2, x2, u_ref_ground, psi)</w:t>
              </w:r>
            </w:ins>
          </w:p>
          <w:p w14:paraId="4ACAF37C" w14:textId="77777777" w:rsidR="00BE130F" w:rsidRPr="005D13B9" w:rsidRDefault="00BE130F" w:rsidP="00BE130F">
            <w:pPr>
              <w:jc w:val="both"/>
              <w:rPr>
                <w:ins w:id="4226" w:author="mikle" w:date="2025-10-09T19:45:00Z"/>
                <w:lang w:val="en-US"/>
                <w:rPrChange w:id="4227" w:author="mikle" w:date="2025-10-09T19:53:00Z" w16du:dateUtc="2025-10-10T02:53:00Z">
                  <w:rPr>
                    <w:ins w:id="4228" w:author="mikle" w:date="2025-10-09T19:45:00Z"/>
                  </w:rPr>
                </w:rPrChange>
              </w:rPr>
            </w:pPr>
            <w:ins w:id="4229" w:author="mikle" w:date="2025-10-09T19:45:00Z">
              <w:r w:rsidRPr="005D13B9">
                <w:rPr>
                  <w:lang w:val="en-US"/>
                  <w:rPrChange w:id="4230" w:author="mikle" w:date="2025-10-09T19:53:00Z" w16du:dateUtc="2025-10-10T02:53:00Z">
                    <w:rPr/>
                  </w:rPrChange>
                </w:rPr>
                <w:t xml:space="preserve">        u3 = u1 + 0.5 * self.dt * k2[0]</w:t>
              </w:r>
            </w:ins>
          </w:p>
          <w:p w14:paraId="66EBBA01" w14:textId="77777777" w:rsidR="00BE130F" w:rsidRPr="005D13B9" w:rsidRDefault="00BE130F" w:rsidP="00BE130F">
            <w:pPr>
              <w:jc w:val="both"/>
              <w:rPr>
                <w:ins w:id="4231" w:author="mikle" w:date="2025-10-09T19:45:00Z"/>
                <w:lang w:val="en-US"/>
                <w:rPrChange w:id="4232" w:author="mikle" w:date="2025-10-09T19:53:00Z" w16du:dateUtc="2025-10-10T02:53:00Z">
                  <w:rPr>
                    <w:ins w:id="4233" w:author="mikle" w:date="2025-10-09T19:45:00Z"/>
                  </w:rPr>
                </w:rPrChange>
              </w:rPr>
            </w:pPr>
            <w:ins w:id="4234" w:author="mikle" w:date="2025-10-09T19:45:00Z">
              <w:r w:rsidRPr="005D13B9">
                <w:rPr>
                  <w:lang w:val="en-US"/>
                  <w:rPrChange w:id="4235" w:author="mikle" w:date="2025-10-09T19:53:00Z" w16du:dateUtc="2025-10-10T02:53:00Z">
                    <w:rPr/>
                  </w:rPrChange>
                </w:rPr>
                <w:t xml:space="preserve">        T3 = T1 + 0.5 * self.dt * k2[1]</w:t>
              </w:r>
            </w:ins>
          </w:p>
          <w:p w14:paraId="7C4BB005" w14:textId="77777777" w:rsidR="00BE130F" w:rsidRPr="005D13B9" w:rsidRDefault="00BE130F" w:rsidP="00BE130F">
            <w:pPr>
              <w:jc w:val="both"/>
              <w:rPr>
                <w:ins w:id="4236" w:author="mikle" w:date="2025-10-09T19:45:00Z"/>
                <w:lang w:val="en-US"/>
                <w:rPrChange w:id="4237" w:author="mikle" w:date="2025-10-09T19:53:00Z" w16du:dateUtc="2025-10-10T02:53:00Z">
                  <w:rPr>
                    <w:ins w:id="4238" w:author="mikle" w:date="2025-10-09T19:45:00Z"/>
                  </w:rPr>
                </w:rPrChange>
              </w:rPr>
            </w:pPr>
            <w:ins w:id="4239" w:author="mikle" w:date="2025-10-09T19:45:00Z">
              <w:r w:rsidRPr="005D13B9">
                <w:rPr>
                  <w:lang w:val="en-US"/>
                  <w:rPrChange w:id="4240" w:author="mikle" w:date="2025-10-09T19:53:00Z" w16du:dateUtc="2025-10-10T02:53:00Z">
                    <w:rPr/>
                  </w:rPrChange>
                </w:rPr>
                <w:t xml:space="preserve">        x3 = x1 + 0.5 * self.dt * k2[2]</w:t>
              </w:r>
            </w:ins>
          </w:p>
          <w:p w14:paraId="7EACB316" w14:textId="77777777" w:rsidR="00BE130F" w:rsidRPr="005D13B9" w:rsidRDefault="00BE130F" w:rsidP="00BE130F">
            <w:pPr>
              <w:jc w:val="both"/>
              <w:rPr>
                <w:ins w:id="4241" w:author="mikle" w:date="2025-10-09T19:45:00Z"/>
                <w:lang w:val="en-US"/>
                <w:rPrChange w:id="4242" w:author="mikle" w:date="2025-10-09T19:53:00Z" w16du:dateUtc="2025-10-10T02:53:00Z">
                  <w:rPr>
                    <w:ins w:id="4243" w:author="mikle" w:date="2025-10-09T19:45:00Z"/>
                  </w:rPr>
                </w:rPrChange>
              </w:rPr>
            </w:pPr>
            <w:ins w:id="4244" w:author="mikle" w:date="2025-10-09T19:45:00Z">
              <w:r w:rsidRPr="005D13B9">
                <w:rPr>
                  <w:lang w:val="en-US"/>
                  <w:rPrChange w:id="4245" w:author="mikle" w:date="2025-10-09T19:53:00Z" w16du:dateUtc="2025-10-10T02:53:00Z">
                    <w:rPr/>
                  </w:rPrChange>
                </w:rPr>
                <w:t xml:space="preserve">        k3 = self.f(u3, T3, x3, u_ref_ground, psi)</w:t>
              </w:r>
            </w:ins>
          </w:p>
          <w:p w14:paraId="425F5C30" w14:textId="77777777" w:rsidR="00BE130F" w:rsidRPr="005D13B9" w:rsidRDefault="00BE130F" w:rsidP="00BE130F">
            <w:pPr>
              <w:jc w:val="both"/>
              <w:rPr>
                <w:ins w:id="4246" w:author="mikle" w:date="2025-10-09T19:45:00Z"/>
                <w:lang w:val="en-US"/>
                <w:rPrChange w:id="4247" w:author="mikle" w:date="2025-10-09T19:54:00Z" w16du:dateUtc="2025-10-10T02:54:00Z">
                  <w:rPr>
                    <w:ins w:id="4248" w:author="mikle" w:date="2025-10-09T19:45:00Z"/>
                  </w:rPr>
                </w:rPrChange>
              </w:rPr>
            </w:pPr>
            <w:ins w:id="4249" w:author="mikle" w:date="2025-10-09T19:45:00Z">
              <w:r w:rsidRPr="005D13B9">
                <w:rPr>
                  <w:lang w:val="en-US"/>
                  <w:rPrChange w:id="4250" w:author="mikle" w:date="2025-10-09T19:53:00Z" w16du:dateUtc="2025-10-10T02:53:00Z">
                    <w:rPr/>
                  </w:rPrChange>
                </w:rPr>
                <w:t xml:space="preserve">        </w:t>
              </w:r>
              <w:r w:rsidRPr="005D13B9">
                <w:rPr>
                  <w:lang w:val="en-US"/>
                  <w:rPrChange w:id="4251" w:author="mikle" w:date="2025-10-09T19:54:00Z" w16du:dateUtc="2025-10-10T02:54:00Z">
                    <w:rPr/>
                  </w:rPrChange>
                </w:rPr>
                <w:t>u4 = u1 + self.dt * k3[0]</w:t>
              </w:r>
            </w:ins>
          </w:p>
          <w:p w14:paraId="5F606764" w14:textId="77777777" w:rsidR="00BE130F" w:rsidRPr="005D13B9" w:rsidRDefault="00BE130F" w:rsidP="00BE130F">
            <w:pPr>
              <w:jc w:val="both"/>
              <w:rPr>
                <w:ins w:id="4252" w:author="mikle" w:date="2025-10-09T19:45:00Z"/>
                <w:lang w:val="en-US"/>
                <w:rPrChange w:id="4253" w:author="mikle" w:date="2025-10-09T19:54:00Z" w16du:dateUtc="2025-10-10T02:54:00Z">
                  <w:rPr>
                    <w:ins w:id="4254" w:author="mikle" w:date="2025-10-09T19:45:00Z"/>
                  </w:rPr>
                </w:rPrChange>
              </w:rPr>
            </w:pPr>
            <w:ins w:id="4255" w:author="mikle" w:date="2025-10-09T19:45:00Z">
              <w:r w:rsidRPr="005D13B9">
                <w:rPr>
                  <w:lang w:val="en-US"/>
                  <w:rPrChange w:id="4256" w:author="mikle" w:date="2025-10-09T19:54:00Z" w16du:dateUtc="2025-10-10T02:54:00Z">
                    <w:rPr/>
                  </w:rPrChange>
                </w:rPr>
                <w:t xml:space="preserve">        T4 = T1 + self.dt * k3[1]</w:t>
              </w:r>
            </w:ins>
          </w:p>
          <w:p w14:paraId="106B4BE3" w14:textId="77777777" w:rsidR="00BE130F" w:rsidRPr="005D13B9" w:rsidRDefault="00BE130F" w:rsidP="00BE130F">
            <w:pPr>
              <w:jc w:val="both"/>
              <w:rPr>
                <w:ins w:id="4257" w:author="mikle" w:date="2025-10-09T19:45:00Z"/>
                <w:lang w:val="en-US"/>
                <w:rPrChange w:id="4258" w:author="mikle" w:date="2025-10-09T19:54:00Z" w16du:dateUtc="2025-10-10T02:54:00Z">
                  <w:rPr>
                    <w:ins w:id="4259" w:author="mikle" w:date="2025-10-09T19:45:00Z"/>
                  </w:rPr>
                </w:rPrChange>
              </w:rPr>
            </w:pPr>
            <w:ins w:id="4260" w:author="mikle" w:date="2025-10-09T19:45:00Z">
              <w:r w:rsidRPr="005D13B9">
                <w:rPr>
                  <w:lang w:val="en-US"/>
                  <w:rPrChange w:id="4261" w:author="mikle" w:date="2025-10-09T19:54:00Z" w16du:dateUtc="2025-10-10T02:54:00Z">
                    <w:rPr/>
                  </w:rPrChange>
                </w:rPr>
                <w:t xml:space="preserve">        x4 = x1 + self.dt * k3[2]</w:t>
              </w:r>
            </w:ins>
          </w:p>
          <w:p w14:paraId="7F4AEDCC" w14:textId="77777777" w:rsidR="00BE130F" w:rsidRPr="005D13B9" w:rsidRDefault="00BE130F" w:rsidP="00BE130F">
            <w:pPr>
              <w:jc w:val="both"/>
              <w:rPr>
                <w:ins w:id="4262" w:author="mikle" w:date="2025-10-09T19:45:00Z"/>
                <w:lang w:val="en-US"/>
                <w:rPrChange w:id="4263" w:author="mikle" w:date="2025-10-09T19:54:00Z" w16du:dateUtc="2025-10-10T02:54:00Z">
                  <w:rPr>
                    <w:ins w:id="4264" w:author="mikle" w:date="2025-10-09T19:45:00Z"/>
                  </w:rPr>
                </w:rPrChange>
              </w:rPr>
            </w:pPr>
            <w:ins w:id="4265" w:author="mikle" w:date="2025-10-09T19:45:00Z">
              <w:r w:rsidRPr="005D13B9">
                <w:rPr>
                  <w:lang w:val="en-US"/>
                  <w:rPrChange w:id="4266" w:author="mikle" w:date="2025-10-09T19:54:00Z" w16du:dateUtc="2025-10-10T02:54:00Z">
                    <w:rPr/>
                  </w:rPrChange>
                </w:rPr>
                <w:t xml:space="preserve">        k4 = self.f(u4, T4, x4, u_ref_ground, psi)</w:t>
              </w:r>
            </w:ins>
          </w:p>
          <w:p w14:paraId="78919CFF" w14:textId="77777777" w:rsidR="00BE130F" w:rsidRPr="005D13B9" w:rsidRDefault="00BE130F" w:rsidP="00BE130F">
            <w:pPr>
              <w:jc w:val="both"/>
              <w:rPr>
                <w:ins w:id="4267" w:author="mikle" w:date="2025-10-09T19:45:00Z"/>
                <w:lang w:val="en-US"/>
                <w:rPrChange w:id="4268" w:author="mikle" w:date="2025-10-09T19:54:00Z" w16du:dateUtc="2025-10-10T02:54:00Z">
                  <w:rPr>
                    <w:ins w:id="4269" w:author="mikle" w:date="2025-10-09T19:45:00Z"/>
                  </w:rPr>
                </w:rPrChange>
              </w:rPr>
            </w:pPr>
            <w:ins w:id="4270" w:author="mikle" w:date="2025-10-09T19:45:00Z">
              <w:r w:rsidRPr="005D13B9">
                <w:rPr>
                  <w:lang w:val="en-US"/>
                  <w:rPrChange w:id="4271" w:author="mikle" w:date="2025-10-09T19:54:00Z" w16du:dateUtc="2025-10-10T02:54:00Z">
                    <w:rPr/>
                  </w:rPrChange>
                </w:rPr>
                <w:t xml:space="preserve">        self.u = u1 + (self.dt / 6.0) * (k1[0] + 2 * k2[0] + 2 * k3[0] + k4[0])</w:t>
              </w:r>
            </w:ins>
          </w:p>
          <w:p w14:paraId="0540E671" w14:textId="77777777" w:rsidR="00BE130F" w:rsidRPr="005D13B9" w:rsidRDefault="00BE130F" w:rsidP="00BE130F">
            <w:pPr>
              <w:jc w:val="both"/>
              <w:rPr>
                <w:ins w:id="4272" w:author="mikle" w:date="2025-10-09T19:45:00Z"/>
                <w:lang w:val="en-US"/>
                <w:rPrChange w:id="4273" w:author="mikle" w:date="2025-10-09T19:54:00Z" w16du:dateUtc="2025-10-10T02:54:00Z">
                  <w:rPr>
                    <w:ins w:id="4274" w:author="mikle" w:date="2025-10-09T19:45:00Z"/>
                  </w:rPr>
                </w:rPrChange>
              </w:rPr>
            </w:pPr>
            <w:ins w:id="4275" w:author="mikle" w:date="2025-10-09T19:45:00Z">
              <w:r w:rsidRPr="005D13B9">
                <w:rPr>
                  <w:lang w:val="en-US"/>
                  <w:rPrChange w:id="4276" w:author="mikle" w:date="2025-10-09T19:54:00Z" w16du:dateUtc="2025-10-10T02:54:00Z">
                    <w:rPr/>
                  </w:rPrChange>
                </w:rPr>
                <w:t xml:space="preserve">        self.T = T1 + (self.dt / 6.0) * (k1[1] + 2 * k2[1] + 2 * k3[1] + k4[1])</w:t>
              </w:r>
            </w:ins>
          </w:p>
          <w:p w14:paraId="25D51DA6" w14:textId="77777777" w:rsidR="00BE130F" w:rsidRPr="005D13B9" w:rsidRDefault="00BE130F" w:rsidP="00BE130F">
            <w:pPr>
              <w:jc w:val="both"/>
              <w:rPr>
                <w:ins w:id="4277" w:author="mikle" w:date="2025-10-09T19:45:00Z"/>
                <w:lang w:val="en-US"/>
                <w:rPrChange w:id="4278" w:author="mikle" w:date="2025-10-09T19:54:00Z" w16du:dateUtc="2025-10-10T02:54:00Z">
                  <w:rPr>
                    <w:ins w:id="4279" w:author="mikle" w:date="2025-10-09T19:45:00Z"/>
                  </w:rPr>
                </w:rPrChange>
              </w:rPr>
            </w:pPr>
            <w:ins w:id="4280" w:author="mikle" w:date="2025-10-09T19:45:00Z">
              <w:r w:rsidRPr="005D13B9">
                <w:rPr>
                  <w:lang w:val="en-US"/>
                  <w:rPrChange w:id="4281" w:author="mikle" w:date="2025-10-09T19:54:00Z" w16du:dateUtc="2025-10-10T02:54:00Z">
                    <w:rPr/>
                  </w:rPrChange>
                </w:rPr>
                <w:t xml:space="preserve">        self.x = x1 + (self.dt / 6.0) * (k1[2] + 2 * k2[2] + 2 * k3[2] + k4[2])</w:t>
              </w:r>
            </w:ins>
          </w:p>
          <w:p w14:paraId="7BDF1D4D" w14:textId="77777777" w:rsidR="00BE130F" w:rsidRPr="005D13B9" w:rsidRDefault="00BE130F" w:rsidP="00BE130F">
            <w:pPr>
              <w:jc w:val="both"/>
              <w:rPr>
                <w:ins w:id="4282" w:author="mikle" w:date="2025-10-09T19:45:00Z"/>
                <w:lang w:val="en-US"/>
                <w:rPrChange w:id="4283" w:author="mikle" w:date="2025-10-09T19:54:00Z" w16du:dateUtc="2025-10-10T02:54:00Z">
                  <w:rPr>
                    <w:ins w:id="4284" w:author="mikle" w:date="2025-10-09T19:45:00Z"/>
                  </w:rPr>
                </w:rPrChange>
              </w:rPr>
            </w:pPr>
          </w:p>
          <w:p w14:paraId="3974156C" w14:textId="77777777" w:rsidR="00BE130F" w:rsidRPr="005D13B9" w:rsidRDefault="00BE130F" w:rsidP="00BE130F">
            <w:pPr>
              <w:jc w:val="both"/>
              <w:rPr>
                <w:ins w:id="4285" w:author="mikle" w:date="2025-10-09T19:45:00Z"/>
                <w:lang w:val="en-US"/>
                <w:rPrChange w:id="4286" w:author="mikle" w:date="2025-10-09T19:54:00Z" w16du:dateUtc="2025-10-10T02:54:00Z">
                  <w:rPr>
                    <w:ins w:id="4287" w:author="mikle" w:date="2025-10-09T19:45:00Z"/>
                  </w:rPr>
                </w:rPrChange>
              </w:rPr>
            </w:pPr>
            <w:ins w:id="4288" w:author="mikle" w:date="2025-10-09T19:45:00Z">
              <w:r w:rsidRPr="005D13B9">
                <w:rPr>
                  <w:lang w:val="en-US"/>
                  <w:rPrChange w:id="4289" w:author="mikle" w:date="2025-10-09T19:54:00Z" w16du:dateUtc="2025-10-10T02:54:00Z">
                    <w:rPr/>
                  </w:rPrChange>
                </w:rPr>
                <w:t xml:space="preserve">    def step(self, u_ref_ground, psi=0.0):</w:t>
              </w:r>
            </w:ins>
          </w:p>
          <w:p w14:paraId="3566B337" w14:textId="77777777" w:rsidR="00BE130F" w:rsidRPr="005D13B9" w:rsidRDefault="00BE130F" w:rsidP="00BE130F">
            <w:pPr>
              <w:jc w:val="both"/>
              <w:rPr>
                <w:ins w:id="4290" w:author="mikle" w:date="2025-10-09T19:45:00Z"/>
                <w:lang w:val="en-US"/>
                <w:rPrChange w:id="4291" w:author="mikle" w:date="2025-10-09T19:54:00Z" w16du:dateUtc="2025-10-10T02:54:00Z">
                  <w:rPr>
                    <w:ins w:id="4292" w:author="mikle" w:date="2025-10-09T19:45:00Z"/>
                  </w:rPr>
                </w:rPrChange>
              </w:rPr>
            </w:pPr>
            <w:ins w:id="4293" w:author="mikle" w:date="2025-10-09T19:45:00Z">
              <w:r w:rsidRPr="005D13B9">
                <w:rPr>
                  <w:lang w:val="en-US"/>
                  <w:rPrChange w:id="4294" w:author="mikle" w:date="2025-10-09T19:54:00Z" w16du:dateUtc="2025-10-10T02:54:00Z">
                    <w:rPr/>
                  </w:rPrChange>
                </w:rPr>
                <w:t xml:space="preserve">        self.rk4_step(u_ref_ground, psi)</w:t>
              </w:r>
            </w:ins>
          </w:p>
          <w:p w14:paraId="3FF61CCC" w14:textId="77777777" w:rsidR="00BE130F" w:rsidRPr="005D13B9" w:rsidRDefault="00BE130F" w:rsidP="00BE130F">
            <w:pPr>
              <w:jc w:val="both"/>
              <w:rPr>
                <w:ins w:id="4295" w:author="mikle" w:date="2025-10-09T19:45:00Z"/>
                <w:lang w:val="en-US"/>
                <w:rPrChange w:id="4296" w:author="mikle" w:date="2025-10-09T19:54:00Z" w16du:dateUtc="2025-10-10T02:54:00Z">
                  <w:rPr>
                    <w:ins w:id="4297" w:author="mikle" w:date="2025-10-09T19:45:00Z"/>
                  </w:rPr>
                </w:rPrChange>
              </w:rPr>
            </w:pPr>
            <w:ins w:id="4298" w:author="mikle" w:date="2025-10-09T19:45:00Z">
              <w:r w:rsidRPr="005D13B9">
                <w:rPr>
                  <w:lang w:val="en-US"/>
                  <w:rPrChange w:id="4299" w:author="mikle" w:date="2025-10-09T19:54:00Z" w16du:dateUtc="2025-10-10T02:54:00Z">
                    <w:rPr/>
                  </w:rPrChange>
                </w:rPr>
                <w:t xml:space="preserve">        return self.u</w:t>
              </w:r>
            </w:ins>
          </w:p>
          <w:p w14:paraId="46ACB4EF" w14:textId="77777777" w:rsidR="00BE130F" w:rsidRDefault="00BE130F" w:rsidP="00BE130F">
            <w:pPr>
              <w:jc w:val="both"/>
              <w:rPr>
                <w:ins w:id="4300" w:author="mikle" w:date="2025-10-09T19:47:00Z" w16du:dateUtc="2025-10-10T02:47:00Z"/>
                <w:lang w:val="en-US"/>
              </w:rPr>
            </w:pPr>
          </w:p>
          <w:p w14:paraId="74CBA6F1" w14:textId="74C863E1" w:rsidR="00BE130F" w:rsidRPr="005D13B9" w:rsidRDefault="00BE130F" w:rsidP="00BE130F">
            <w:pPr>
              <w:jc w:val="both"/>
              <w:rPr>
                <w:ins w:id="4301" w:author="mikle" w:date="2025-10-09T19:45:00Z"/>
                <w:lang w:val="en-US"/>
                <w:rPrChange w:id="4302" w:author="mikle" w:date="2025-10-09T19:54:00Z" w16du:dateUtc="2025-10-10T02:54:00Z">
                  <w:rPr>
                    <w:ins w:id="4303" w:author="mikle" w:date="2025-10-09T19:45:00Z"/>
                  </w:rPr>
                </w:rPrChange>
              </w:rPr>
            </w:pPr>
            <w:ins w:id="4304" w:author="mikle" w:date="2025-10-09T19:45:00Z">
              <w:r w:rsidRPr="005D13B9">
                <w:rPr>
                  <w:lang w:val="en-US"/>
                  <w:rPrChange w:id="4305" w:author="mikle" w:date="2025-10-09T19:54:00Z" w16du:dateUtc="2025-10-10T02:54:00Z">
                    <w:rPr/>
                  </w:rPrChange>
                </w:rPr>
                <w:t>def sss_swath_and_spacing(R, h, beta_deg=4.0, cross_overlap=0.15) -&gt; Tuple[float, float]:</w:t>
              </w:r>
            </w:ins>
          </w:p>
          <w:p w14:paraId="43D06695" w14:textId="77777777" w:rsidR="00BE130F" w:rsidRPr="005D13B9" w:rsidRDefault="00BE130F" w:rsidP="00BE130F">
            <w:pPr>
              <w:jc w:val="both"/>
              <w:rPr>
                <w:ins w:id="4306" w:author="mikle" w:date="2025-10-09T19:45:00Z"/>
                <w:lang w:val="en-US"/>
                <w:rPrChange w:id="4307" w:author="mikle" w:date="2025-10-09T19:54:00Z" w16du:dateUtc="2025-10-10T02:54:00Z">
                  <w:rPr>
                    <w:ins w:id="4308" w:author="mikle" w:date="2025-10-09T19:45:00Z"/>
                  </w:rPr>
                </w:rPrChange>
              </w:rPr>
            </w:pPr>
            <w:ins w:id="4309" w:author="mikle" w:date="2025-10-09T19:45:00Z">
              <w:r w:rsidRPr="005D13B9">
                <w:rPr>
                  <w:lang w:val="en-US"/>
                  <w:rPrChange w:id="4310" w:author="mikle" w:date="2025-10-09T19:54:00Z" w16du:dateUtc="2025-10-10T02:54:00Z">
                    <w:rPr/>
                  </w:rPrChange>
                </w:rPr>
                <w:t xml:space="preserve">    if R &lt;= h:</w:t>
              </w:r>
            </w:ins>
          </w:p>
          <w:p w14:paraId="2CFC45B6" w14:textId="77777777" w:rsidR="00BE130F" w:rsidRPr="005D13B9" w:rsidRDefault="00BE130F" w:rsidP="00BE130F">
            <w:pPr>
              <w:jc w:val="both"/>
              <w:rPr>
                <w:ins w:id="4311" w:author="mikle" w:date="2025-10-09T19:45:00Z"/>
                <w:lang w:val="en-US"/>
                <w:rPrChange w:id="4312" w:author="mikle" w:date="2025-10-09T19:54:00Z" w16du:dateUtc="2025-10-10T02:54:00Z">
                  <w:rPr>
                    <w:ins w:id="4313" w:author="mikle" w:date="2025-10-09T19:45:00Z"/>
                  </w:rPr>
                </w:rPrChange>
              </w:rPr>
            </w:pPr>
            <w:ins w:id="4314" w:author="mikle" w:date="2025-10-09T19:45:00Z">
              <w:r w:rsidRPr="005D13B9">
                <w:rPr>
                  <w:lang w:val="en-US"/>
                  <w:rPrChange w:id="4315" w:author="mikle" w:date="2025-10-09T19:54:00Z" w16du:dateUtc="2025-10-10T02:54:00Z">
                    <w:rPr/>
                  </w:rPrChange>
                </w:rPr>
                <w:t xml:space="preserve">        raise ValueError("R_slant </w:t>
              </w:r>
              <w:r w:rsidRPr="00BE130F">
                <w:t>должен</w:t>
              </w:r>
              <w:r w:rsidRPr="005D13B9">
                <w:rPr>
                  <w:lang w:val="en-US"/>
                  <w:rPrChange w:id="4316" w:author="mikle" w:date="2025-10-09T19:54:00Z" w16du:dateUtc="2025-10-10T02:54:00Z">
                    <w:rPr/>
                  </w:rPrChange>
                </w:rPr>
                <w:t xml:space="preserve"> </w:t>
              </w:r>
              <w:r w:rsidRPr="00BE130F">
                <w:t>быть</w:t>
              </w:r>
              <w:r w:rsidRPr="005D13B9">
                <w:rPr>
                  <w:lang w:val="en-US"/>
                  <w:rPrChange w:id="4317" w:author="mikle" w:date="2025-10-09T19:54:00Z" w16du:dateUtc="2025-10-10T02:54:00Z">
                    <w:rPr/>
                  </w:rPrChange>
                </w:rPr>
                <w:t xml:space="preserve"> &gt; h_alt.")</w:t>
              </w:r>
            </w:ins>
          </w:p>
          <w:p w14:paraId="650B19F4" w14:textId="77777777" w:rsidR="00BE130F" w:rsidRPr="005D13B9" w:rsidRDefault="00BE130F" w:rsidP="00BE130F">
            <w:pPr>
              <w:jc w:val="both"/>
              <w:rPr>
                <w:ins w:id="4318" w:author="mikle" w:date="2025-10-09T19:45:00Z"/>
                <w:lang w:val="en-US"/>
                <w:rPrChange w:id="4319" w:author="mikle" w:date="2025-10-09T19:54:00Z" w16du:dateUtc="2025-10-10T02:54:00Z">
                  <w:rPr>
                    <w:ins w:id="4320" w:author="mikle" w:date="2025-10-09T19:45:00Z"/>
                  </w:rPr>
                </w:rPrChange>
              </w:rPr>
            </w:pPr>
            <w:ins w:id="4321" w:author="mikle" w:date="2025-10-09T19:45:00Z">
              <w:r w:rsidRPr="005D13B9">
                <w:rPr>
                  <w:lang w:val="en-US"/>
                  <w:rPrChange w:id="4322" w:author="mikle" w:date="2025-10-09T19:54:00Z" w16du:dateUtc="2025-10-10T02:54:00Z">
                    <w:rPr/>
                  </w:rPrChange>
                </w:rPr>
                <w:t xml:space="preserve">    beta = math.radians(beta_deg)</w:t>
              </w:r>
            </w:ins>
          </w:p>
          <w:p w14:paraId="75EF8060" w14:textId="77777777" w:rsidR="00BE130F" w:rsidRPr="005D13B9" w:rsidRDefault="00BE130F" w:rsidP="00BE130F">
            <w:pPr>
              <w:jc w:val="both"/>
              <w:rPr>
                <w:ins w:id="4323" w:author="mikle" w:date="2025-10-09T19:45:00Z"/>
                <w:lang w:val="en-US"/>
                <w:rPrChange w:id="4324" w:author="mikle" w:date="2025-10-09T19:54:00Z" w16du:dateUtc="2025-10-10T02:54:00Z">
                  <w:rPr>
                    <w:ins w:id="4325" w:author="mikle" w:date="2025-10-09T19:45:00Z"/>
                  </w:rPr>
                </w:rPrChange>
              </w:rPr>
            </w:pPr>
            <w:ins w:id="4326" w:author="mikle" w:date="2025-10-09T19:45:00Z">
              <w:r w:rsidRPr="005D13B9">
                <w:rPr>
                  <w:lang w:val="en-US"/>
                  <w:rPrChange w:id="4327" w:author="mikle" w:date="2025-10-09T19:54:00Z" w16du:dateUtc="2025-10-10T02:54:00Z">
                    <w:rPr/>
                  </w:rPrChange>
                </w:rPr>
                <w:t xml:space="preserve">    W = 2.0 * math.sqrt(max(0.0, R * R - h * h)) - 2.0 * h * math.tan(beta / 2.0)</w:t>
              </w:r>
            </w:ins>
          </w:p>
          <w:p w14:paraId="001CE1CF" w14:textId="77777777" w:rsidR="00BE130F" w:rsidRPr="005D13B9" w:rsidRDefault="00BE130F" w:rsidP="00BE130F">
            <w:pPr>
              <w:jc w:val="both"/>
              <w:rPr>
                <w:ins w:id="4328" w:author="mikle" w:date="2025-10-09T19:45:00Z"/>
                <w:lang w:val="en-US"/>
                <w:rPrChange w:id="4329" w:author="mikle" w:date="2025-10-09T19:54:00Z" w16du:dateUtc="2025-10-10T02:54:00Z">
                  <w:rPr>
                    <w:ins w:id="4330" w:author="mikle" w:date="2025-10-09T19:45:00Z"/>
                  </w:rPr>
                </w:rPrChange>
              </w:rPr>
            </w:pPr>
            <w:ins w:id="4331" w:author="mikle" w:date="2025-10-09T19:45:00Z">
              <w:r w:rsidRPr="005D13B9">
                <w:rPr>
                  <w:lang w:val="en-US"/>
                  <w:rPrChange w:id="4332" w:author="mikle" w:date="2025-10-09T19:54:00Z" w16du:dateUtc="2025-10-10T02:54:00Z">
                    <w:rPr/>
                  </w:rPrChange>
                </w:rPr>
                <w:t xml:space="preserve">    W = max(0.0, W)</w:t>
              </w:r>
            </w:ins>
          </w:p>
          <w:p w14:paraId="6F0F6A22" w14:textId="77777777" w:rsidR="00BE130F" w:rsidRPr="005D13B9" w:rsidRDefault="00BE130F" w:rsidP="00BE130F">
            <w:pPr>
              <w:jc w:val="both"/>
              <w:rPr>
                <w:ins w:id="4333" w:author="mikle" w:date="2025-10-09T19:45:00Z"/>
                <w:lang w:val="en-US"/>
                <w:rPrChange w:id="4334" w:author="mikle" w:date="2025-10-09T19:54:00Z" w16du:dateUtc="2025-10-10T02:54:00Z">
                  <w:rPr>
                    <w:ins w:id="4335" w:author="mikle" w:date="2025-10-09T19:45:00Z"/>
                  </w:rPr>
                </w:rPrChange>
              </w:rPr>
            </w:pPr>
            <w:ins w:id="4336" w:author="mikle" w:date="2025-10-09T19:45:00Z">
              <w:r w:rsidRPr="005D13B9">
                <w:rPr>
                  <w:lang w:val="en-US"/>
                  <w:rPrChange w:id="4337" w:author="mikle" w:date="2025-10-09T19:54:00Z" w16du:dateUtc="2025-10-10T02:54:00Z">
                    <w:rPr/>
                  </w:rPrChange>
                </w:rPr>
                <w:t xml:space="preserve">    S_lane = (1.0 - cross_overlap) * W</w:t>
              </w:r>
            </w:ins>
          </w:p>
          <w:p w14:paraId="3D679370" w14:textId="77777777" w:rsidR="00BE130F" w:rsidRPr="005D13B9" w:rsidRDefault="00BE130F" w:rsidP="00BE130F">
            <w:pPr>
              <w:jc w:val="both"/>
              <w:rPr>
                <w:ins w:id="4338" w:author="mikle" w:date="2025-10-09T19:45:00Z"/>
                <w:lang w:val="en-US"/>
                <w:rPrChange w:id="4339" w:author="mikle" w:date="2025-10-09T19:54:00Z" w16du:dateUtc="2025-10-10T02:54:00Z">
                  <w:rPr>
                    <w:ins w:id="4340" w:author="mikle" w:date="2025-10-09T19:45:00Z"/>
                  </w:rPr>
                </w:rPrChange>
              </w:rPr>
            </w:pPr>
            <w:ins w:id="4341" w:author="mikle" w:date="2025-10-09T19:45:00Z">
              <w:r w:rsidRPr="005D13B9">
                <w:rPr>
                  <w:lang w:val="en-US"/>
                  <w:rPrChange w:id="4342" w:author="mikle" w:date="2025-10-09T19:54:00Z" w16du:dateUtc="2025-10-10T02:54:00Z">
                    <w:rPr/>
                  </w:rPrChange>
                </w:rPr>
                <w:t xml:space="preserve">    return W, S_lane</w:t>
              </w:r>
            </w:ins>
          </w:p>
          <w:p w14:paraId="499005EE" w14:textId="77777777" w:rsidR="00BE130F" w:rsidRPr="005D13B9" w:rsidRDefault="00BE130F" w:rsidP="00BE130F">
            <w:pPr>
              <w:jc w:val="both"/>
              <w:rPr>
                <w:ins w:id="4343" w:author="mikle" w:date="2025-10-09T19:45:00Z"/>
                <w:lang w:val="en-US"/>
                <w:rPrChange w:id="4344" w:author="mikle" w:date="2025-10-09T19:54:00Z" w16du:dateUtc="2025-10-10T02:54:00Z">
                  <w:rPr>
                    <w:ins w:id="4345" w:author="mikle" w:date="2025-10-09T19:45:00Z"/>
                  </w:rPr>
                </w:rPrChange>
              </w:rPr>
            </w:pPr>
          </w:p>
          <w:p w14:paraId="354057EC" w14:textId="77777777" w:rsidR="00BE130F" w:rsidRPr="005D13B9" w:rsidRDefault="00BE130F" w:rsidP="00BE130F">
            <w:pPr>
              <w:jc w:val="both"/>
              <w:rPr>
                <w:ins w:id="4346" w:author="mikle" w:date="2025-10-09T19:45:00Z"/>
                <w:lang w:val="en-US"/>
                <w:rPrChange w:id="4347" w:author="mikle" w:date="2025-10-09T19:54:00Z" w16du:dateUtc="2025-10-10T02:54:00Z">
                  <w:rPr>
                    <w:ins w:id="4348" w:author="mikle" w:date="2025-10-09T19:45:00Z"/>
                  </w:rPr>
                </w:rPrChange>
              </w:rPr>
            </w:pPr>
            <w:ins w:id="4349" w:author="mikle" w:date="2025-10-09T19:45:00Z">
              <w:r w:rsidRPr="005D13B9">
                <w:rPr>
                  <w:lang w:val="en-US"/>
                  <w:rPrChange w:id="4350" w:author="mikle" w:date="2025-10-09T19:54:00Z" w16du:dateUtc="2025-10-10T02:54:00Z">
                    <w:rPr/>
                  </w:rPrChange>
                </w:rPr>
                <w:t>def build_lawnmower_in_rect_from_corner(rect, lane_spacing, heading_deg, margin=0.0, eps=1e-6):</w:t>
              </w:r>
            </w:ins>
          </w:p>
          <w:p w14:paraId="0079D81F" w14:textId="77777777" w:rsidR="00BE130F" w:rsidRPr="005D13B9" w:rsidRDefault="00BE130F" w:rsidP="00BE130F">
            <w:pPr>
              <w:jc w:val="both"/>
              <w:rPr>
                <w:ins w:id="4351" w:author="mikle" w:date="2025-10-09T19:45:00Z"/>
                <w:lang w:val="en-US"/>
                <w:rPrChange w:id="4352" w:author="mikle" w:date="2025-10-09T19:54:00Z" w16du:dateUtc="2025-10-10T02:54:00Z">
                  <w:rPr>
                    <w:ins w:id="4353" w:author="mikle" w:date="2025-10-09T19:45:00Z"/>
                  </w:rPr>
                </w:rPrChange>
              </w:rPr>
            </w:pPr>
            <w:ins w:id="4354" w:author="mikle" w:date="2025-10-09T19:45:00Z">
              <w:r w:rsidRPr="005D13B9">
                <w:rPr>
                  <w:lang w:val="en-US"/>
                  <w:rPrChange w:id="4355" w:author="mikle" w:date="2025-10-09T19:54:00Z" w16du:dateUtc="2025-10-10T02:54:00Z">
                    <w:rPr/>
                  </w:rPrChange>
                </w:rPr>
                <w:t xml:space="preserve">    xmin, ymin, W, H = rect</w:t>
              </w:r>
            </w:ins>
          </w:p>
          <w:p w14:paraId="5D64D981" w14:textId="77777777" w:rsidR="00BE130F" w:rsidRPr="005D13B9" w:rsidRDefault="00BE130F" w:rsidP="00BE130F">
            <w:pPr>
              <w:jc w:val="both"/>
              <w:rPr>
                <w:ins w:id="4356" w:author="mikle" w:date="2025-10-09T19:45:00Z"/>
                <w:lang w:val="en-US"/>
                <w:rPrChange w:id="4357" w:author="mikle" w:date="2025-10-09T19:54:00Z" w16du:dateUtc="2025-10-10T02:54:00Z">
                  <w:rPr>
                    <w:ins w:id="4358" w:author="mikle" w:date="2025-10-09T19:45:00Z"/>
                  </w:rPr>
                </w:rPrChange>
              </w:rPr>
            </w:pPr>
            <w:ins w:id="4359" w:author="mikle" w:date="2025-10-09T19:45:00Z">
              <w:r w:rsidRPr="005D13B9">
                <w:rPr>
                  <w:lang w:val="en-US"/>
                  <w:rPrChange w:id="4360" w:author="mikle" w:date="2025-10-09T19:54:00Z" w16du:dateUtc="2025-10-10T02:54:00Z">
                    <w:rPr/>
                  </w:rPrChange>
                </w:rPr>
                <w:t xml:space="preserve">    xmin += margin; ymin += margin</w:t>
              </w:r>
            </w:ins>
          </w:p>
          <w:p w14:paraId="00F90535" w14:textId="77777777" w:rsidR="00BE130F" w:rsidRPr="005D13B9" w:rsidRDefault="00BE130F" w:rsidP="00BE130F">
            <w:pPr>
              <w:jc w:val="both"/>
              <w:rPr>
                <w:ins w:id="4361" w:author="mikle" w:date="2025-10-09T19:45:00Z"/>
                <w:lang w:val="en-US"/>
                <w:rPrChange w:id="4362" w:author="mikle" w:date="2025-10-09T19:55:00Z" w16du:dateUtc="2025-10-10T02:55:00Z">
                  <w:rPr>
                    <w:ins w:id="4363" w:author="mikle" w:date="2025-10-09T19:45:00Z"/>
                  </w:rPr>
                </w:rPrChange>
              </w:rPr>
            </w:pPr>
            <w:ins w:id="4364" w:author="mikle" w:date="2025-10-09T19:45:00Z">
              <w:r w:rsidRPr="005D13B9">
                <w:rPr>
                  <w:lang w:val="en-US"/>
                  <w:rPrChange w:id="4365" w:author="mikle" w:date="2025-10-09T19:54:00Z" w16du:dateUtc="2025-10-10T02:54:00Z">
                    <w:rPr/>
                  </w:rPrChange>
                </w:rPr>
                <w:t xml:space="preserve">    </w:t>
              </w:r>
              <w:r w:rsidRPr="005D13B9">
                <w:rPr>
                  <w:lang w:val="en-US"/>
                  <w:rPrChange w:id="4366" w:author="mikle" w:date="2025-10-09T19:55:00Z" w16du:dateUtc="2025-10-10T02:55:00Z">
                    <w:rPr/>
                  </w:rPrChange>
                </w:rPr>
                <w:t>xmax = xmin + (W - 2 * margin)</w:t>
              </w:r>
            </w:ins>
          </w:p>
          <w:p w14:paraId="6C496AF0" w14:textId="77777777" w:rsidR="00BE130F" w:rsidRPr="005D13B9" w:rsidRDefault="00BE130F" w:rsidP="00BE130F">
            <w:pPr>
              <w:jc w:val="both"/>
              <w:rPr>
                <w:ins w:id="4367" w:author="mikle" w:date="2025-10-09T19:45:00Z"/>
                <w:lang w:val="en-US"/>
                <w:rPrChange w:id="4368" w:author="mikle" w:date="2025-10-09T19:55:00Z" w16du:dateUtc="2025-10-10T02:55:00Z">
                  <w:rPr>
                    <w:ins w:id="4369" w:author="mikle" w:date="2025-10-09T19:45:00Z"/>
                  </w:rPr>
                </w:rPrChange>
              </w:rPr>
            </w:pPr>
            <w:ins w:id="4370" w:author="mikle" w:date="2025-10-09T19:45:00Z">
              <w:r w:rsidRPr="005D13B9">
                <w:rPr>
                  <w:lang w:val="en-US"/>
                  <w:rPrChange w:id="4371" w:author="mikle" w:date="2025-10-09T19:55:00Z" w16du:dateUtc="2025-10-10T02:55:00Z">
                    <w:rPr/>
                  </w:rPrChange>
                </w:rPr>
                <w:t xml:space="preserve">    ymax = ymin + (H - 2 * margin)</w:t>
              </w:r>
            </w:ins>
          </w:p>
          <w:p w14:paraId="57986B3A" w14:textId="77777777" w:rsidR="00BE130F" w:rsidRPr="005D13B9" w:rsidRDefault="00BE130F" w:rsidP="00BE130F">
            <w:pPr>
              <w:jc w:val="both"/>
              <w:rPr>
                <w:ins w:id="4372" w:author="mikle" w:date="2025-10-09T19:45:00Z"/>
                <w:lang w:val="en-US"/>
                <w:rPrChange w:id="4373" w:author="mikle" w:date="2025-10-09T19:55:00Z" w16du:dateUtc="2025-10-10T02:55:00Z">
                  <w:rPr>
                    <w:ins w:id="4374" w:author="mikle" w:date="2025-10-09T19:45:00Z"/>
                  </w:rPr>
                </w:rPrChange>
              </w:rPr>
            </w:pPr>
            <w:ins w:id="4375" w:author="mikle" w:date="2025-10-09T19:45:00Z">
              <w:r w:rsidRPr="005D13B9">
                <w:rPr>
                  <w:lang w:val="en-US"/>
                  <w:rPrChange w:id="4376" w:author="mikle" w:date="2025-10-09T19:55:00Z" w16du:dateUtc="2025-10-10T02:55:00Z">
                    <w:rPr/>
                  </w:rPrChange>
                </w:rPr>
                <w:t xml:space="preserve">    if xmax &lt;= xmin or ymax &lt;= ymin:</w:t>
              </w:r>
            </w:ins>
          </w:p>
          <w:p w14:paraId="0D5686FC" w14:textId="77777777" w:rsidR="00BE130F" w:rsidRPr="005D13B9" w:rsidRDefault="00BE130F" w:rsidP="00BE130F">
            <w:pPr>
              <w:jc w:val="both"/>
              <w:rPr>
                <w:ins w:id="4377" w:author="mikle" w:date="2025-10-09T19:45:00Z"/>
                <w:lang w:val="en-US"/>
                <w:rPrChange w:id="4378" w:author="mikle" w:date="2025-10-09T19:55:00Z" w16du:dateUtc="2025-10-10T02:55:00Z">
                  <w:rPr>
                    <w:ins w:id="4379" w:author="mikle" w:date="2025-10-09T19:45:00Z"/>
                  </w:rPr>
                </w:rPrChange>
              </w:rPr>
            </w:pPr>
            <w:ins w:id="4380" w:author="mikle" w:date="2025-10-09T19:45:00Z">
              <w:r w:rsidRPr="005D13B9">
                <w:rPr>
                  <w:lang w:val="en-US"/>
                  <w:rPrChange w:id="4381" w:author="mikle" w:date="2025-10-09T19:55:00Z" w16du:dateUtc="2025-10-10T02:55:00Z">
                    <w:rPr/>
                  </w:rPrChange>
                </w:rPr>
                <w:t xml:space="preserve">        raise ValueError("</w:t>
              </w:r>
              <w:r w:rsidRPr="00BE130F">
                <w:t>Слишком</w:t>
              </w:r>
              <w:r w:rsidRPr="005D13B9">
                <w:rPr>
                  <w:lang w:val="en-US"/>
                  <w:rPrChange w:id="4382" w:author="mikle" w:date="2025-10-09T19:55:00Z" w16du:dateUtc="2025-10-10T02:55:00Z">
                    <w:rPr/>
                  </w:rPrChange>
                </w:rPr>
                <w:t xml:space="preserve"> </w:t>
              </w:r>
              <w:r w:rsidRPr="00BE130F">
                <w:t>большой</w:t>
              </w:r>
              <w:r w:rsidRPr="005D13B9">
                <w:rPr>
                  <w:lang w:val="en-US"/>
                  <w:rPrChange w:id="4383" w:author="mikle" w:date="2025-10-09T19:55:00Z" w16du:dateUtc="2025-10-10T02:55:00Z">
                    <w:rPr/>
                  </w:rPrChange>
                </w:rPr>
                <w:t xml:space="preserve"> margin.")</w:t>
              </w:r>
            </w:ins>
          </w:p>
          <w:p w14:paraId="4B852F23" w14:textId="77777777" w:rsidR="00BE130F" w:rsidRPr="005D13B9" w:rsidRDefault="00BE130F" w:rsidP="00BE130F">
            <w:pPr>
              <w:jc w:val="both"/>
              <w:rPr>
                <w:ins w:id="4384" w:author="mikle" w:date="2025-10-09T19:45:00Z"/>
                <w:lang w:val="en-US"/>
                <w:rPrChange w:id="4385" w:author="mikle" w:date="2025-10-09T19:55:00Z" w16du:dateUtc="2025-10-10T02:55:00Z">
                  <w:rPr>
                    <w:ins w:id="4386" w:author="mikle" w:date="2025-10-09T19:45:00Z"/>
                  </w:rPr>
                </w:rPrChange>
              </w:rPr>
            </w:pPr>
            <w:ins w:id="4387" w:author="mikle" w:date="2025-10-09T19:45:00Z">
              <w:r w:rsidRPr="005D13B9">
                <w:rPr>
                  <w:lang w:val="en-US"/>
                  <w:rPrChange w:id="4388" w:author="mikle" w:date="2025-10-09T19:55:00Z" w16du:dateUtc="2025-10-10T02:55:00Z">
                    <w:rPr/>
                  </w:rPrChange>
                </w:rPr>
                <w:t xml:space="preserve">    p0 = (xmin, ymin)</w:t>
              </w:r>
            </w:ins>
          </w:p>
          <w:p w14:paraId="4F6E3764" w14:textId="77777777" w:rsidR="00BE130F" w:rsidRPr="005D13B9" w:rsidRDefault="00BE130F" w:rsidP="00BE130F">
            <w:pPr>
              <w:jc w:val="both"/>
              <w:rPr>
                <w:ins w:id="4389" w:author="mikle" w:date="2025-10-09T19:45:00Z"/>
                <w:lang w:val="en-US"/>
                <w:rPrChange w:id="4390" w:author="mikle" w:date="2025-10-09T19:55:00Z" w16du:dateUtc="2025-10-10T02:55:00Z">
                  <w:rPr>
                    <w:ins w:id="4391" w:author="mikle" w:date="2025-10-09T19:45:00Z"/>
                  </w:rPr>
                </w:rPrChange>
              </w:rPr>
            </w:pPr>
            <w:ins w:id="4392" w:author="mikle" w:date="2025-10-09T19:45:00Z">
              <w:r w:rsidRPr="005D13B9">
                <w:rPr>
                  <w:lang w:val="en-US"/>
                  <w:rPrChange w:id="4393" w:author="mikle" w:date="2025-10-09T19:55:00Z" w16du:dateUtc="2025-10-10T02:55:00Z">
                    <w:rPr/>
                  </w:rPrChange>
                </w:rPr>
                <w:t xml:space="preserve">    th = math.radians(heading_deg)</w:t>
              </w:r>
            </w:ins>
          </w:p>
          <w:p w14:paraId="524FE3D3" w14:textId="77777777" w:rsidR="00BE130F" w:rsidRPr="005D13B9" w:rsidRDefault="00BE130F" w:rsidP="00BE130F">
            <w:pPr>
              <w:jc w:val="both"/>
              <w:rPr>
                <w:ins w:id="4394" w:author="mikle" w:date="2025-10-09T19:45:00Z"/>
                <w:lang w:val="en-US"/>
                <w:rPrChange w:id="4395" w:author="mikle" w:date="2025-10-09T19:55:00Z" w16du:dateUtc="2025-10-10T02:55:00Z">
                  <w:rPr>
                    <w:ins w:id="4396" w:author="mikle" w:date="2025-10-09T19:45:00Z"/>
                  </w:rPr>
                </w:rPrChange>
              </w:rPr>
            </w:pPr>
            <w:ins w:id="4397" w:author="mikle" w:date="2025-10-09T19:45:00Z">
              <w:r w:rsidRPr="005D13B9">
                <w:rPr>
                  <w:lang w:val="en-US"/>
                  <w:rPrChange w:id="4398" w:author="mikle" w:date="2025-10-09T19:55:00Z" w16du:dateUtc="2025-10-10T02:55:00Z">
                    <w:rPr/>
                  </w:rPrChange>
                </w:rPr>
                <w:t xml:space="preserve">    vx, vy = math.cos(th), math.sin(th)</w:t>
              </w:r>
            </w:ins>
          </w:p>
          <w:p w14:paraId="5DE3F017" w14:textId="77777777" w:rsidR="00BE130F" w:rsidRPr="005D13B9" w:rsidRDefault="00BE130F" w:rsidP="00BE130F">
            <w:pPr>
              <w:jc w:val="both"/>
              <w:rPr>
                <w:ins w:id="4399" w:author="mikle" w:date="2025-10-09T19:45:00Z"/>
                <w:lang w:val="en-US"/>
                <w:rPrChange w:id="4400" w:author="mikle" w:date="2025-10-09T19:55:00Z" w16du:dateUtc="2025-10-10T02:55:00Z">
                  <w:rPr>
                    <w:ins w:id="4401" w:author="mikle" w:date="2025-10-09T19:45:00Z"/>
                  </w:rPr>
                </w:rPrChange>
              </w:rPr>
            </w:pPr>
            <w:ins w:id="4402" w:author="mikle" w:date="2025-10-09T19:45:00Z">
              <w:r w:rsidRPr="005D13B9">
                <w:rPr>
                  <w:lang w:val="en-US"/>
                  <w:rPrChange w:id="4403" w:author="mikle" w:date="2025-10-09T19:55:00Z" w16du:dateUtc="2025-10-10T02:55:00Z">
                    <w:rPr/>
                  </w:rPrChange>
                </w:rPr>
                <w:t xml:space="preserve">    nx, ny = -vy, vx</w:t>
              </w:r>
            </w:ins>
          </w:p>
          <w:p w14:paraId="0C7E856A" w14:textId="77777777" w:rsidR="00BE130F" w:rsidRPr="005D13B9" w:rsidRDefault="00BE130F" w:rsidP="00BE130F">
            <w:pPr>
              <w:jc w:val="both"/>
              <w:rPr>
                <w:ins w:id="4404" w:author="mikle" w:date="2025-10-09T19:45:00Z"/>
                <w:lang w:val="en-US"/>
                <w:rPrChange w:id="4405" w:author="mikle" w:date="2025-10-09T19:55:00Z" w16du:dateUtc="2025-10-10T02:55:00Z">
                  <w:rPr>
                    <w:ins w:id="4406" w:author="mikle" w:date="2025-10-09T19:45:00Z"/>
                  </w:rPr>
                </w:rPrChange>
              </w:rPr>
            </w:pPr>
            <w:ins w:id="4407" w:author="mikle" w:date="2025-10-09T19:45:00Z">
              <w:r w:rsidRPr="005D13B9">
                <w:rPr>
                  <w:lang w:val="en-US"/>
                  <w:rPrChange w:id="4408" w:author="mikle" w:date="2025-10-09T19:55:00Z" w16du:dateUtc="2025-10-10T02:55:00Z">
                    <w:rPr/>
                  </w:rPrChange>
                </w:rPr>
                <w:t xml:space="preserve">    if nx &lt; 0.0: nx, ny = -nx, -ny</w:t>
              </w:r>
            </w:ins>
          </w:p>
          <w:p w14:paraId="6CD0EBED" w14:textId="77777777" w:rsidR="00BE130F" w:rsidRPr="005D13B9" w:rsidRDefault="00BE130F" w:rsidP="00BE130F">
            <w:pPr>
              <w:jc w:val="both"/>
              <w:rPr>
                <w:ins w:id="4409" w:author="mikle" w:date="2025-10-09T19:45:00Z"/>
                <w:lang w:val="en-US"/>
                <w:rPrChange w:id="4410" w:author="mikle" w:date="2025-10-09T19:55:00Z" w16du:dateUtc="2025-10-10T02:55:00Z">
                  <w:rPr>
                    <w:ins w:id="4411" w:author="mikle" w:date="2025-10-09T19:45:00Z"/>
                  </w:rPr>
                </w:rPrChange>
              </w:rPr>
            </w:pPr>
            <w:ins w:id="4412" w:author="mikle" w:date="2025-10-09T19:45:00Z">
              <w:r w:rsidRPr="005D13B9">
                <w:rPr>
                  <w:lang w:val="en-US"/>
                  <w:rPrChange w:id="4413" w:author="mikle" w:date="2025-10-09T19:55:00Z" w16du:dateUtc="2025-10-10T02:55:00Z">
                    <w:rPr/>
                  </w:rPrChange>
                </w:rPr>
                <w:t xml:space="preserve">    corners = [(xmin, ymin), (xmax, ymin), (xmax, ymax), (xmin, ymax)]</w:t>
              </w:r>
            </w:ins>
          </w:p>
          <w:p w14:paraId="25F7DAAF" w14:textId="77777777" w:rsidR="00BE130F" w:rsidRPr="005D13B9" w:rsidRDefault="00BE130F" w:rsidP="00BE130F">
            <w:pPr>
              <w:jc w:val="both"/>
              <w:rPr>
                <w:ins w:id="4414" w:author="mikle" w:date="2025-10-09T19:45:00Z"/>
                <w:lang w:val="en-US"/>
                <w:rPrChange w:id="4415" w:author="mikle" w:date="2025-10-09T19:55:00Z" w16du:dateUtc="2025-10-10T02:55:00Z">
                  <w:rPr>
                    <w:ins w:id="4416" w:author="mikle" w:date="2025-10-09T19:45:00Z"/>
                  </w:rPr>
                </w:rPrChange>
              </w:rPr>
            </w:pPr>
            <w:ins w:id="4417" w:author="mikle" w:date="2025-10-09T19:45:00Z">
              <w:r w:rsidRPr="005D13B9">
                <w:rPr>
                  <w:lang w:val="en-US"/>
                  <w:rPrChange w:id="4418" w:author="mikle" w:date="2025-10-09T19:55:00Z" w16du:dateUtc="2025-10-10T02:55:00Z">
                    <w:rPr/>
                  </w:rPrChange>
                </w:rPr>
                <w:t xml:space="preserve">    proj = [(cx - p0[0]) * nx + (cy - p0[1]) * ny for (cx, cy) in corners]</w:t>
              </w:r>
            </w:ins>
          </w:p>
          <w:p w14:paraId="308D4185" w14:textId="77777777" w:rsidR="00BE130F" w:rsidRPr="005D13B9" w:rsidRDefault="00BE130F" w:rsidP="00BE130F">
            <w:pPr>
              <w:jc w:val="both"/>
              <w:rPr>
                <w:ins w:id="4419" w:author="mikle" w:date="2025-10-09T19:45:00Z"/>
                <w:lang w:val="en-US"/>
                <w:rPrChange w:id="4420" w:author="mikle" w:date="2025-10-09T19:55:00Z" w16du:dateUtc="2025-10-10T02:55:00Z">
                  <w:rPr>
                    <w:ins w:id="4421" w:author="mikle" w:date="2025-10-09T19:45:00Z"/>
                  </w:rPr>
                </w:rPrChange>
              </w:rPr>
            </w:pPr>
            <w:ins w:id="4422" w:author="mikle" w:date="2025-10-09T19:45:00Z">
              <w:r w:rsidRPr="005D13B9">
                <w:rPr>
                  <w:lang w:val="en-US"/>
                  <w:rPrChange w:id="4423" w:author="mikle" w:date="2025-10-09T19:55:00Z" w16du:dateUtc="2025-10-10T02:55:00Z">
                    <w:rPr/>
                  </w:rPrChange>
                </w:rPr>
                <w:t xml:space="preserve">    d_min, d_max = min(proj), max(proj)</w:t>
              </w:r>
            </w:ins>
          </w:p>
          <w:p w14:paraId="36174BE8" w14:textId="77777777" w:rsidR="00BE130F" w:rsidRPr="005D13B9" w:rsidRDefault="00BE130F" w:rsidP="00BE130F">
            <w:pPr>
              <w:jc w:val="both"/>
              <w:rPr>
                <w:ins w:id="4424" w:author="mikle" w:date="2025-10-09T19:45:00Z"/>
                <w:lang w:val="en-US"/>
                <w:rPrChange w:id="4425" w:author="mikle" w:date="2025-10-09T19:55:00Z" w16du:dateUtc="2025-10-10T02:55:00Z">
                  <w:rPr>
                    <w:ins w:id="4426" w:author="mikle" w:date="2025-10-09T19:45:00Z"/>
                  </w:rPr>
                </w:rPrChange>
              </w:rPr>
            </w:pPr>
            <w:ins w:id="4427" w:author="mikle" w:date="2025-10-09T19:45:00Z">
              <w:r w:rsidRPr="005D13B9">
                <w:rPr>
                  <w:lang w:val="en-US"/>
                  <w:rPrChange w:id="4428" w:author="mikle" w:date="2025-10-09T19:55:00Z" w16du:dateUtc="2025-10-10T02:55:00Z">
                    <w:rPr/>
                  </w:rPrChange>
                </w:rPr>
                <w:t xml:space="preserve">    delta = max(1e-9, float(lane_spacing))</w:t>
              </w:r>
            </w:ins>
          </w:p>
          <w:p w14:paraId="36C7CCC9" w14:textId="77777777" w:rsidR="00BE130F" w:rsidRPr="005D13B9" w:rsidRDefault="00BE130F" w:rsidP="00BE130F">
            <w:pPr>
              <w:jc w:val="both"/>
              <w:rPr>
                <w:ins w:id="4429" w:author="mikle" w:date="2025-10-09T19:45:00Z"/>
                <w:lang w:val="en-US"/>
                <w:rPrChange w:id="4430" w:author="mikle" w:date="2025-10-09T19:55:00Z" w16du:dateUtc="2025-10-10T02:55:00Z">
                  <w:rPr>
                    <w:ins w:id="4431" w:author="mikle" w:date="2025-10-09T19:45:00Z"/>
                  </w:rPr>
                </w:rPrChange>
              </w:rPr>
            </w:pPr>
          </w:p>
          <w:p w14:paraId="2A081C21" w14:textId="77777777" w:rsidR="00BE130F" w:rsidRPr="005D13B9" w:rsidRDefault="00BE130F" w:rsidP="00BE130F">
            <w:pPr>
              <w:jc w:val="both"/>
              <w:rPr>
                <w:ins w:id="4432" w:author="mikle" w:date="2025-10-09T19:45:00Z"/>
                <w:lang w:val="en-US"/>
                <w:rPrChange w:id="4433" w:author="mikle" w:date="2025-10-09T19:55:00Z" w16du:dateUtc="2025-10-10T02:55:00Z">
                  <w:rPr>
                    <w:ins w:id="4434" w:author="mikle" w:date="2025-10-09T19:45:00Z"/>
                  </w:rPr>
                </w:rPrChange>
              </w:rPr>
            </w:pPr>
            <w:ins w:id="4435" w:author="mikle" w:date="2025-10-09T19:45:00Z">
              <w:r w:rsidRPr="005D13B9">
                <w:rPr>
                  <w:lang w:val="en-US"/>
                  <w:rPrChange w:id="4436" w:author="mikle" w:date="2025-10-09T19:55:00Z" w16du:dateUtc="2025-10-10T02:55:00Z">
                    <w:rPr/>
                  </w:rPrChange>
                </w:rPr>
                <w:t xml:space="preserve">    def sort_left_first(A, B, eps=1e-9):</w:t>
              </w:r>
            </w:ins>
          </w:p>
          <w:p w14:paraId="142BE10D" w14:textId="77777777" w:rsidR="00BE130F" w:rsidRPr="005D13B9" w:rsidRDefault="00BE130F" w:rsidP="00BE130F">
            <w:pPr>
              <w:jc w:val="both"/>
              <w:rPr>
                <w:ins w:id="4437" w:author="mikle" w:date="2025-10-09T19:45:00Z"/>
                <w:lang w:val="en-US"/>
                <w:rPrChange w:id="4438" w:author="mikle" w:date="2025-10-09T19:55:00Z" w16du:dateUtc="2025-10-10T02:55:00Z">
                  <w:rPr>
                    <w:ins w:id="4439" w:author="mikle" w:date="2025-10-09T19:45:00Z"/>
                  </w:rPr>
                </w:rPrChange>
              </w:rPr>
            </w:pPr>
            <w:ins w:id="4440" w:author="mikle" w:date="2025-10-09T19:45:00Z">
              <w:r w:rsidRPr="005D13B9">
                <w:rPr>
                  <w:lang w:val="en-US"/>
                  <w:rPrChange w:id="4441" w:author="mikle" w:date="2025-10-09T19:55:00Z" w16du:dateUtc="2025-10-10T02:55:00Z">
                    <w:rPr/>
                  </w:rPrChange>
                </w:rPr>
                <w:t xml:space="preserve">        if A[0] &lt; B[0] - eps: return (A, B)</w:t>
              </w:r>
            </w:ins>
          </w:p>
          <w:p w14:paraId="72657900" w14:textId="77777777" w:rsidR="00BE130F" w:rsidRPr="005D13B9" w:rsidRDefault="00BE130F" w:rsidP="00BE130F">
            <w:pPr>
              <w:jc w:val="both"/>
              <w:rPr>
                <w:ins w:id="4442" w:author="mikle" w:date="2025-10-09T19:45:00Z"/>
                <w:lang w:val="en-US"/>
                <w:rPrChange w:id="4443" w:author="mikle" w:date="2025-10-09T19:55:00Z" w16du:dateUtc="2025-10-10T02:55:00Z">
                  <w:rPr>
                    <w:ins w:id="4444" w:author="mikle" w:date="2025-10-09T19:45:00Z"/>
                  </w:rPr>
                </w:rPrChange>
              </w:rPr>
            </w:pPr>
            <w:ins w:id="4445" w:author="mikle" w:date="2025-10-09T19:45:00Z">
              <w:r w:rsidRPr="005D13B9">
                <w:rPr>
                  <w:lang w:val="en-US"/>
                  <w:rPrChange w:id="4446" w:author="mikle" w:date="2025-10-09T19:55:00Z" w16du:dateUtc="2025-10-10T02:55:00Z">
                    <w:rPr/>
                  </w:rPrChange>
                </w:rPr>
                <w:t xml:space="preserve">        if A[0] &gt; B[0] + eps: return (B, A)</w:t>
              </w:r>
            </w:ins>
          </w:p>
          <w:p w14:paraId="39DFE791" w14:textId="77777777" w:rsidR="00BE130F" w:rsidRPr="005D13B9" w:rsidRDefault="00BE130F" w:rsidP="00BE130F">
            <w:pPr>
              <w:jc w:val="both"/>
              <w:rPr>
                <w:ins w:id="4447" w:author="mikle" w:date="2025-10-09T19:45:00Z"/>
                <w:lang w:val="en-US"/>
                <w:rPrChange w:id="4448" w:author="mikle" w:date="2025-10-09T19:55:00Z" w16du:dateUtc="2025-10-10T02:55:00Z">
                  <w:rPr>
                    <w:ins w:id="4449" w:author="mikle" w:date="2025-10-09T19:45:00Z"/>
                  </w:rPr>
                </w:rPrChange>
              </w:rPr>
            </w:pPr>
            <w:ins w:id="4450" w:author="mikle" w:date="2025-10-09T19:45:00Z">
              <w:r w:rsidRPr="005D13B9">
                <w:rPr>
                  <w:lang w:val="en-US"/>
                  <w:rPrChange w:id="4451" w:author="mikle" w:date="2025-10-09T19:55:00Z" w16du:dateUtc="2025-10-10T02:55:00Z">
                    <w:rPr/>
                  </w:rPrChange>
                </w:rPr>
                <w:t xml:space="preserve">        return (A, B) if A[1] &lt;= B[1] else (B, A)</w:t>
              </w:r>
            </w:ins>
          </w:p>
          <w:p w14:paraId="5DC3752C" w14:textId="77777777" w:rsidR="00BE130F" w:rsidRPr="005D13B9" w:rsidRDefault="00BE130F" w:rsidP="00BE130F">
            <w:pPr>
              <w:jc w:val="both"/>
              <w:rPr>
                <w:ins w:id="4452" w:author="mikle" w:date="2025-10-09T19:45:00Z"/>
                <w:lang w:val="en-US"/>
                <w:rPrChange w:id="4453" w:author="mikle" w:date="2025-10-09T19:55:00Z" w16du:dateUtc="2025-10-10T02:55:00Z">
                  <w:rPr>
                    <w:ins w:id="4454" w:author="mikle" w:date="2025-10-09T19:45:00Z"/>
                  </w:rPr>
                </w:rPrChange>
              </w:rPr>
            </w:pPr>
          </w:p>
          <w:p w14:paraId="2E730E79" w14:textId="77777777" w:rsidR="00BE130F" w:rsidRPr="005D13B9" w:rsidRDefault="00BE130F" w:rsidP="00BE130F">
            <w:pPr>
              <w:jc w:val="both"/>
              <w:rPr>
                <w:ins w:id="4455" w:author="mikle" w:date="2025-10-09T19:45:00Z"/>
                <w:lang w:val="en-US"/>
                <w:rPrChange w:id="4456" w:author="mikle" w:date="2025-10-09T19:55:00Z" w16du:dateUtc="2025-10-10T02:55:00Z">
                  <w:rPr>
                    <w:ins w:id="4457" w:author="mikle" w:date="2025-10-09T19:45:00Z"/>
                  </w:rPr>
                </w:rPrChange>
              </w:rPr>
            </w:pPr>
            <w:ins w:id="4458" w:author="mikle" w:date="2025-10-09T19:45:00Z">
              <w:r w:rsidRPr="005D13B9">
                <w:rPr>
                  <w:lang w:val="en-US"/>
                  <w:rPrChange w:id="4459" w:author="mikle" w:date="2025-10-09T19:55:00Z" w16du:dateUtc="2025-10-10T02:55:00Z">
                    <w:rPr/>
                  </w:rPrChange>
                </w:rPr>
                <w:t xml:space="preserve">    def clip_line(d):</w:t>
              </w:r>
            </w:ins>
          </w:p>
          <w:p w14:paraId="0EFF0A9B" w14:textId="77777777" w:rsidR="00BE130F" w:rsidRPr="005D13B9" w:rsidRDefault="00BE130F" w:rsidP="00BE130F">
            <w:pPr>
              <w:jc w:val="both"/>
              <w:rPr>
                <w:ins w:id="4460" w:author="mikle" w:date="2025-10-09T19:45:00Z"/>
                <w:lang w:val="en-US"/>
                <w:rPrChange w:id="4461" w:author="mikle" w:date="2025-10-09T19:55:00Z" w16du:dateUtc="2025-10-10T02:55:00Z">
                  <w:rPr>
                    <w:ins w:id="4462" w:author="mikle" w:date="2025-10-09T19:45:00Z"/>
                  </w:rPr>
                </w:rPrChange>
              </w:rPr>
            </w:pPr>
            <w:ins w:id="4463" w:author="mikle" w:date="2025-10-09T19:45:00Z">
              <w:r w:rsidRPr="005D13B9">
                <w:rPr>
                  <w:lang w:val="en-US"/>
                  <w:rPrChange w:id="4464" w:author="mikle" w:date="2025-10-09T19:55:00Z" w16du:dateUtc="2025-10-10T02:55:00Z">
                    <w:rPr/>
                  </w:rPrChange>
                </w:rPr>
                <w:t xml:space="preserve">        Px = p0[0] + d * nx; Py = p0[1] + d * ny</w:t>
              </w:r>
            </w:ins>
          </w:p>
          <w:p w14:paraId="69469D32" w14:textId="77777777" w:rsidR="00BE130F" w:rsidRPr="005D13B9" w:rsidRDefault="00BE130F" w:rsidP="00BE130F">
            <w:pPr>
              <w:jc w:val="both"/>
              <w:rPr>
                <w:ins w:id="4465" w:author="mikle" w:date="2025-10-09T19:45:00Z"/>
                <w:lang w:val="en-US"/>
                <w:rPrChange w:id="4466" w:author="mikle" w:date="2025-10-09T19:55:00Z" w16du:dateUtc="2025-10-10T02:55:00Z">
                  <w:rPr>
                    <w:ins w:id="4467" w:author="mikle" w:date="2025-10-09T19:45:00Z"/>
                  </w:rPr>
                </w:rPrChange>
              </w:rPr>
            </w:pPr>
            <w:ins w:id="4468" w:author="mikle" w:date="2025-10-09T19:45:00Z">
              <w:r w:rsidRPr="005D13B9">
                <w:rPr>
                  <w:lang w:val="en-US"/>
                  <w:rPrChange w:id="4469" w:author="mikle" w:date="2025-10-09T19:55:00Z" w16du:dateUtc="2025-10-10T02:55:00Z">
                    <w:rPr/>
                  </w:rPrChange>
                </w:rPr>
                <w:t xml:space="preserve">        if abs(vx) &lt; eps:</w:t>
              </w:r>
            </w:ins>
          </w:p>
          <w:p w14:paraId="55096C8B" w14:textId="77777777" w:rsidR="00BE130F" w:rsidRPr="005D13B9" w:rsidRDefault="00BE130F" w:rsidP="00BE130F">
            <w:pPr>
              <w:jc w:val="both"/>
              <w:rPr>
                <w:ins w:id="4470" w:author="mikle" w:date="2025-10-09T19:45:00Z"/>
                <w:lang w:val="en-US"/>
                <w:rPrChange w:id="4471" w:author="mikle" w:date="2025-10-09T19:55:00Z" w16du:dateUtc="2025-10-10T02:55:00Z">
                  <w:rPr>
                    <w:ins w:id="4472" w:author="mikle" w:date="2025-10-09T19:45:00Z"/>
                  </w:rPr>
                </w:rPrChange>
              </w:rPr>
            </w:pPr>
            <w:ins w:id="4473" w:author="mikle" w:date="2025-10-09T19:45:00Z">
              <w:r w:rsidRPr="005D13B9">
                <w:rPr>
                  <w:lang w:val="en-US"/>
                  <w:rPrChange w:id="4474" w:author="mikle" w:date="2025-10-09T19:55:00Z" w16du:dateUtc="2025-10-10T02:55:00Z">
                    <w:rPr/>
                  </w:rPrChange>
                </w:rPr>
                <w:t xml:space="preserve">            if Px &lt; xmin - eps or Px &gt; xmax + eps: return None</w:t>
              </w:r>
            </w:ins>
          </w:p>
          <w:p w14:paraId="6595E11E" w14:textId="77777777" w:rsidR="00BE130F" w:rsidRPr="005D13B9" w:rsidRDefault="00BE130F" w:rsidP="00BE130F">
            <w:pPr>
              <w:jc w:val="both"/>
              <w:rPr>
                <w:ins w:id="4475" w:author="mikle" w:date="2025-10-09T19:45:00Z"/>
                <w:lang w:val="en-US"/>
                <w:rPrChange w:id="4476" w:author="mikle" w:date="2025-10-09T19:55:00Z" w16du:dateUtc="2025-10-10T02:55:00Z">
                  <w:rPr>
                    <w:ins w:id="4477" w:author="mikle" w:date="2025-10-09T19:45:00Z"/>
                  </w:rPr>
                </w:rPrChange>
              </w:rPr>
            </w:pPr>
            <w:ins w:id="4478" w:author="mikle" w:date="2025-10-09T19:45:00Z">
              <w:r w:rsidRPr="005D13B9">
                <w:rPr>
                  <w:lang w:val="en-US"/>
                  <w:rPrChange w:id="4479" w:author="mikle" w:date="2025-10-09T19:55:00Z" w16du:dateUtc="2025-10-10T02:55:00Z">
                    <w:rPr/>
                  </w:rPrChange>
                </w:rPr>
                <w:t xml:space="preserve">            tx_min, tx_max = -math.inf, math.inf</w:t>
              </w:r>
            </w:ins>
          </w:p>
          <w:p w14:paraId="41EA26D2" w14:textId="77777777" w:rsidR="00BE130F" w:rsidRPr="005D13B9" w:rsidRDefault="00BE130F" w:rsidP="00BE130F">
            <w:pPr>
              <w:jc w:val="both"/>
              <w:rPr>
                <w:ins w:id="4480" w:author="mikle" w:date="2025-10-09T19:45:00Z"/>
                <w:lang w:val="en-US"/>
                <w:rPrChange w:id="4481" w:author="mikle" w:date="2025-10-09T19:55:00Z" w16du:dateUtc="2025-10-10T02:55:00Z">
                  <w:rPr>
                    <w:ins w:id="4482" w:author="mikle" w:date="2025-10-09T19:45:00Z"/>
                  </w:rPr>
                </w:rPrChange>
              </w:rPr>
            </w:pPr>
            <w:ins w:id="4483" w:author="mikle" w:date="2025-10-09T19:45:00Z">
              <w:r w:rsidRPr="005D13B9">
                <w:rPr>
                  <w:lang w:val="en-US"/>
                  <w:rPrChange w:id="4484" w:author="mikle" w:date="2025-10-09T19:55:00Z" w16du:dateUtc="2025-10-10T02:55:00Z">
                    <w:rPr/>
                  </w:rPrChange>
                </w:rPr>
                <w:t xml:space="preserve">        else:</w:t>
              </w:r>
            </w:ins>
          </w:p>
          <w:p w14:paraId="4EE027D8" w14:textId="77777777" w:rsidR="00BE130F" w:rsidRPr="005D13B9" w:rsidRDefault="00BE130F" w:rsidP="00BE130F">
            <w:pPr>
              <w:jc w:val="both"/>
              <w:rPr>
                <w:ins w:id="4485" w:author="mikle" w:date="2025-10-09T19:45:00Z"/>
                <w:lang w:val="en-US"/>
                <w:rPrChange w:id="4486" w:author="mikle" w:date="2025-10-09T19:55:00Z" w16du:dateUtc="2025-10-10T02:55:00Z">
                  <w:rPr>
                    <w:ins w:id="4487" w:author="mikle" w:date="2025-10-09T19:45:00Z"/>
                  </w:rPr>
                </w:rPrChange>
              </w:rPr>
            </w:pPr>
            <w:ins w:id="4488" w:author="mikle" w:date="2025-10-09T19:45:00Z">
              <w:r w:rsidRPr="005D13B9">
                <w:rPr>
                  <w:lang w:val="en-US"/>
                  <w:rPrChange w:id="4489" w:author="mikle" w:date="2025-10-09T19:55:00Z" w16du:dateUtc="2025-10-10T02:55:00Z">
                    <w:rPr/>
                  </w:rPrChange>
                </w:rPr>
                <w:t xml:space="preserve">            t1 = (xmin - Px) / vx; t2 = (xmax - Px) / vx</w:t>
              </w:r>
            </w:ins>
          </w:p>
          <w:p w14:paraId="08657658" w14:textId="77777777" w:rsidR="00BE130F" w:rsidRPr="005D13B9" w:rsidRDefault="00BE130F" w:rsidP="00BE130F">
            <w:pPr>
              <w:jc w:val="both"/>
              <w:rPr>
                <w:ins w:id="4490" w:author="mikle" w:date="2025-10-09T19:45:00Z"/>
                <w:lang w:val="en-US"/>
                <w:rPrChange w:id="4491" w:author="mikle" w:date="2025-10-09T19:55:00Z" w16du:dateUtc="2025-10-10T02:55:00Z">
                  <w:rPr>
                    <w:ins w:id="4492" w:author="mikle" w:date="2025-10-09T19:45:00Z"/>
                  </w:rPr>
                </w:rPrChange>
              </w:rPr>
            </w:pPr>
            <w:ins w:id="4493" w:author="mikle" w:date="2025-10-09T19:45:00Z">
              <w:r w:rsidRPr="005D13B9">
                <w:rPr>
                  <w:lang w:val="en-US"/>
                  <w:rPrChange w:id="4494" w:author="mikle" w:date="2025-10-09T19:55:00Z" w16du:dateUtc="2025-10-10T02:55:00Z">
                    <w:rPr/>
                  </w:rPrChange>
                </w:rPr>
                <w:t xml:space="preserve">            tx_min, tx_max = (min(t1, t2), max(t1, t2))</w:t>
              </w:r>
            </w:ins>
          </w:p>
          <w:p w14:paraId="3779BE86" w14:textId="77777777" w:rsidR="00BE130F" w:rsidRPr="005D13B9" w:rsidRDefault="00BE130F" w:rsidP="00BE130F">
            <w:pPr>
              <w:jc w:val="both"/>
              <w:rPr>
                <w:ins w:id="4495" w:author="mikle" w:date="2025-10-09T19:45:00Z"/>
                <w:lang w:val="en-US"/>
                <w:rPrChange w:id="4496" w:author="mikle" w:date="2025-10-09T19:55:00Z" w16du:dateUtc="2025-10-10T02:55:00Z">
                  <w:rPr>
                    <w:ins w:id="4497" w:author="mikle" w:date="2025-10-09T19:45:00Z"/>
                  </w:rPr>
                </w:rPrChange>
              </w:rPr>
            </w:pPr>
            <w:ins w:id="4498" w:author="mikle" w:date="2025-10-09T19:45:00Z">
              <w:r w:rsidRPr="005D13B9">
                <w:rPr>
                  <w:lang w:val="en-US"/>
                  <w:rPrChange w:id="4499" w:author="mikle" w:date="2025-10-09T19:55:00Z" w16du:dateUtc="2025-10-10T02:55:00Z">
                    <w:rPr/>
                  </w:rPrChange>
                </w:rPr>
                <w:t xml:space="preserve">        if abs(vy) &lt; eps:</w:t>
              </w:r>
            </w:ins>
          </w:p>
          <w:p w14:paraId="548EE921" w14:textId="77777777" w:rsidR="00BE130F" w:rsidRPr="005D13B9" w:rsidRDefault="00BE130F" w:rsidP="00BE130F">
            <w:pPr>
              <w:jc w:val="both"/>
              <w:rPr>
                <w:ins w:id="4500" w:author="mikle" w:date="2025-10-09T19:45:00Z"/>
                <w:lang w:val="en-US"/>
                <w:rPrChange w:id="4501" w:author="mikle" w:date="2025-10-09T19:55:00Z" w16du:dateUtc="2025-10-10T02:55:00Z">
                  <w:rPr>
                    <w:ins w:id="4502" w:author="mikle" w:date="2025-10-09T19:45:00Z"/>
                  </w:rPr>
                </w:rPrChange>
              </w:rPr>
            </w:pPr>
            <w:ins w:id="4503" w:author="mikle" w:date="2025-10-09T19:45:00Z">
              <w:r w:rsidRPr="005D13B9">
                <w:rPr>
                  <w:lang w:val="en-US"/>
                  <w:rPrChange w:id="4504" w:author="mikle" w:date="2025-10-09T19:55:00Z" w16du:dateUtc="2025-10-10T02:55:00Z">
                    <w:rPr/>
                  </w:rPrChange>
                </w:rPr>
                <w:t xml:space="preserve">            if Py &lt; ymin - eps or Py &gt; ymax + eps: return None</w:t>
              </w:r>
            </w:ins>
          </w:p>
          <w:p w14:paraId="099277A6" w14:textId="77777777" w:rsidR="00BE130F" w:rsidRPr="005D13B9" w:rsidRDefault="00BE130F" w:rsidP="00BE130F">
            <w:pPr>
              <w:jc w:val="both"/>
              <w:rPr>
                <w:ins w:id="4505" w:author="mikle" w:date="2025-10-09T19:45:00Z"/>
                <w:lang w:val="en-US"/>
                <w:rPrChange w:id="4506" w:author="mikle" w:date="2025-10-09T19:55:00Z" w16du:dateUtc="2025-10-10T02:55:00Z">
                  <w:rPr>
                    <w:ins w:id="4507" w:author="mikle" w:date="2025-10-09T19:45:00Z"/>
                  </w:rPr>
                </w:rPrChange>
              </w:rPr>
            </w:pPr>
            <w:ins w:id="4508" w:author="mikle" w:date="2025-10-09T19:45:00Z">
              <w:r w:rsidRPr="005D13B9">
                <w:rPr>
                  <w:lang w:val="en-US"/>
                  <w:rPrChange w:id="4509" w:author="mikle" w:date="2025-10-09T19:55:00Z" w16du:dateUtc="2025-10-10T02:55:00Z">
                    <w:rPr/>
                  </w:rPrChange>
                </w:rPr>
                <w:t xml:space="preserve">            ty_min, ty_max = -math.inf, math.inf</w:t>
              </w:r>
            </w:ins>
          </w:p>
          <w:p w14:paraId="5304DAEB" w14:textId="77777777" w:rsidR="00BE130F" w:rsidRPr="005D13B9" w:rsidRDefault="00BE130F" w:rsidP="00BE130F">
            <w:pPr>
              <w:jc w:val="both"/>
              <w:rPr>
                <w:ins w:id="4510" w:author="mikle" w:date="2025-10-09T19:45:00Z"/>
                <w:lang w:val="en-US"/>
                <w:rPrChange w:id="4511" w:author="mikle" w:date="2025-10-09T19:55:00Z" w16du:dateUtc="2025-10-10T02:55:00Z">
                  <w:rPr>
                    <w:ins w:id="4512" w:author="mikle" w:date="2025-10-09T19:45:00Z"/>
                  </w:rPr>
                </w:rPrChange>
              </w:rPr>
            </w:pPr>
            <w:ins w:id="4513" w:author="mikle" w:date="2025-10-09T19:45:00Z">
              <w:r w:rsidRPr="005D13B9">
                <w:rPr>
                  <w:lang w:val="en-US"/>
                  <w:rPrChange w:id="4514" w:author="mikle" w:date="2025-10-09T19:55:00Z" w16du:dateUtc="2025-10-10T02:55:00Z">
                    <w:rPr/>
                  </w:rPrChange>
                </w:rPr>
                <w:t xml:space="preserve">        else:</w:t>
              </w:r>
            </w:ins>
          </w:p>
          <w:p w14:paraId="7C4F4B60" w14:textId="77777777" w:rsidR="00BE130F" w:rsidRPr="005D13B9" w:rsidRDefault="00BE130F" w:rsidP="00BE130F">
            <w:pPr>
              <w:jc w:val="both"/>
              <w:rPr>
                <w:ins w:id="4515" w:author="mikle" w:date="2025-10-09T19:45:00Z"/>
                <w:lang w:val="en-US"/>
                <w:rPrChange w:id="4516" w:author="mikle" w:date="2025-10-09T19:55:00Z" w16du:dateUtc="2025-10-10T02:55:00Z">
                  <w:rPr>
                    <w:ins w:id="4517" w:author="mikle" w:date="2025-10-09T19:45:00Z"/>
                  </w:rPr>
                </w:rPrChange>
              </w:rPr>
            </w:pPr>
            <w:ins w:id="4518" w:author="mikle" w:date="2025-10-09T19:45:00Z">
              <w:r w:rsidRPr="005D13B9">
                <w:rPr>
                  <w:lang w:val="en-US"/>
                  <w:rPrChange w:id="4519" w:author="mikle" w:date="2025-10-09T19:55:00Z" w16du:dateUtc="2025-10-10T02:55:00Z">
                    <w:rPr/>
                  </w:rPrChange>
                </w:rPr>
                <w:t xml:space="preserve">            t3 = (ymin - Py) / vy; t4 = (ymax - Py) / vy</w:t>
              </w:r>
            </w:ins>
          </w:p>
          <w:p w14:paraId="090B9232" w14:textId="77777777" w:rsidR="00BE130F" w:rsidRPr="005D13B9" w:rsidRDefault="00BE130F" w:rsidP="00BE130F">
            <w:pPr>
              <w:jc w:val="both"/>
              <w:rPr>
                <w:ins w:id="4520" w:author="mikle" w:date="2025-10-09T19:45:00Z"/>
                <w:lang w:val="en-US"/>
                <w:rPrChange w:id="4521" w:author="mikle" w:date="2025-10-09T19:55:00Z" w16du:dateUtc="2025-10-10T02:55:00Z">
                  <w:rPr>
                    <w:ins w:id="4522" w:author="mikle" w:date="2025-10-09T19:45:00Z"/>
                  </w:rPr>
                </w:rPrChange>
              </w:rPr>
            </w:pPr>
            <w:ins w:id="4523" w:author="mikle" w:date="2025-10-09T19:45:00Z">
              <w:r w:rsidRPr="005D13B9">
                <w:rPr>
                  <w:lang w:val="en-US"/>
                  <w:rPrChange w:id="4524" w:author="mikle" w:date="2025-10-09T19:55:00Z" w16du:dateUtc="2025-10-10T02:55:00Z">
                    <w:rPr/>
                  </w:rPrChange>
                </w:rPr>
                <w:t xml:space="preserve">            ty_min, ty_max = (min(t3, t4), max(t3, t4))</w:t>
              </w:r>
            </w:ins>
          </w:p>
          <w:p w14:paraId="1BF4466F" w14:textId="77777777" w:rsidR="00BE130F" w:rsidRPr="005D13B9" w:rsidRDefault="00BE130F" w:rsidP="00BE130F">
            <w:pPr>
              <w:jc w:val="both"/>
              <w:rPr>
                <w:ins w:id="4525" w:author="mikle" w:date="2025-10-09T19:45:00Z"/>
                <w:lang w:val="en-US"/>
                <w:rPrChange w:id="4526" w:author="mikle" w:date="2025-10-09T19:55:00Z" w16du:dateUtc="2025-10-10T02:55:00Z">
                  <w:rPr>
                    <w:ins w:id="4527" w:author="mikle" w:date="2025-10-09T19:45:00Z"/>
                  </w:rPr>
                </w:rPrChange>
              </w:rPr>
            </w:pPr>
            <w:ins w:id="4528" w:author="mikle" w:date="2025-10-09T19:45:00Z">
              <w:r w:rsidRPr="005D13B9">
                <w:rPr>
                  <w:lang w:val="en-US"/>
                  <w:rPrChange w:id="4529" w:author="mikle" w:date="2025-10-09T19:55:00Z" w16du:dateUtc="2025-10-10T02:55:00Z">
                    <w:rPr/>
                  </w:rPrChange>
                </w:rPr>
                <w:t xml:space="preserve">        t_enter = max(tx_min, ty_min); t_exit = min(tx_max, ty_max)</w:t>
              </w:r>
            </w:ins>
          </w:p>
          <w:p w14:paraId="053EC1A2" w14:textId="77777777" w:rsidR="00BE130F" w:rsidRPr="005D13B9" w:rsidRDefault="00BE130F" w:rsidP="00BE130F">
            <w:pPr>
              <w:jc w:val="both"/>
              <w:rPr>
                <w:ins w:id="4530" w:author="mikle" w:date="2025-10-09T19:45:00Z"/>
                <w:lang w:val="en-US"/>
                <w:rPrChange w:id="4531" w:author="mikle" w:date="2025-10-09T19:55:00Z" w16du:dateUtc="2025-10-10T02:55:00Z">
                  <w:rPr>
                    <w:ins w:id="4532" w:author="mikle" w:date="2025-10-09T19:45:00Z"/>
                  </w:rPr>
                </w:rPrChange>
              </w:rPr>
            </w:pPr>
            <w:ins w:id="4533" w:author="mikle" w:date="2025-10-09T19:45:00Z">
              <w:r w:rsidRPr="005D13B9">
                <w:rPr>
                  <w:lang w:val="en-US"/>
                  <w:rPrChange w:id="4534" w:author="mikle" w:date="2025-10-09T19:55:00Z" w16du:dateUtc="2025-10-10T02:55:00Z">
                    <w:rPr/>
                  </w:rPrChange>
                </w:rPr>
                <w:lastRenderedPageBreak/>
                <w:t xml:space="preserve">        if not (t_enter &lt; t_exit): return None</w:t>
              </w:r>
            </w:ins>
          </w:p>
          <w:p w14:paraId="539704E5" w14:textId="77777777" w:rsidR="00BE130F" w:rsidRPr="005D13B9" w:rsidRDefault="00BE130F" w:rsidP="00BE130F">
            <w:pPr>
              <w:jc w:val="both"/>
              <w:rPr>
                <w:ins w:id="4535" w:author="mikle" w:date="2025-10-09T19:45:00Z"/>
                <w:lang w:val="en-US"/>
                <w:rPrChange w:id="4536" w:author="mikle" w:date="2025-10-09T19:55:00Z" w16du:dateUtc="2025-10-10T02:55:00Z">
                  <w:rPr>
                    <w:ins w:id="4537" w:author="mikle" w:date="2025-10-09T19:45:00Z"/>
                  </w:rPr>
                </w:rPrChange>
              </w:rPr>
            </w:pPr>
            <w:ins w:id="4538" w:author="mikle" w:date="2025-10-09T19:45:00Z">
              <w:r w:rsidRPr="005D13B9">
                <w:rPr>
                  <w:lang w:val="en-US"/>
                  <w:rPrChange w:id="4539" w:author="mikle" w:date="2025-10-09T19:55:00Z" w16du:dateUtc="2025-10-10T02:55:00Z">
                    <w:rPr/>
                  </w:rPrChange>
                </w:rPr>
                <w:t xml:space="preserve">        A = (Px + t_enter * vx, Py + t_enter * vy)</w:t>
              </w:r>
            </w:ins>
          </w:p>
          <w:p w14:paraId="63A3A300" w14:textId="77777777" w:rsidR="00BE130F" w:rsidRPr="005D13B9" w:rsidRDefault="00BE130F" w:rsidP="00BE130F">
            <w:pPr>
              <w:jc w:val="both"/>
              <w:rPr>
                <w:ins w:id="4540" w:author="mikle" w:date="2025-10-09T19:45:00Z"/>
                <w:lang w:val="en-US"/>
                <w:rPrChange w:id="4541" w:author="mikle" w:date="2025-10-09T19:55:00Z" w16du:dateUtc="2025-10-10T02:55:00Z">
                  <w:rPr>
                    <w:ins w:id="4542" w:author="mikle" w:date="2025-10-09T19:45:00Z"/>
                  </w:rPr>
                </w:rPrChange>
              </w:rPr>
            </w:pPr>
            <w:ins w:id="4543" w:author="mikle" w:date="2025-10-09T19:45:00Z">
              <w:r w:rsidRPr="005D13B9">
                <w:rPr>
                  <w:lang w:val="en-US"/>
                  <w:rPrChange w:id="4544" w:author="mikle" w:date="2025-10-09T19:55:00Z" w16du:dateUtc="2025-10-10T02:55:00Z">
                    <w:rPr/>
                  </w:rPrChange>
                </w:rPr>
                <w:t xml:space="preserve">        B = (Px + t_exit * vx, Py + t_exit * vy)</w:t>
              </w:r>
            </w:ins>
          </w:p>
          <w:p w14:paraId="17B120BA" w14:textId="77777777" w:rsidR="00BE130F" w:rsidRPr="005D13B9" w:rsidRDefault="00BE130F" w:rsidP="00BE130F">
            <w:pPr>
              <w:jc w:val="both"/>
              <w:rPr>
                <w:ins w:id="4545" w:author="mikle" w:date="2025-10-09T19:45:00Z"/>
                <w:lang w:val="en-US"/>
                <w:rPrChange w:id="4546" w:author="mikle" w:date="2025-10-09T19:55:00Z" w16du:dateUtc="2025-10-10T02:55:00Z">
                  <w:rPr>
                    <w:ins w:id="4547" w:author="mikle" w:date="2025-10-09T19:45:00Z"/>
                  </w:rPr>
                </w:rPrChange>
              </w:rPr>
            </w:pPr>
            <w:ins w:id="4548" w:author="mikle" w:date="2025-10-09T19:45:00Z">
              <w:r w:rsidRPr="005D13B9">
                <w:rPr>
                  <w:lang w:val="en-US"/>
                  <w:rPrChange w:id="4549" w:author="mikle" w:date="2025-10-09T19:55:00Z" w16du:dateUtc="2025-10-10T02:55:00Z">
                    <w:rPr/>
                  </w:rPrChange>
                </w:rPr>
                <w:t xml:space="preserve">        if (A[0]-B[0])**2 + (A[1]-B[1])**2 &lt; (10*eps)**2: return None</w:t>
              </w:r>
            </w:ins>
          </w:p>
          <w:p w14:paraId="01413E5D" w14:textId="77777777" w:rsidR="00BE130F" w:rsidRPr="005D13B9" w:rsidRDefault="00BE130F" w:rsidP="00BE130F">
            <w:pPr>
              <w:jc w:val="both"/>
              <w:rPr>
                <w:ins w:id="4550" w:author="mikle" w:date="2025-10-09T19:45:00Z"/>
                <w:lang w:val="en-US"/>
                <w:rPrChange w:id="4551" w:author="mikle" w:date="2025-10-09T19:55:00Z" w16du:dateUtc="2025-10-10T02:55:00Z">
                  <w:rPr>
                    <w:ins w:id="4552" w:author="mikle" w:date="2025-10-09T19:45:00Z"/>
                  </w:rPr>
                </w:rPrChange>
              </w:rPr>
            </w:pPr>
            <w:ins w:id="4553" w:author="mikle" w:date="2025-10-09T19:45:00Z">
              <w:r w:rsidRPr="005D13B9">
                <w:rPr>
                  <w:lang w:val="en-US"/>
                  <w:rPrChange w:id="4554" w:author="mikle" w:date="2025-10-09T19:55:00Z" w16du:dateUtc="2025-10-10T02:55:00Z">
                    <w:rPr/>
                  </w:rPrChange>
                </w:rPr>
                <w:t xml:space="preserve">        A, B = sort_left_first(A, B); return (A, B)</w:t>
              </w:r>
            </w:ins>
          </w:p>
          <w:p w14:paraId="3F023181" w14:textId="77777777" w:rsidR="00BE130F" w:rsidRPr="005D13B9" w:rsidRDefault="00BE130F" w:rsidP="00BE130F">
            <w:pPr>
              <w:jc w:val="both"/>
              <w:rPr>
                <w:ins w:id="4555" w:author="mikle" w:date="2025-10-09T19:45:00Z"/>
                <w:lang w:val="en-US"/>
                <w:rPrChange w:id="4556" w:author="mikle" w:date="2025-10-09T19:55:00Z" w16du:dateUtc="2025-10-10T02:55:00Z">
                  <w:rPr>
                    <w:ins w:id="4557" w:author="mikle" w:date="2025-10-09T19:45:00Z"/>
                  </w:rPr>
                </w:rPrChange>
              </w:rPr>
            </w:pPr>
          </w:p>
          <w:p w14:paraId="5231F2C9" w14:textId="77777777" w:rsidR="00BE130F" w:rsidRPr="005D13B9" w:rsidRDefault="00BE130F" w:rsidP="00BE130F">
            <w:pPr>
              <w:jc w:val="both"/>
              <w:rPr>
                <w:ins w:id="4558" w:author="mikle" w:date="2025-10-09T19:45:00Z"/>
                <w:lang w:val="en-US"/>
                <w:rPrChange w:id="4559" w:author="mikle" w:date="2025-10-09T19:55:00Z" w16du:dateUtc="2025-10-10T02:55:00Z">
                  <w:rPr>
                    <w:ins w:id="4560" w:author="mikle" w:date="2025-10-09T19:45:00Z"/>
                  </w:rPr>
                </w:rPrChange>
              </w:rPr>
            </w:pPr>
            <w:ins w:id="4561" w:author="mikle" w:date="2025-10-09T19:45:00Z">
              <w:r w:rsidRPr="005D13B9">
                <w:rPr>
                  <w:lang w:val="en-US"/>
                  <w:rPrChange w:id="4562" w:author="mikle" w:date="2025-10-09T19:55:00Z" w16du:dateUtc="2025-10-10T02:55:00Z">
                    <w:rPr/>
                  </w:rPrChange>
                </w:rPr>
                <w:t xml:space="preserve">    def canonical(seg):</w:t>
              </w:r>
            </w:ins>
          </w:p>
          <w:p w14:paraId="613BF4EA" w14:textId="77777777" w:rsidR="00BE130F" w:rsidRPr="005D13B9" w:rsidRDefault="00BE130F" w:rsidP="00BE130F">
            <w:pPr>
              <w:jc w:val="both"/>
              <w:rPr>
                <w:ins w:id="4563" w:author="mikle" w:date="2025-10-09T19:45:00Z"/>
                <w:lang w:val="en-US"/>
                <w:rPrChange w:id="4564" w:author="mikle" w:date="2025-10-09T19:55:00Z" w16du:dateUtc="2025-10-10T02:55:00Z">
                  <w:rPr>
                    <w:ins w:id="4565" w:author="mikle" w:date="2025-10-09T19:45:00Z"/>
                  </w:rPr>
                </w:rPrChange>
              </w:rPr>
            </w:pPr>
            <w:ins w:id="4566" w:author="mikle" w:date="2025-10-09T19:45:00Z">
              <w:r w:rsidRPr="005D13B9">
                <w:rPr>
                  <w:lang w:val="en-US"/>
                  <w:rPrChange w:id="4567" w:author="mikle" w:date="2025-10-09T19:55:00Z" w16du:dateUtc="2025-10-10T02:55:00Z">
                    <w:rPr/>
                  </w:rPrChange>
                </w:rPr>
                <w:t xml:space="preserve">        A, B = seg</w:t>
              </w:r>
            </w:ins>
          </w:p>
          <w:p w14:paraId="542FA46D" w14:textId="77777777" w:rsidR="00BE130F" w:rsidRPr="005D13B9" w:rsidRDefault="00BE130F" w:rsidP="00BE130F">
            <w:pPr>
              <w:jc w:val="both"/>
              <w:rPr>
                <w:ins w:id="4568" w:author="mikle" w:date="2025-10-09T19:45:00Z"/>
                <w:lang w:val="en-US"/>
                <w:rPrChange w:id="4569" w:author="mikle" w:date="2025-10-09T19:55:00Z" w16du:dateUtc="2025-10-10T02:55:00Z">
                  <w:rPr>
                    <w:ins w:id="4570" w:author="mikle" w:date="2025-10-09T19:45:00Z"/>
                  </w:rPr>
                </w:rPrChange>
              </w:rPr>
            </w:pPr>
            <w:ins w:id="4571" w:author="mikle" w:date="2025-10-09T19:45:00Z">
              <w:r w:rsidRPr="005D13B9">
                <w:rPr>
                  <w:lang w:val="en-US"/>
                  <w:rPrChange w:id="4572" w:author="mikle" w:date="2025-10-09T19:55:00Z" w16du:dateUtc="2025-10-10T02:55:00Z">
                    <w:rPr/>
                  </w:rPrChange>
                </w:rPr>
                <w:t xml:space="preserve">        a = (round(A[0], 9), round(A[1], 9))</w:t>
              </w:r>
            </w:ins>
          </w:p>
          <w:p w14:paraId="42C3C742" w14:textId="77777777" w:rsidR="00BE130F" w:rsidRPr="005D13B9" w:rsidRDefault="00BE130F" w:rsidP="00BE130F">
            <w:pPr>
              <w:jc w:val="both"/>
              <w:rPr>
                <w:ins w:id="4573" w:author="mikle" w:date="2025-10-09T19:45:00Z"/>
                <w:lang w:val="en-US"/>
                <w:rPrChange w:id="4574" w:author="mikle" w:date="2025-10-09T19:55:00Z" w16du:dateUtc="2025-10-10T02:55:00Z">
                  <w:rPr>
                    <w:ins w:id="4575" w:author="mikle" w:date="2025-10-09T19:45:00Z"/>
                  </w:rPr>
                </w:rPrChange>
              </w:rPr>
            </w:pPr>
            <w:ins w:id="4576" w:author="mikle" w:date="2025-10-09T19:45:00Z">
              <w:r w:rsidRPr="005D13B9">
                <w:rPr>
                  <w:lang w:val="en-US"/>
                  <w:rPrChange w:id="4577" w:author="mikle" w:date="2025-10-09T19:55:00Z" w16du:dateUtc="2025-10-10T02:55:00Z">
                    <w:rPr/>
                  </w:rPrChange>
                </w:rPr>
                <w:t xml:space="preserve">        b = (round(B[0], 9), round(B[1], 9))</w:t>
              </w:r>
            </w:ins>
          </w:p>
          <w:p w14:paraId="6BC00AC3" w14:textId="77777777" w:rsidR="00BE130F" w:rsidRPr="005D13B9" w:rsidRDefault="00BE130F" w:rsidP="00BE130F">
            <w:pPr>
              <w:jc w:val="both"/>
              <w:rPr>
                <w:ins w:id="4578" w:author="mikle" w:date="2025-10-09T19:45:00Z"/>
                <w:lang w:val="en-US"/>
                <w:rPrChange w:id="4579" w:author="mikle" w:date="2025-10-09T19:55:00Z" w16du:dateUtc="2025-10-10T02:55:00Z">
                  <w:rPr>
                    <w:ins w:id="4580" w:author="mikle" w:date="2025-10-09T19:45:00Z"/>
                  </w:rPr>
                </w:rPrChange>
              </w:rPr>
            </w:pPr>
            <w:ins w:id="4581" w:author="mikle" w:date="2025-10-09T19:45:00Z">
              <w:r w:rsidRPr="005D13B9">
                <w:rPr>
                  <w:lang w:val="en-US"/>
                  <w:rPrChange w:id="4582" w:author="mikle" w:date="2025-10-09T19:55:00Z" w16du:dateUtc="2025-10-10T02:55:00Z">
                    <w:rPr/>
                  </w:rPrChange>
                </w:rPr>
                <w:t xml:space="preserve">        return a, b</w:t>
              </w:r>
            </w:ins>
          </w:p>
          <w:p w14:paraId="4169C83C" w14:textId="77777777" w:rsidR="00BE130F" w:rsidRPr="005D13B9" w:rsidRDefault="00BE130F" w:rsidP="00BE130F">
            <w:pPr>
              <w:jc w:val="both"/>
              <w:rPr>
                <w:ins w:id="4583" w:author="mikle" w:date="2025-10-09T19:45:00Z"/>
                <w:lang w:val="en-US"/>
                <w:rPrChange w:id="4584" w:author="mikle" w:date="2025-10-09T19:55:00Z" w16du:dateUtc="2025-10-10T02:55:00Z">
                  <w:rPr>
                    <w:ins w:id="4585" w:author="mikle" w:date="2025-10-09T19:45:00Z"/>
                  </w:rPr>
                </w:rPrChange>
              </w:rPr>
            </w:pPr>
          </w:p>
          <w:p w14:paraId="12338722" w14:textId="77777777" w:rsidR="00BE130F" w:rsidRPr="005D13B9" w:rsidRDefault="00BE130F" w:rsidP="00BE130F">
            <w:pPr>
              <w:jc w:val="both"/>
              <w:rPr>
                <w:ins w:id="4586" w:author="mikle" w:date="2025-10-09T19:45:00Z"/>
                <w:lang w:val="en-US"/>
                <w:rPrChange w:id="4587" w:author="mikle" w:date="2025-10-09T19:55:00Z" w16du:dateUtc="2025-10-10T02:55:00Z">
                  <w:rPr>
                    <w:ins w:id="4588" w:author="mikle" w:date="2025-10-09T19:45:00Z"/>
                  </w:rPr>
                </w:rPrChange>
              </w:rPr>
            </w:pPr>
            <w:ins w:id="4589" w:author="mikle" w:date="2025-10-09T19:45:00Z">
              <w:r w:rsidRPr="005D13B9">
                <w:rPr>
                  <w:lang w:val="en-US"/>
                  <w:rPrChange w:id="4590" w:author="mikle" w:date="2025-10-09T19:55:00Z" w16du:dateUtc="2025-10-10T02:55:00Z">
                    <w:rPr/>
                  </w:rPrChange>
                </w:rPr>
                <w:t xml:space="preserve">    segments = {}; k = 0</w:t>
              </w:r>
            </w:ins>
          </w:p>
          <w:p w14:paraId="5DD3D4F4" w14:textId="77777777" w:rsidR="00BE130F" w:rsidRPr="005D13B9" w:rsidRDefault="00BE130F" w:rsidP="00BE130F">
            <w:pPr>
              <w:jc w:val="both"/>
              <w:rPr>
                <w:ins w:id="4591" w:author="mikle" w:date="2025-10-09T19:45:00Z"/>
                <w:lang w:val="en-US"/>
                <w:rPrChange w:id="4592" w:author="mikle" w:date="2025-10-09T19:55:00Z" w16du:dateUtc="2025-10-10T02:55:00Z">
                  <w:rPr>
                    <w:ins w:id="4593" w:author="mikle" w:date="2025-10-09T19:45:00Z"/>
                  </w:rPr>
                </w:rPrChange>
              </w:rPr>
            </w:pPr>
            <w:ins w:id="4594" w:author="mikle" w:date="2025-10-09T19:45:00Z">
              <w:r w:rsidRPr="005D13B9">
                <w:rPr>
                  <w:lang w:val="en-US"/>
                  <w:rPrChange w:id="4595" w:author="mikle" w:date="2025-10-09T19:55:00Z" w16du:dateUtc="2025-10-10T02:55:00Z">
                    <w:rPr/>
                  </w:rPrChange>
                </w:rPr>
                <w:t xml:space="preserve">    while True:</w:t>
              </w:r>
            </w:ins>
          </w:p>
          <w:p w14:paraId="229D77EC" w14:textId="77777777" w:rsidR="00BE130F" w:rsidRPr="005D13B9" w:rsidRDefault="00BE130F" w:rsidP="00BE130F">
            <w:pPr>
              <w:jc w:val="both"/>
              <w:rPr>
                <w:ins w:id="4596" w:author="mikle" w:date="2025-10-09T19:45:00Z"/>
                <w:lang w:val="en-US"/>
                <w:rPrChange w:id="4597" w:author="mikle" w:date="2025-10-09T19:55:00Z" w16du:dateUtc="2025-10-10T02:55:00Z">
                  <w:rPr>
                    <w:ins w:id="4598" w:author="mikle" w:date="2025-10-09T19:45:00Z"/>
                  </w:rPr>
                </w:rPrChange>
              </w:rPr>
            </w:pPr>
            <w:ins w:id="4599" w:author="mikle" w:date="2025-10-09T19:45:00Z">
              <w:r w:rsidRPr="005D13B9">
                <w:rPr>
                  <w:lang w:val="en-US"/>
                  <w:rPrChange w:id="4600" w:author="mikle" w:date="2025-10-09T19:55:00Z" w16du:dateUtc="2025-10-10T02:55:00Z">
                    <w:rPr/>
                  </w:rPrChange>
                </w:rPr>
                <w:t xml:space="preserve">        d_list = [0.0] if k == 0 else [k*delta, -k*delta]</w:t>
              </w:r>
            </w:ins>
          </w:p>
          <w:p w14:paraId="0E0E6610" w14:textId="77777777" w:rsidR="00BE130F" w:rsidRPr="005D13B9" w:rsidRDefault="00BE130F" w:rsidP="00BE130F">
            <w:pPr>
              <w:jc w:val="both"/>
              <w:rPr>
                <w:ins w:id="4601" w:author="mikle" w:date="2025-10-09T19:45:00Z"/>
                <w:lang w:val="en-US"/>
                <w:rPrChange w:id="4602" w:author="mikle" w:date="2025-10-09T19:55:00Z" w16du:dateUtc="2025-10-10T02:55:00Z">
                  <w:rPr>
                    <w:ins w:id="4603" w:author="mikle" w:date="2025-10-09T19:45:00Z"/>
                  </w:rPr>
                </w:rPrChange>
              </w:rPr>
            </w:pPr>
            <w:ins w:id="4604" w:author="mikle" w:date="2025-10-09T19:45:00Z">
              <w:r w:rsidRPr="005D13B9">
                <w:rPr>
                  <w:lang w:val="en-US"/>
                  <w:rPrChange w:id="4605" w:author="mikle" w:date="2025-10-09T19:55:00Z" w16du:dateUtc="2025-10-10T02:55:00Z">
                    <w:rPr/>
                  </w:rPrChange>
                </w:rPr>
                <w:t xml:space="preserve">        any_added = False</w:t>
              </w:r>
            </w:ins>
          </w:p>
          <w:p w14:paraId="596E38AC" w14:textId="77777777" w:rsidR="00BE130F" w:rsidRPr="005D13B9" w:rsidRDefault="00BE130F" w:rsidP="00BE130F">
            <w:pPr>
              <w:jc w:val="both"/>
              <w:rPr>
                <w:ins w:id="4606" w:author="mikle" w:date="2025-10-09T19:45:00Z"/>
                <w:lang w:val="en-US"/>
                <w:rPrChange w:id="4607" w:author="mikle" w:date="2025-10-09T19:55:00Z" w16du:dateUtc="2025-10-10T02:55:00Z">
                  <w:rPr>
                    <w:ins w:id="4608" w:author="mikle" w:date="2025-10-09T19:45:00Z"/>
                  </w:rPr>
                </w:rPrChange>
              </w:rPr>
            </w:pPr>
            <w:ins w:id="4609" w:author="mikle" w:date="2025-10-09T19:45:00Z">
              <w:r w:rsidRPr="005D13B9">
                <w:rPr>
                  <w:lang w:val="en-US"/>
                  <w:rPrChange w:id="4610" w:author="mikle" w:date="2025-10-09T19:55:00Z" w16du:dateUtc="2025-10-10T02:55:00Z">
                    <w:rPr/>
                  </w:rPrChange>
                </w:rPr>
                <w:t xml:space="preserve">        for d in d_list:</w:t>
              </w:r>
            </w:ins>
          </w:p>
          <w:p w14:paraId="7480F58C" w14:textId="77777777" w:rsidR="00BE130F" w:rsidRPr="005D13B9" w:rsidRDefault="00BE130F" w:rsidP="00BE130F">
            <w:pPr>
              <w:jc w:val="both"/>
              <w:rPr>
                <w:ins w:id="4611" w:author="mikle" w:date="2025-10-09T19:45:00Z"/>
                <w:lang w:val="en-US"/>
                <w:rPrChange w:id="4612" w:author="mikle" w:date="2025-10-09T19:55:00Z" w16du:dateUtc="2025-10-10T02:55:00Z">
                  <w:rPr>
                    <w:ins w:id="4613" w:author="mikle" w:date="2025-10-09T19:45:00Z"/>
                  </w:rPr>
                </w:rPrChange>
              </w:rPr>
            </w:pPr>
            <w:ins w:id="4614" w:author="mikle" w:date="2025-10-09T19:45:00Z">
              <w:r w:rsidRPr="005D13B9">
                <w:rPr>
                  <w:lang w:val="en-US"/>
                  <w:rPrChange w:id="4615" w:author="mikle" w:date="2025-10-09T19:55:00Z" w16du:dateUtc="2025-10-10T02:55:00Z">
                    <w:rPr/>
                  </w:rPrChange>
                </w:rPr>
                <w:t xml:space="preserve">            if d &lt; d_min - eps or d &gt; d_max + eps: continue</w:t>
              </w:r>
            </w:ins>
          </w:p>
          <w:p w14:paraId="1258FE9D" w14:textId="77777777" w:rsidR="00BE130F" w:rsidRPr="005D13B9" w:rsidRDefault="00BE130F" w:rsidP="00BE130F">
            <w:pPr>
              <w:jc w:val="both"/>
              <w:rPr>
                <w:ins w:id="4616" w:author="mikle" w:date="2025-10-09T19:45:00Z"/>
                <w:lang w:val="en-US"/>
                <w:rPrChange w:id="4617" w:author="mikle" w:date="2025-10-09T19:55:00Z" w16du:dateUtc="2025-10-10T02:55:00Z">
                  <w:rPr>
                    <w:ins w:id="4618" w:author="mikle" w:date="2025-10-09T19:45:00Z"/>
                  </w:rPr>
                </w:rPrChange>
              </w:rPr>
            </w:pPr>
            <w:ins w:id="4619" w:author="mikle" w:date="2025-10-09T19:45:00Z">
              <w:r w:rsidRPr="005D13B9">
                <w:rPr>
                  <w:lang w:val="en-US"/>
                  <w:rPrChange w:id="4620" w:author="mikle" w:date="2025-10-09T19:55:00Z" w16du:dateUtc="2025-10-10T02:55:00Z">
                    <w:rPr/>
                  </w:rPrChange>
                </w:rPr>
                <w:t xml:space="preserve">            seg = clip_line(d)</w:t>
              </w:r>
            </w:ins>
          </w:p>
          <w:p w14:paraId="7B2C7F29" w14:textId="77777777" w:rsidR="00BE130F" w:rsidRPr="005D13B9" w:rsidRDefault="00BE130F" w:rsidP="00BE130F">
            <w:pPr>
              <w:jc w:val="both"/>
              <w:rPr>
                <w:ins w:id="4621" w:author="mikle" w:date="2025-10-09T19:45:00Z"/>
                <w:lang w:val="en-US"/>
                <w:rPrChange w:id="4622" w:author="mikle" w:date="2025-10-09T19:55:00Z" w16du:dateUtc="2025-10-10T02:55:00Z">
                  <w:rPr>
                    <w:ins w:id="4623" w:author="mikle" w:date="2025-10-09T19:45:00Z"/>
                  </w:rPr>
                </w:rPrChange>
              </w:rPr>
            </w:pPr>
            <w:ins w:id="4624" w:author="mikle" w:date="2025-10-09T19:45:00Z">
              <w:r w:rsidRPr="005D13B9">
                <w:rPr>
                  <w:lang w:val="en-US"/>
                  <w:rPrChange w:id="4625" w:author="mikle" w:date="2025-10-09T19:55:00Z" w16du:dateUtc="2025-10-10T02:55:00Z">
                    <w:rPr/>
                  </w:rPrChange>
                </w:rPr>
                <w:t xml:space="preserve">            if seg is None: continue</w:t>
              </w:r>
            </w:ins>
          </w:p>
          <w:p w14:paraId="75173596" w14:textId="77777777" w:rsidR="00BE130F" w:rsidRPr="005D13B9" w:rsidRDefault="00BE130F" w:rsidP="00BE130F">
            <w:pPr>
              <w:jc w:val="both"/>
              <w:rPr>
                <w:ins w:id="4626" w:author="mikle" w:date="2025-10-09T19:45:00Z"/>
                <w:lang w:val="en-US"/>
                <w:rPrChange w:id="4627" w:author="mikle" w:date="2025-10-09T19:55:00Z" w16du:dateUtc="2025-10-10T02:55:00Z">
                  <w:rPr>
                    <w:ins w:id="4628" w:author="mikle" w:date="2025-10-09T19:45:00Z"/>
                  </w:rPr>
                </w:rPrChange>
              </w:rPr>
            </w:pPr>
            <w:ins w:id="4629" w:author="mikle" w:date="2025-10-09T19:45:00Z">
              <w:r w:rsidRPr="005D13B9">
                <w:rPr>
                  <w:lang w:val="en-US"/>
                  <w:rPrChange w:id="4630" w:author="mikle" w:date="2025-10-09T19:55:00Z" w16du:dateUtc="2025-10-10T02:55:00Z">
                    <w:rPr/>
                  </w:rPrChange>
                </w:rPr>
                <w:t xml:space="preserve">            key = canonical(seg)</w:t>
              </w:r>
            </w:ins>
          </w:p>
          <w:p w14:paraId="166FB8B3" w14:textId="77777777" w:rsidR="00BE130F" w:rsidRPr="005D13B9" w:rsidRDefault="00BE130F" w:rsidP="00BE130F">
            <w:pPr>
              <w:jc w:val="both"/>
              <w:rPr>
                <w:ins w:id="4631" w:author="mikle" w:date="2025-10-09T19:45:00Z"/>
                <w:lang w:val="en-US"/>
                <w:rPrChange w:id="4632" w:author="mikle" w:date="2025-10-09T19:55:00Z" w16du:dateUtc="2025-10-10T02:55:00Z">
                  <w:rPr>
                    <w:ins w:id="4633" w:author="mikle" w:date="2025-10-09T19:45:00Z"/>
                  </w:rPr>
                </w:rPrChange>
              </w:rPr>
            </w:pPr>
            <w:ins w:id="4634" w:author="mikle" w:date="2025-10-09T19:45:00Z">
              <w:r w:rsidRPr="005D13B9">
                <w:rPr>
                  <w:lang w:val="en-US"/>
                  <w:rPrChange w:id="4635" w:author="mikle" w:date="2025-10-09T19:55:00Z" w16du:dateUtc="2025-10-10T02:55:00Z">
                    <w:rPr/>
                  </w:rPrChange>
                </w:rPr>
                <w:t xml:space="preserve">            if key in segments: continue</w:t>
              </w:r>
            </w:ins>
          </w:p>
          <w:p w14:paraId="570D7295" w14:textId="77777777" w:rsidR="00BE130F" w:rsidRPr="005D13B9" w:rsidRDefault="00BE130F" w:rsidP="00BE130F">
            <w:pPr>
              <w:jc w:val="both"/>
              <w:rPr>
                <w:ins w:id="4636" w:author="mikle" w:date="2025-10-09T19:45:00Z"/>
                <w:lang w:val="en-US"/>
                <w:rPrChange w:id="4637" w:author="mikle" w:date="2025-10-09T19:55:00Z" w16du:dateUtc="2025-10-10T02:55:00Z">
                  <w:rPr>
                    <w:ins w:id="4638" w:author="mikle" w:date="2025-10-09T19:45:00Z"/>
                  </w:rPr>
                </w:rPrChange>
              </w:rPr>
            </w:pPr>
            <w:ins w:id="4639" w:author="mikle" w:date="2025-10-09T19:45:00Z">
              <w:r w:rsidRPr="005D13B9">
                <w:rPr>
                  <w:lang w:val="en-US"/>
                  <w:rPrChange w:id="4640" w:author="mikle" w:date="2025-10-09T19:55:00Z" w16du:dateUtc="2025-10-10T02:55:00Z">
                    <w:rPr/>
                  </w:rPrChange>
                </w:rPr>
                <w:t xml:space="preserve">            segments[key] = seg; any_added = True</w:t>
              </w:r>
            </w:ins>
          </w:p>
          <w:p w14:paraId="39F1A9E0" w14:textId="77777777" w:rsidR="00BE130F" w:rsidRPr="005D13B9" w:rsidRDefault="00BE130F" w:rsidP="00BE130F">
            <w:pPr>
              <w:jc w:val="both"/>
              <w:rPr>
                <w:ins w:id="4641" w:author="mikle" w:date="2025-10-09T19:45:00Z"/>
                <w:lang w:val="en-US"/>
                <w:rPrChange w:id="4642" w:author="mikle" w:date="2025-10-09T19:55:00Z" w16du:dateUtc="2025-10-10T02:55:00Z">
                  <w:rPr>
                    <w:ins w:id="4643" w:author="mikle" w:date="2025-10-09T19:45:00Z"/>
                  </w:rPr>
                </w:rPrChange>
              </w:rPr>
            </w:pPr>
            <w:ins w:id="4644" w:author="mikle" w:date="2025-10-09T19:45:00Z">
              <w:r w:rsidRPr="005D13B9">
                <w:rPr>
                  <w:lang w:val="en-US"/>
                  <w:rPrChange w:id="4645" w:author="mikle" w:date="2025-10-09T19:55:00Z" w16du:dateUtc="2025-10-10T02:55:00Z">
                    <w:rPr/>
                  </w:rPrChange>
                </w:rPr>
                <w:t xml:space="preserve">        if not any_added and (k*delta &gt; max(abs(d_min), abs(d_max)) + 5*delta): break</w:t>
              </w:r>
            </w:ins>
          </w:p>
          <w:p w14:paraId="070ED7DC" w14:textId="77777777" w:rsidR="00BE130F" w:rsidRPr="005D13B9" w:rsidRDefault="00BE130F" w:rsidP="00BE130F">
            <w:pPr>
              <w:jc w:val="both"/>
              <w:rPr>
                <w:ins w:id="4646" w:author="mikle" w:date="2025-10-09T19:45:00Z"/>
                <w:lang w:val="en-US"/>
                <w:rPrChange w:id="4647" w:author="mikle" w:date="2025-10-09T19:55:00Z" w16du:dateUtc="2025-10-10T02:55:00Z">
                  <w:rPr>
                    <w:ins w:id="4648" w:author="mikle" w:date="2025-10-09T19:45:00Z"/>
                  </w:rPr>
                </w:rPrChange>
              </w:rPr>
            </w:pPr>
            <w:ins w:id="4649" w:author="mikle" w:date="2025-10-09T19:45:00Z">
              <w:r w:rsidRPr="005D13B9">
                <w:rPr>
                  <w:lang w:val="en-US"/>
                  <w:rPrChange w:id="4650" w:author="mikle" w:date="2025-10-09T19:55:00Z" w16du:dateUtc="2025-10-10T02:55:00Z">
                    <w:rPr/>
                  </w:rPrChange>
                </w:rPr>
                <w:t xml:space="preserve">        k += 1</w:t>
              </w:r>
            </w:ins>
          </w:p>
          <w:p w14:paraId="5F7BD276" w14:textId="77777777" w:rsidR="00BE130F" w:rsidRPr="005D13B9" w:rsidRDefault="00BE130F" w:rsidP="00BE130F">
            <w:pPr>
              <w:jc w:val="both"/>
              <w:rPr>
                <w:ins w:id="4651" w:author="mikle" w:date="2025-10-09T19:45:00Z"/>
                <w:lang w:val="en-US"/>
                <w:rPrChange w:id="4652" w:author="mikle" w:date="2025-10-09T19:55:00Z" w16du:dateUtc="2025-10-10T02:55:00Z">
                  <w:rPr>
                    <w:ins w:id="4653" w:author="mikle" w:date="2025-10-09T19:45:00Z"/>
                  </w:rPr>
                </w:rPrChange>
              </w:rPr>
            </w:pPr>
            <w:ins w:id="4654" w:author="mikle" w:date="2025-10-09T19:45:00Z">
              <w:r w:rsidRPr="005D13B9">
                <w:rPr>
                  <w:lang w:val="en-US"/>
                  <w:rPrChange w:id="4655" w:author="mikle" w:date="2025-10-09T19:55:00Z" w16du:dateUtc="2025-10-10T02:55:00Z">
                    <w:rPr/>
                  </w:rPrChange>
                </w:rPr>
                <w:t xml:space="preserve">        if k &gt; 10000: break</w:t>
              </w:r>
            </w:ins>
          </w:p>
          <w:p w14:paraId="2C45D3E8" w14:textId="77777777" w:rsidR="00BE130F" w:rsidRPr="005D13B9" w:rsidRDefault="00BE130F" w:rsidP="00BE130F">
            <w:pPr>
              <w:jc w:val="both"/>
              <w:rPr>
                <w:ins w:id="4656" w:author="mikle" w:date="2025-10-09T19:45:00Z"/>
                <w:lang w:val="en-US"/>
                <w:rPrChange w:id="4657" w:author="mikle" w:date="2025-10-09T19:55:00Z" w16du:dateUtc="2025-10-10T02:55:00Z">
                  <w:rPr>
                    <w:ins w:id="4658" w:author="mikle" w:date="2025-10-09T19:45:00Z"/>
                  </w:rPr>
                </w:rPrChange>
              </w:rPr>
            </w:pPr>
          </w:p>
          <w:p w14:paraId="0DDF395C" w14:textId="77777777" w:rsidR="00BE130F" w:rsidRPr="005D13B9" w:rsidRDefault="00BE130F" w:rsidP="00BE130F">
            <w:pPr>
              <w:jc w:val="both"/>
              <w:rPr>
                <w:ins w:id="4659" w:author="mikle" w:date="2025-10-09T19:45:00Z"/>
                <w:lang w:val="en-US"/>
                <w:rPrChange w:id="4660" w:author="mikle" w:date="2025-10-09T19:55:00Z" w16du:dateUtc="2025-10-10T02:55:00Z">
                  <w:rPr>
                    <w:ins w:id="4661" w:author="mikle" w:date="2025-10-09T19:45:00Z"/>
                  </w:rPr>
                </w:rPrChange>
              </w:rPr>
            </w:pPr>
            <w:ins w:id="4662" w:author="mikle" w:date="2025-10-09T19:45:00Z">
              <w:r w:rsidRPr="005D13B9">
                <w:rPr>
                  <w:lang w:val="en-US"/>
                  <w:rPrChange w:id="4663" w:author="mikle" w:date="2025-10-09T19:55:00Z" w16du:dateUtc="2025-10-10T02:55:00Z">
                    <w:rPr/>
                  </w:rPrChange>
                </w:rPr>
                <w:t xml:space="preserve">    if not segments: return [p0]</w:t>
              </w:r>
            </w:ins>
          </w:p>
          <w:p w14:paraId="47A83C3D" w14:textId="77777777" w:rsidR="00BE130F" w:rsidRPr="005D13B9" w:rsidRDefault="00BE130F" w:rsidP="00BE130F">
            <w:pPr>
              <w:jc w:val="both"/>
              <w:rPr>
                <w:ins w:id="4664" w:author="mikle" w:date="2025-10-09T19:45:00Z"/>
                <w:lang w:val="en-US"/>
                <w:rPrChange w:id="4665" w:author="mikle" w:date="2025-10-09T19:55:00Z" w16du:dateUtc="2025-10-10T02:55:00Z">
                  <w:rPr>
                    <w:ins w:id="4666" w:author="mikle" w:date="2025-10-09T19:45:00Z"/>
                  </w:rPr>
                </w:rPrChange>
              </w:rPr>
            </w:pPr>
          </w:p>
          <w:p w14:paraId="1C1BC462" w14:textId="77777777" w:rsidR="00BE130F" w:rsidRPr="005D13B9" w:rsidRDefault="00BE130F" w:rsidP="00BE130F">
            <w:pPr>
              <w:jc w:val="both"/>
              <w:rPr>
                <w:ins w:id="4667" w:author="mikle" w:date="2025-10-09T19:45:00Z"/>
                <w:lang w:val="en-US"/>
                <w:rPrChange w:id="4668" w:author="mikle" w:date="2025-10-09T19:55:00Z" w16du:dateUtc="2025-10-10T02:55:00Z">
                  <w:rPr>
                    <w:ins w:id="4669" w:author="mikle" w:date="2025-10-09T19:45:00Z"/>
                  </w:rPr>
                </w:rPrChange>
              </w:rPr>
            </w:pPr>
            <w:ins w:id="4670" w:author="mikle" w:date="2025-10-09T19:45:00Z">
              <w:r w:rsidRPr="005D13B9">
                <w:rPr>
                  <w:lang w:val="en-US"/>
                  <w:rPrChange w:id="4671" w:author="mikle" w:date="2025-10-09T19:55:00Z" w16du:dateUtc="2025-10-10T02:55:00Z">
                    <w:rPr/>
                  </w:rPrChange>
                </w:rPr>
                <w:t xml:space="preserve">    def seg_d(seg):</w:t>
              </w:r>
            </w:ins>
          </w:p>
          <w:p w14:paraId="70499D5E" w14:textId="77777777" w:rsidR="00BE130F" w:rsidRPr="005D13B9" w:rsidRDefault="00BE130F" w:rsidP="00BE130F">
            <w:pPr>
              <w:jc w:val="both"/>
              <w:rPr>
                <w:ins w:id="4672" w:author="mikle" w:date="2025-10-09T19:45:00Z"/>
                <w:lang w:val="en-US"/>
                <w:rPrChange w:id="4673" w:author="mikle" w:date="2025-10-09T19:55:00Z" w16du:dateUtc="2025-10-10T02:55:00Z">
                  <w:rPr>
                    <w:ins w:id="4674" w:author="mikle" w:date="2025-10-09T19:45:00Z"/>
                  </w:rPr>
                </w:rPrChange>
              </w:rPr>
            </w:pPr>
            <w:ins w:id="4675" w:author="mikle" w:date="2025-10-09T19:45:00Z">
              <w:r w:rsidRPr="005D13B9">
                <w:rPr>
                  <w:lang w:val="en-US"/>
                  <w:rPrChange w:id="4676" w:author="mikle" w:date="2025-10-09T19:55:00Z" w16du:dateUtc="2025-10-10T02:55:00Z">
                    <w:rPr/>
                  </w:rPrChange>
                </w:rPr>
                <w:t xml:space="preserve">        A, B = seg</w:t>
              </w:r>
            </w:ins>
          </w:p>
          <w:p w14:paraId="53272113" w14:textId="77777777" w:rsidR="00BE130F" w:rsidRPr="005D13B9" w:rsidRDefault="00BE130F" w:rsidP="00BE130F">
            <w:pPr>
              <w:jc w:val="both"/>
              <w:rPr>
                <w:ins w:id="4677" w:author="mikle" w:date="2025-10-09T19:45:00Z"/>
                <w:lang w:val="en-US"/>
                <w:rPrChange w:id="4678" w:author="mikle" w:date="2025-10-09T19:55:00Z" w16du:dateUtc="2025-10-10T02:55:00Z">
                  <w:rPr>
                    <w:ins w:id="4679" w:author="mikle" w:date="2025-10-09T19:45:00Z"/>
                  </w:rPr>
                </w:rPrChange>
              </w:rPr>
            </w:pPr>
            <w:ins w:id="4680" w:author="mikle" w:date="2025-10-09T19:45:00Z">
              <w:r w:rsidRPr="005D13B9">
                <w:rPr>
                  <w:lang w:val="en-US"/>
                  <w:rPrChange w:id="4681" w:author="mikle" w:date="2025-10-09T19:55:00Z" w16du:dateUtc="2025-10-10T02:55:00Z">
                    <w:rPr/>
                  </w:rPrChange>
                </w:rPr>
                <w:t xml:space="preserve">        cx, cy = (0.5*(A[0]+B[0]), 0.5*(A[1]+B[1]))</w:t>
              </w:r>
            </w:ins>
          </w:p>
          <w:p w14:paraId="1F2CAE65" w14:textId="77777777" w:rsidR="00BE130F" w:rsidRPr="005D13B9" w:rsidRDefault="00BE130F" w:rsidP="00BE130F">
            <w:pPr>
              <w:jc w:val="both"/>
              <w:rPr>
                <w:ins w:id="4682" w:author="mikle" w:date="2025-10-09T19:45:00Z"/>
                <w:lang w:val="en-US"/>
                <w:rPrChange w:id="4683" w:author="mikle" w:date="2025-10-09T19:55:00Z" w16du:dateUtc="2025-10-10T02:55:00Z">
                  <w:rPr>
                    <w:ins w:id="4684" w:author="mikle" w:date="2025-10-09T19:45:00Z"/>
                  </w:rPr>
                </w:rPrChange>
              </w:rPr>
            </w:pPr>
            <w:ins w:id="4685" w:author="mikle" w:date="2025-10-09T19:45:00Z">
              <w:r w:rsidRPr="005D13B9">
                <w:rPr>
                  <w:lang w:val="en-US"/>
                  <w:rPrChange w:id="4686" w:author="mikle" w:date="2025-10-09T19:55:00Z" w16du:dateUtc="2025-10-10T02:55:00Z">
                    <w:rPr/>
                  </w:rPrChange>
                </w:rPr>
                <w:t xml:space="preserve">        return (cx - p0[0])*nx + (cy - p0[1])*ny</w:t>
              </w:r>
            </w:ins>
          </w:p>
          <w:p w14:paraId="102B2007" w14:textId="77777777" w:rsidR="00BE130F" w:rsidRPr="005D13B9" w:rsidRDefault="00BE130F" w:rsidP="00BE130F">
            <w:pPr>
              <w:jc w:val="both"/>
              <w:rPr>
                <w:ins w:id="4687" w:author="mikle" w:date="2025-10-09T19:45:00Z"/>
                <w:lang w:val="en-US"/>
                <w:rPrChange w:id="4688" w:author="mikle" w:date="2025-10-09T19:55:00Z" w16du:dateUtc="2025-10-10T02:55:00Z">
                  <w:rPr>
                    <w:ins w:id="4689" w:author="mikle" w:date="2025-10-09T19:45:00Z"/>
                  </w:rPr>
                </w:rPrChange>
              </w:rPr>
            </w:pPr>
          </w:p>
          <w:p w14:paraId="61785D05" w14:textId="77777777" w:rsidR="00BE130F" w:rsidRPr="005D13B9" w:rsidRDefault="00BE130F" w:rsidP="00BE130F">
            <w:pPr>
              <w:jc w:val="both"/>
              <w:rPr>
                <w:ins w:id="4690" w:author="mikle" w:date="2025-10-09T19:45:00Z"/>
                <w:lang w:val="en-US"/>
                <w:rPrChange w:id="4691" w:author="mikle" w:date="2025-10-09T19:55:00Z" w16du:dateUtc="2025-10-10T02:55:00Z">
                  <w:rPr>
                    <w:ins w:id="4692" w:author="mikle" w:date="2025-10-09T19:45:00Z"/>
                  </w:rPr>
                </w:rPrChange>
              </w:rPr>
            </w:pPr>
            <w:ins w:id="4693" w:author="mikle" w:date="2025-10-09T19:45:00Z">
              <w:r w:rsidRPr="005D13B9">
                <w:rPr>
                  <w:lang w:val="en-US"/>
                  <w:rPrChange w:id="4694" w:author="mikle" w:date="2025-10-09T19:55:00Z" w16du:dateUtc="2025-10-10T02:55:00Z">
                    <w:rPr/>
                  </w:rPrChange>
                </w:rPr>
                <w:t xml:space="preserve">    segs = list(segments.values()); segs.sort(key=seg_d)</w:t>
              </w:r>
            </w:ins>
          </w:p>
          <w:p w14:paraId="619576A9" w14:textId="77777777" w:rsidR="00BE130F" w:rsidRPr="005D13B9" w:rsidRDefault="00BE130F" w:rsidP="00BE130F">
            <w:pPr>
              <w:jc w:val="both"/>
              <w:rPr>
                <w:ins w:id="4695" w:author="mikle" w:date="2025-10-09T19:45:00Z"/>
                <w:lang w:val="en-US"/>
                <w:rPrChange w:id="4696" w:author="mikle" w:date="2025-10-09T19:55:00Z" w16du:dateUtc="2025-10-10T02:55:00Z">
                  <w:rPr>
                    <w:ins w:id="4697" w:author="mikle" w:date="2025-10-09T19:45:00Z"/>
                  </w:rPr>
                </w:rPrChange>
              </w:rPr>
            </w:pPr>
          </w:p>
          <w:p w14:paraId="3DF6162C" w14:textId="77777777" w:rsidR="00BE130F" w:rsidRPr="005D13B9" w:rsidRDefault="00BE130F" w:rsidP="00BE130F">
            <w:pPr>
              <w:jc w:val="both"/>
              <w:rPr>
                <w:ins w:id="4698" w:author="mikle" w:date="2025-10-09T19:45:00Z"/>
                <w:lang w:val="en-US"/>
                <w:rPrChange w:id="4699" w:author="mikle" w:date="2025-10-09T19:55:00Z" w16du:dateUtc="2025-10-10T02:55:00Z">
                  <w:rPr>
                    <w:ins w:id="4700" w:author="mikle" w:date="2025-10-09T19:45:00Z"/>
                  </w:rPr>
                </w:rPrChange>
              </w:rPr>
            </w:pPr>
            <w:ins w:id="4701" w:author="mikle" w:date="2025-10-09T19:45:00Z">
              <w:r w:rsidRPr="005D13B9">
                <w:rPr>
                  <w:lang w:val="en-US"/>
                  <w:rPrChange w:id="4702" w:author="mikle" w:date="2025-10-09T19:55:00Z" w16du:dateUtc="2025-10-10T02:55:00Z">
                    <w:rPr/>
                  </w:rPrChange>
                </w:rPr>
                <w:t xml:space="preserve">    def dist2(P, Q): return (P[0]-Q[0])**2 + (P[1]-Q[1])**2</w:t>
              </w:r>
            </w:ins>
          </w:p>
          <w:p w14:paraId="24BD7B97" w14:textId="77777777" w:rsidR="00BE130F" w:rsidRPr="005D13B9" w:rsidRDefault="00BE130F" w:rsidP="00BE130F">
            <w:pPr>
              <w:jc w:val="both"/>
              <w:rPr>
                <w:ins w:id="4703" w:author="mikle" w:date="2025-10-09T19:45:00Z"/>
                <w:lang w:val="en-US"/>
                <w:rPrChange w:id="4704" w:author="mikle" w:date="2025-10-09T19:55:00Z" w16du:dateUtc="2025-10-10T02:55:00Z">
                  <w:rPr>
                    <w:ins w:id="4705" w:author="mikle" w:date="2025-10-09T19:45:00Z"/>
                  </w:rPr>
                </w:rPrChange>
              </w:rPr>
            </w:pPr>
          </w:p>
          <w:p w14:paraId="143B0F06" w14:textId="77777777" w:rsidR="00BE130F" w:rsidRPr="005D13B9" w:rsidRDefault="00BE130F" w:rsidP="00BE130F">
            <w:pPr>
              <w:jc w:val="both"/>
              <w:rPr>
                <w:ins w:id="4706" w:author="mikle" w:date="2025-10-09T19:45:00Z"/>
                <w:lang w:val="en-US"/>
                <w:rPrChange w:id="4707" w:author="mikle" w:date="2025-10-09T19:55:00Z" w16du:dateUtc="2025-10-10T02:55:00Z">
                  <w:rPr>
                    <w:ins w:id="4708" w:author="mikle" w:date="2025-10-09T19:45:00Z"/>
                  </w:rPr>
                </w:rPrChange>
              </w:rPr>
            </w:pPr>
            <w:ins w:id="4709" w:author="mikle" w:date="2025-10-09T19:45:00Z">
              <w:r w:rsidRPr="005D13B9">
                <w:rPr>
                  <w:lang w:val="en-US"/>
                  <w:rPrChange w:id="4710" w:author="mikle" w:date="2025-10-09T19:55:00Z" w16du:dateUtc="2025-10-10T02:55:00Z">
                    <w:rPr/>
                  </w:rPrChange>
                </w:rPr>
                <w:t xml:space="preserve">    waypoints = [p0]</w:t>
              </w:r>
            </w:ins>
          </w:p>
          <w:p w14:paraId="38BC1160" w14:textId="77777777" w:rsidR="00BE130F" w:rsidRPr="005D13B9" w:rsidRDefault="00BE130F" w:rsidP="00BE130F">
            <w:pPr>
              <w:jc w:val="both"/>
              <w:rPr>
                <w:ins w:id="4711" w:author="mikle" w:date="2025-10-09T19:45:00Z"/>
                <w:lang w:val="en-US"/>
                <w:rPrChange w:id="4712" w:author="mikle" w:date="2025-10-09T19:55:00Z" w16du:dateUtc="2025-10-10T02:55:00Z">
                  <w:rPr>
                    <w:ins w:id="4713" w:author="mikle" w:date="2025-10-09T19:45:00Z"/>
                  </w:rPr>
                </w:rPrChange>
              </w:rPr>
            </w:pPr>
            <w:ins w:id="4714" w:author="mikle" w:date="2025-10-09T19:45:00Z">
              <w:r w:rsidRPr="005D13B9">
                <w:rPr>
                  <w:lang w:val="en-US"/>
                  <w:rPrChange w:id="4715" w:author="mikle" w:date="2025-10-09T19:55:00Z" w16du:dateUtc="2025-10-10T02:55:00Z">
                    <w:rPr/>
                  </w:rPrChange>
                </w:rPr>
                <w:t xml:space="preserve">    first_idx = min(range(len(segs)), key=lambda i: dist2(p0, segs[i][0]))</w:t>
              </w:r>
            </w:ins>
          </w:p>
          <w:p w14:paraId="21F3728F" w14:textId="77777777" w:rsidR="00BE130F" w:rsidRPr="005D13B9" w:rsidRDefault="00BE130F" w:rsidP="00BE130F">
            <w:pPr>
              <w:jc w:val="both"/>
              <w:rPr>
                <w:ins w:id="4716" w:author="mikle" w:date="2025-10-09T19:45:00Z"/>
                <w:lang w:val="en-US"/>
                <w:rPrChange w:id="4717" w:author="mikle" w:date="2025-10-09T19:55:00Z" w16du:dateUtc="2025-10-10T02:55:00Z">
                  <w:rPr>
                    <w:ins w:id="4718" w:author="mikle" w:date="2025-10-09T19:45:00Z"/>
                  </w:rPr>
                </w:rPrChange>
              </w:rPr>
            </w:pPr>
            <w:ins w:id="4719" w:author="mikle" w:date="2025-10-09T19:45:00Z">
              <w:r w:rsidRPr="005D13B9">
                <w:rPr>
                  <w:lang w:val="en-US"/>
                  <w:rPrChange w:id="4720" w:author="mikle" w:date="2025-10-09T19:55:00Z" w16du:dateUtc="2025-10-10T02:55:00Z">
                    <w:rPr/>
                  </w:rPrChange>
                </w:rPr>
                <w:t xml:space="preserve">    A0, B0 = segs[first_idx]; waypoints.extend([A0, B0]); cur = B0</w:t>
              </w:r>
            </w:ins>
          </w:p>
          <w:p w14:paraId="137E93E5" w14:textId="77777777" w:rsidR="00BE130F" w:rsidRPr="005D13B9" w:rsidRDefault="00BE130F" w:rsidP="00BE130F">
            <w:pPr>
              <w:jc w:val="both"/>
              <w:rPr>
                <w:ins w:id="4721" w:author="mikle" w:date="2025-10-09T19:45:00Z"/>
                <w:lang w:val="en-US"/>
                <w:rPrChange w:id="4722" w:author="mikle" w:date="2025-10-09T19:55:00Z" w16du:dateUtc="2025-10-10T02:55:00Z">
                  <w:rPr>
                    <w:ins w:id="4723" w:author="mikle" w:date="2025-10-09T19:45:00Z"/>
                  </w:rPr>
                </w:rPrChange>
              </w:rPr>
            </w:pPr>
            <w:ins w:id="4724" w:author="mikle" w:date="2025-10-09T19:45:00Z">
              <w:r w:rsidRPr="005D13B9">
                <w:rPr>
                  <w:lang w:val="en-US"/>
                  <w:rPrChange w:id="4725" w:author="mikle" w:date="2025-10-09T19:55:00Z" w16du:dateUtc="2025-10-10T02:55:00Z">
                    <w:rPr/>
                  </w:rPrChange>
                </w:rPr>
                <w:t xml:space="preserve">    for idx, seg in enumerate(segs):</w:t>
              </w:r>
            </w:ins>
          </w:p>
          <w:p w14:paraId="79FC77A7" w14:textId="77777777" w:rsidR="00BE130F" w:rsidRPr="005D13B9" w:rsidRDefault="00BE130F" w:rsidP="00BE130F">
            <w:pPr>
              <w:jc w:val="both"/>
              <w:rPr>
                <w:ins w:id="4726" w:author="mikle" w:date="2025-10-09T19:45:00Z"/>
                <w:lang w:val="en-US"/>
                <w:rPrChange w:id="4727" w:author="mikle" w:date="2025-10-09T19:55:00Z" w16du:dateUtc="2025-10-10T02:55:00Z">
                  <w:rPr>
                    <w:ins w:id="4728" w:author="mikle" w:date="2025-10-09T19:45:00Z"/>
                  </w:rPr>
                </w:rPrChange>
              </w:rPr>
            </w:pPr>
            <w:ins w:id="4729" w:author="mikle" w:date="2025-10-09T19:45:00Z">
              <w:r w:rsidRPr="005D13B9">
                <w:rPr>
                  <w:lang w:val="en-US"/>
                  <w:rPrChange w:id="4730" w:author="mikle" w:date="2025-10-09T19:55:00Z" w16du:dateUtc="2025-10-10T02:55:00Z">
                    <w:rPr/>
                  </w:rPrChange>
                </w:rPr>
                <w:t xml:space="preserve">        if idx == first_idx: continue</w:t>
              </w:r>
            </w:ins>
          </w:p>
          <w:p w14:paraId="65873C19" w14:textId="77777777" w:rsidR="00BE130F" w:rsidRPr="005D13B9" w:rsidRDefault="00BE130F" w:rsidP="00BE130F">
            <w:pPr>
              <w:jc w:val="both"/>
              <w:rPr>
                <w:ins w:id="4731" w:author="mikle" w:date="2025-10-09T19:45:00Z"/>
                <w:lang w:val="en-US"/>
                <w:rPrChange w:id="4732" w:author="mikle" w:date="2025-10-09T19:55:00Z" w16du:dateUtc="2025-10-10T02:55:00Z">
                  <w:rPr>
                    <w:ins w:id="4733" w:author="mikle" w:date="2025-10-09T19:45:00Z"/>
                  </w:rPr>
                </w:rPrChange>
              </w:rPr>
            </w:pPr>
            <w:ins w:id="4734" w:author="mikle" w:date="2025-10-09T19:45:00Z">
              <w:r w:rsidRPr="005D13B9">
                <w:rPr>
                  <w:lang w:val="en-US"/>
                  <w:rPrChange w:id="4735" w:author="mikle" w:date="2025-10-09T19:55:00Z" w16du:dateUtc="2025-10-10T02:55:00Z">
                    <w:rPr/>
                  </w:rPrChange>
                </w:rPr>
                <w:t xml:space="preserve">        A, B = seg</w:t>
              </w:r>
            </w:ins>
          </w:p>
          <w:p w14:paraId="101983A5" w14:textId="77777777" w:rsidR="00BE130F" w:rsidRPr="005D13B9" w:rsidRDefault="00BE130F" w:rsidP="00BE130F">
            <w:pPr>
              <w:jc w:val="both"/>
              <w:rPr>
                <w:ins w:id="4736" w:author="mikle" w:date="2025-10-09T19:45:00Z"/>
                <w:lang w:val="en-US"/>
                <w:rPrChange w:id="4737" w:author="mikle" w:date="2025-10-09T19:55:00Z" w16du:dateUtc="2025-10-10T02:55:00Z">
                  <w:rPr>
                    <w:ins w:id="4738" w:author="mikle" w:date="2025-10-09T19:45:00Z"/>
                  </w:rPr>
                </w:rPrChange>
              </w:rPr>
            </w:pPr>
            <w:ins w:id="4739" w:author="mikle" w:date="2025-10-09T19:45:00Z">
              <w:r w:rsidRPr="005D13B9">
                <w:rPr>
                  <w:lang w:val="en-US"/>
                  <w:rPrChange w:id="4740" w:author="mikle" w:date="2025-10-09T19:55:00Z" w16du:dateUtc="2025-10-10T02:55:00Z">
                    <w:rPr/>
                  </w:rPrChange>
                </w:rPr>
                <w:t xml:space="preserve">        if dist2(cur, A) &lt;= dist2(cur, B):</w:t>
              </w:r>
            </w:ins>
          </w:p>
          <w:p w14:paraId="3DDC0E62" w14:textId="77777777" w:rsidR="00BE130F" w:rsidRPr="005D13B9" w:rsidRDefault="00BE130F" w:rsidP="00BE130F">
            <w:pPr>
              <w:jc w:val="both"/>
              <w:rPr>
                <w:ins w:id="4741" w:author="mikle" w:date="2025-10-09T19:45:00Z"/>
                <w:lang w:val="en-US"/>
                <w:rPrChange w:id="4742" w:author="mikle" w:date="2025-10-09T19:55:00Z" w16du:dateUtc="2025-10-10T02:55:00Z">
                  <w:rPr>
                    <w:ins w:id="4743" w:author="mikle" w:date="2025-10-09T19:45:00Z"/>
                  </w:rPr>
                </w:rPrChange>
              </w:rPr>
            </w:pPr>
            <w:ins w:id="4744" w:author="mikle" w:date="2025-10-09T19:45:00Z">
              <w:r w:rsidRPr="005D13B9">
                <w:rPr>
                  <w:lang w:val="en-US"/>
                  <w:rPrChange w:id="4745" w:author="mikle" w:date="2025-10-09T19:55:00Z" w16du:dateUtc="2025-10-10T02:55:00Z">
                    <w:rPr/>
                  </w:rPrChange>
                </w:rPr>
                <w:t xml:space="preserve">            waypoints.extend([A, B]); cur = B</w:t>
              </w:r>
            </w:ins>
          </w:p>
          <w:p w14:paraId="3E209D58" w14:textId="77777777" w:rsidR="00BE130F" w:rsidRPr="005D13B9" w:rsidRDefault="00BE130F" w:rsidP="00BE130F">
            <w:pPr>
              <w:jc w:val="both"/>
              <w:rPr>
                <w:ins w:id="4746" w:author="mikle" w:date="2025-10-09T19:45:00Z"/>
                <w:lang w:val="en-US"/>
                <w:rPrChange w:id="4747" w:author="mikle" w:date="2025-10-09T19:55:00Z" w16du:dateUtc="2025-10-10T02:55:00Z">
                  <w:rPr>
                    <w:ins w:id="4748" w:author="mikle" w:date="2025-10-09T19:45:00Z"/>
                  </w:rPr>
                </w:rPrChange>
              </w:rPr>
            </w:pPr>
            <w:ins w:id="4749" w:author="mikle" w:date="2025-10-09T19:45:00Z">
              <w:r w:rsidRPr="005D13B9">
                <w:rPr>
                  <w:lang w:val="en-US"/>
                  <w:rPrChange w:id="4750" w:author="mikle" w:date="2025-10-09T19:55:00Z" w16du:dateUtc="2025-10-10T02:55:00Z">
                    <w:rPr/>
                  </w:rPrChange>
                </w:rPr>
                <w:t xml:space="preserve">        else:</w:t>
              </w:r>
            </w:ins>
          </w:p>
          <w:p w14:paraId="04410759" w14:textId="77777777" w:rsidR="00BE130F" w:rsidRPr="005D13B9" w:rsidRDefault="00BE130F" w:rsidP="00BE130F">
            <w:pPr>
              <w:jc w:val="both"/>
              <w:rPr>
                <w:ins w:id="4751" w:author="mikle" w:date="2025-10-09T19:45:00Z"/>
                <w:lang w:val="en-US"/>
                <w:rPrChange w:id="4752" w:author="mikle" w:date="2025-10-09T19:55:00Z" w16du:dateUtc="2025-10-10T02:55:00Z">
                  <w:rPr>
                    <w:ins w:id="4753" w:author="mikle" w:date="2025-10-09T19:45:00Z"/>
                  </w:rPr>
                </w:rPrChange>
              </w:rPr>
            </w:pPr>
            <w:ins w:id="4754" w:author="mikle" w:date="2025-10-09T19:45:00Z">
              <w:r w:rsidRPr="005D13B9">
                <w:rPr>
                  <w:lang w:val="en-US"/>
                  <w:rPrChange w:id="4755" w:author="mikle" w:date="2025-10-09T19:55:00Z" w16du:dateUtc="2025-10-10T02:55:00Z">
                    <w:rPr/>
                  </w:rPrChange>
                </w:rPr>
                <w:t xml:space="preserve">            waypoints.extend([B, A]); cur = A</w:t>
              </w:r>
            </w:ins>
          </w:p>
          <w:p w14:paraId="4DC394A8" w14:textId="77777777" w:rsidR="00BE130F" w:rsidRPr="005D13B9" w:rsidRDefault="00BE130F" w:rsidP="00BE130F">
            <w:pPr>
              <w:jc w:val="both"/>
              <w:rPr>
                <w:ins w:id="4756" w:author="mikle" w:date="2025-10-09T19:45:00Z"/>
                <w:lang w:val="en-US"/>
                <w:rPrChange w:id="4757" w:author="mikle" w:date="2025-10-09T19:55:00Z" w16du:dateUtc="2025-10-10T02:55:00Z">
                  <w:rPr>
                    <w:ins w:id="4758" w:author="mikle" w:date="2025-10-09T19:45:00Z"/>
                  </w:rPr>
                </w:rPrChange>
              </w:rPr>
            </w:pPr>
            <w:ins w:id="4759" w:author="mikle" w:date="2025-10-09T19:45:00Z">
              <w:r w:rsidRPr="005D13B9">
                <w:rPr>
                  <w:lang w:val="en-US"/>
                  <w:rPrChange w:id="4760" w:author="mikle" w:date="2025-10-09T19:55:00Z" w16du:dateUtc="2025-10-10T02:55:00Z">
                    <w:rPr/>
                  </w:rPrChange>
                </w:rPr>
                <w:t xml:space="preserve">    return waypoints</w:t>
              </w:r>
            </w:ins>
          </w:p>
          <w:p w14:paraId="632ADB21" w14:textId="77777777" w:rsidR="00BE130F" w:rsidRPr="005D13B9" w:rsidRDefault="00BE130F" w:rsidP="00BE130F">
            <w:pPr>
              <w:jc w:val="both"/>
              <w:rPr>
                <w:ins w:id="4761" w:author="mikle" w:date="2025-10-09T19:45:00Z"/>
                <w:lang w:val="en-US"/>
                <w:rPrChange w:id="4762" w:author="mikle" w:date="2025-10-09T19:55:00Z" w16du:dateUtc="2025-10-10T02:55:00Z">
                  <w:rPr>
                    <w:ins w:id="4763" w:author="mikle" w:date="2025-10-09T19:45:00Z"/>
                  </w:rPr>
                </w:rPrChange>
              </w:rPr>
            </w:pPr>
          </w:p>
          <w:p w14:paraId="7E25629E" w14:textId="77777777" w:rsidR="00BE130F" w:rsidRPr="005D13B9" w:rsidRDefault="00BE130F" w:rsidP="00BE130F">
            <w:pPr>
              <w:jc w:val="both"/>
              <w:rPr>
                <w:ins w:id="4764" w:author="mikle" w:date="2025-10-09T19:45:00Z"/>
                <w:lang w:val="en-US"/>
                <w:rPrChange w:id="4765" w:author="mikle" w:date="2025-10-09T19:55:00Z" w16du:dateUtc="2025-10-10T02:55:00Z">
                  <w:rPr>
                    <w:ins w:id="4766" w:author="mikle" w:date="2025-10-09T19:45:00Z"/>
                  </w:rPr>
                </w:rPrChange>
              </w:rPr>
            </w:pPr>
            <w:ins w:id="4767" w:author="mikle" w:date="2025-10-09T19:45:00Z">
              <w:r w:rsidRPr="005D13B9">
                <w:rPr>
                  <w:lang w:val="en-US"/>
                  <w:rPrChange w:id="4768" w:author="mikle" w:date="2025-10-09T19:55:00Z" w16du:dateUtc="2025-10-10T02:55:00Z">
                    <w:rPr/>
                  </w:rPrChange>
                </w:rPr>
                <w:t>def los_pure_pursuit(pos, wp_i, wp_j, Ld):</w:t>
              </w:r>
            </w:ins>
          </w:p>
          <w:p w14:paraId="7B453B3C" w14:textId="77777777" w:rsidR="00BE130F" w:rsidRPr="005D13B9" w:rsidRDefault="00BE130F" w:rsidP="00BE130F">
            <w:pPr>
              <w:jc w:val="both"/>
              <w:rPr>
                <w:ins w:id="4769" w:author="mikle" w:date="2025-10-09T19:45:00Z"/>
                <w:lang w:val="en-US"/>
                <w:rPrChange w:id="4770" w:author="mikle" w:date="2025-10-09T19:55:00Z" w16du:dateUtc="2025-10-10T02:55:00Z">
                  <w:rPr>
                    <w:ins w:id="4771" w:author="mikle" w:date="2025-10-09T19:45:00Z"/>
                  </w:rPr>
                </w:rPrChange>
              </w:rPr>
            </w:pPr>
            <w:ins w:id="4772" w:author="mikle" w:date="2025-10-09T19:45:00Z">
              <w:r w:rsidRPr="005D13B9">
                <w:rPr>
                  <w:lang w:val="en-US"/>
                  <w:rPrChange w:id="4773" w:author="mikle" w:date="2025-10-09T19:55:00Z" w16du:dateUtc="2025-10-10T02:55:00Z">
                    <w:rPr/>
                  </w:rPrChange>
                </w:rPr>
                <w:t xml:space="preserve">    x, y = pos</w:t>
              </w:r>
            </w:ins>
          </w:p>
          <w:p w14:paraId="29FE65F5" w14:textId="77777777" w:rsidR="00BE130F" w:rsidRPr="005D13B9" w:rsidRDefault="00BE130F" w:rsidP="00BE130F">
            <w:pPr>
              <w:jc w:val="both"/>
              <w:rPr>
                <w:ins w:id="4774" w:author="mikle" w:date="2025-10-09T19:45:00Z"/>
                <w:lang w:val="en-US"/>
                <w:rPrChange w:id="4775" w:author="mikle" w:date="2025-10-09T19:55:00Z" w16du:dateUtc="2025-10-10T02:55:00Z">
                  <w:rPr>
                    <w:ins w:id="4776" w:author="mikle" w:date="2025-10-09T19:45:00Z"/>
                  </w:rPr>
                </w:rPrChange>
              </w:rPr>
            </w:pPr>
            <w:ins w:id="4777" w:author="mikle" w:date="2025-10-09T19:45:00Z">
              <w:r w:rsidRPr="005D13B9">
                <w:rPr>
                  <w:lang w:val="en-US"/>
                  <w:rPrChange w:id="4778" w:author="mikle" w:date="2025-10-09T19:55:00Z" w16du:dateUtc="2025-10-10T02:55:00Z">
                    <w:rPr/>
                  </w:rPrChange>
                </w:rPr>
                <w:lastRenderedPageBreak/>
                <w:t xml:space="preserve">    x1, y1 = wp_i; x2, y2 = wp_j</w:t>
              </w:r>
            </w:ins>
          </w:p>
          <w:p w14:paraId="1F9A36E8" w14:textId="77777777" w:rsidR="00BE130F" w:rsidRPr="005D13B9" w:rsidRDefault="00BE130F" w:rsidP="00BE130F">
            <w:pPr>
              <w:jc w:val="both"/>
              <w:rPr>
                <w:ins w:id="4779" w:author="mikle" w:date="2025-10-09T19:45:00Z"/>
                <w:lang w:val="en-US"/>
                <w:rPrChange w:id="4780" w:author="mikle" w:date="2025-10-09T19:55:00Z" w16du:dateUtc="2025-10-10T02:55:00Z">
                  <w:rPr>
                    <w:ins w:id="4781" w:author="mikle" w:date="2025-10-09T19:45:00Z"/>
                  </w:rPr>
                </w:rPrChange>
              </w:rPr>
            </w:pPr>
            <w:ins w:id="4782" w:author="mikle" w:date="2025-10-09T19:45:00Z">
              <w:r w:rsidRPr="005D13B9">
                <w:rPr>
                  <w:lang w:val="en-US"/>
                  <w:rPrChange w:id="4783" w:author="mikle" w:date="2025-10-09T19:55:00Z" w16du:dateUtc="2025-10-10T02:55:00Z">
                    <w:rPr/>
                  </w:rPrChange>
                </w:rPr>
                <w:t xml:space="preserve">    vx, vy = (x2 - x1), (y2 - y1)</w:t>
              </w:r>
            </w:ins>
          </w:p>
          <w:p w14:paraId="7A392005" w14:textId="77777777" w:rsidR="00BE130F" w:rsidRPr="005D13B9" w:rsidRDefault="00BE130F" w:rsidP="00BE130F">
            <w:pPr>
              <w:jc w:val="both"/>
              <w:rPr>
                <w:ins w:id="4784" w:author="mikle" w:date="2025-10-09T19:45:00Z"/>
                <w:lang w:val="en-US"/>
                <w:rPrChange w:id="4785" w:author="mikle" w:date="2025-10-09T19:55:00Z" w16du:dateUtc="2025-10-10T02:55:00Z">
                  <w:rPr>
                    <w:ins w:id="4786" w:author="mikle" w:date="2025-10-09T19:45:00Z"/>
                  </w:rPr>
                </w:rPrChange>
              </w:rPr>
            </w:pPr>
            <w:ins w:id="4787" w:author="mikle" w:date="2025-10-09T19:45:00Z">
              <w:r w:rsidRPr="005D13B9">
                <w:rPr>
                  <w:lang w:val="en-US"/>
                  <w:rPrChange w:id="4788" w:author="mikle" w:date="2025-10-09T19:55:00Z" w16du:dateUtc="2025-10-10T02:55:00Z">
                    <w:rPr/>
                  </w:rPrChange>
                </w:rPr>
                <w:t xml:space="preserve">    seg_len2 = vx*vx + vy*vy</w:t>
              </w:r>
            </w:ins>
          </w:p>
          <w:p w14:paraId="7C8E536D" w14:textId="77777777" w:rsidR="00BE130F" w:rsidRPr="005D13B9" w:rsidRDefault="00BE130F" w:rsidP="00BE130F">
            <w:pPr>
              <w:jc w:val="both"/>
              <w:rPr>
                <w:ins w:id="4789" w:author="mikle" w:date="2025-10-09T19:45:00Z"/>
                <w:lang w:val="en-US"/>
                <w:rPrChange w:id="4790" w:author="mikle" w:date="2025-10-09T19:56:00Z" w16du:dateUtc="2025-10-10T02:56:00Z">
                  <w:rPr>
                    <w:ins w:id="4791" w:author="mikle" w:date="2025-10-09T19:45:00Z"/>
                  </w:rPr>
                </w:rPrChange>
              </w:rPr>
            </w:pPr>
            <w:ins w:id="4792" w:author="mikle" w:date="2025-10-09T19:45:00Z">
              <w:r w:rsidRPr="005D13B9">
                <w:rPr>
                  <w:lang w:val="en-US"/>
                  <w:rPrChange w:id="4793" w:author="mikle" w:date="2025-10-09T19:55:00Z" w16du:dateUtc="2025-10-10T02:55:00Z">
                    <w:rPr/>
                  </w:rPrChange>
                </w:rPr>
                <w:t xml:space="preserve">    </w:t>
              </w:r>
              <w:r w:rsidRPr="005D13B9">
                <w:rPr>
                  <w:lang w:val="en-US"/>
                  <w:rPrChange w:id="4794" w:author="mikle" w:date="2025-10-09T19:56:00Z" w16du:dateUtc="2025-10-10T02:56:00Z">
                    <w:rPr/>
                  </w:rPrChange>
                </w:rPr>
                <w:t>if seg_len2 &lt; 1e-9:</w:t>
              </w:r>
            </w:ins>
          </w:p>
          <w:p w14:paraId="7B238749" w14:textId="77777777" w:rsidR="00BE130F" w:rsidRPr="005D13B9" w:rsidRDefault="00BE130F" w:rsidP="00BE130F">
            <w:pPr>
              <w:jc w:val="both"/>
              <w:rPr>
                <w:ins w:id="4795" w:author="mikle" w:date="2025-10-09T19:45:00Z"/>
                <w:lang w:val="en-US"/>
                <w:rPrChange w:id="4796" w:author="mikle" w:date="2025-10-09T19:56:00Z" w16du:dateUtc="2025-10-10T02:56:00Z">
                  <w:rPr>
                    <w:ins w:id="4797" w:author="mikle" w:date="2025-10-09T19:45:00Z"/>
                  </w:rPr>
                </w:rPrChange>
              </w:rPr>
            </w:pPr>
            <w:ins w:id="4798" w:author="mikle" w:date="2025-10-09T19:45:00Z">
              <w:r w:rsidRPr="005D13B9">
                <w:rPr>
                  <w:lang w:val="en-US"/>
                  <w:rPrChange w:id="4799" w:author="mikle" w:date="2025-10-09T19:56:00Z" w16du:dateUtc="2025-10-10T02:56:00Z">
                    <w:rPr/>
                  </w:rPrChange>
                </w:rPr>
                <w:t xml:space="preserve">        return 0.0, (x2, y2), 0.0</w:t>
              </w:r>
            </w:ins>
          </w:p>
          <w:p w14:paraId="1D0A041E" w14:textId="77777777" w:rsidR="00BE130F" w:rsidRPr="005D13B9" w:rsidRDefault="00BE130F" w:rsidP="00BE130F">
            <w:pPr>
              <w:jc w:val="both"/>
              <w:rPr>
                <w:ins w:id="4800" w:author="mikle" w:date="2025-10-09T19:45:00Z"/>
                <w:lang w:val="en-US"/>
                <w:rPrChange w:id="4801" w:author="mikle" w:date="2025-10-09T19:56:00Z" w16du:dateUtc="2025-10-10T02:56:00Z">
                  <w:rPr>
                    <w:ins w:id="4802" w:author="mikle" w:date="2025-10-09T19:45:00Z"/>
                  </w:rPr>
                </w:rPrChange>
              </w:rPr>
            </w:pPr>
            <w:ins w:id="4803" w:author="mikle" w:date="2025-10-09T19:45:00Z">
              <w:r w:rsidRPr="005D13B9">
                <w:rPr>
                  <w:lang w:val="en-US"/>
                  <w:rPrChange w:id="4804" w:author="mikle" w:date="2025-10-09T19:56:00Z" w16du:dateUtc="2025-10-10T02:56:00Z">
                    <w:rPr/>
                  </w:rPrChange>
                </w:rPr>
                <w:t xml:space="preserve">    t = ((x - x1)*vx + (y - y1)*vy) / seg_len2</w:t>
              </w:r>
            </w:ins>
          </w:p>
          <w:p w14:paraId="244CAB79" w14:textId="77777777" w:rsidR="00BE130F" w:rsidRPr="005D13B9" w:rsidRDefault="00BE130F" w:rsidP="00BE130F">
            <w:pPr>
              <w:jc w:val="both"/>
              <w:rPr>
                <w:ins w:id="4805" w:author="mikle" w:date="2025-10-09T19:45:00Z"/>
                <w:lang w:val="en-US"/>
                <w:rPrChange w:id="4806" w:author="mikle" w:date="2025-10-09T19:56:00Z" w16du:dateUtc="2025-10-10T02:56:00Z">
                  <w:rPr>
                    <w:ins w:id="4807" w:author="mikle" w:date="2025-10-09T19:45:00Z"/>
                  </w:rPr>
                </w:rPrChange>
              </w:rPr>
            </w:pPr>
            <w:ins w:id="4808" w:author="mikle" w:date="2025-10-09T19:45:00Z">
              <w:r w:rsidRPr="005D13B9">
                <w:rPr>
                  <w:lang w:val="en-US"/>
                  <w:rPrChange w:id="4809" w:author="mikle" w:date="2025-10-09T19:56:00Z" w16du:dateUtc="2025-10-10T02:56:00Z">
                    <w:rPr/>
                  </w:rPrChange>
                </w:rPr>
                <w:t xml:space="preserve">    t_clamp = max(0.0, min(1.0, t))</w:t>
              </w:r>
            </w:ins>
          </w:p>
          <w:p w14:paraId="2C5AF9C1" w14:textId="77777777" w:rsidR="00BE130F" w:rsidRPr="005D13B9" w:rsidRDefault="00BE130F" w:rsidP="00BE130F">
            <w:pPr>
              <w:jc w:val="both"/>
              <w:rPr>
                <w:ins w:id="4810" w:author="mikle" w:date="2025-10-09T19:45:00Z"/>
                <w:lang w:val="en-US"/>
                <w:rPrChange w:id="4811" w:author="mikle" w:date="2025-10-09T19:56:00Z" w16du:dateUtc="2025-10-10T02:56:00Z">
                  <w:rPr>
                    <w:ins w:id="4812" w:author="mikle" w:date="2025-10-09T19:45:00Z"/>
                  </w:rPr>
                </w:rPrChange>
              </w:rPr>
            </w:pPr>
            <w:ins w:id="4813" w:author="mikle" w:date="2025-10-09T19:45:00Z">
              <w:r w:rsidRPr="005D13B9">
                <w:rPr>
                  <w:lang w:val="en-US"/>
                  <w:rPrChange w:id="4814" w:author="mikle" w:date="2025-10-09T19:56:00Z" w16du:dateUtc="2025-10-10T02:56:00Z">
                    <w:rPr/>
                  </w:rPrChange>
                </w:rPr>
                <w:t xml:space="preserve">    xs = x1 + t_clamp*vx; ys = y1 + t_clamp*vy</w:t>
              </w:r>
            </w:ins>
          </w:p>
          <w:p w14:paraId="392C2ED1" w14:textId="77777777" w:rsidR="00BE130F" w:rsidRPr="005D13B9" w:rsidRDefault="00BE130F" w:rsidP="00BE130F">
            <w:pPr>
              <w:jc w:val="both"/>
              <w:rPr>
                <w:ins w:id="4815" w:author="mikle" w:date="2025-10-09T19:45:00Z"/>
                <w:lang w:val="en-US"/>
                <w:rPrChange w:id="4816" w:author="mikle" w:date="2025-10-09T19:56:00Z" w16du:dateUtc="2025-10-10T02:56:00Z">
                  <w:rPr>
                    <w:ins w:id="4817" w:author="mikle" w:date="2025-10-09T19:45:00Z"/>
                  </w:rPr>
                </w:rPrChange>
              </w:rPr>
            </w:pPr>
            <w:ins w:id="4818" w:author="mikle" w:date="2025-10-09T19:45:00Z">
              <w:r w:rsidRPr="005D13B9">
                <w:rPr>
                  <w:lang w:val="en-US"/>
                  <w:rPrChange w:id="4819" w:author="mikle" w:date="2025-10-09T19:56:00Z" w16du:dateUtc="2025-10-10T02:56:00Z">
                    <w:rPr/>
                  </w:rPrChange>
                </w:rPr>
                <w:t xml:space="preserve">    seg_len = math.sqrt(seg_len2)</w:t>
              </w:r>
            </w:ins>
          </w:p>
          <w:p w14:paraId="6F0CC943" w14:textId="77777777" w:rsidR="00BE130F" w:rsidRPr="005D13B9" w:rsidRDefault="00BE130F" w:rsidP="00BE130F">
            <w:pPr>
              <w:jc w:val="both"/>
              <w:rPr>
                <w:ins w:id="4820" w:author="mikle" w:date="2025-10-09T19:45:00Z"/>
                <w:lang w:val="en-US"/>
                <w:rPrChange w:id="4821" w:author="mikle" w:date="2025-10-09T19:56:00Z" w16du:dateUtc="2025-10-10T02:56:00Z">
                  <w:rPr>
                    <w:ins w:id="4822" w:author="mikle" w:date="2025-10-09T19:45:00Z"/>
                  </w:rPr>
                </w:rPrChange>
              </w:rPr>
            </w:pPr>
            <w:ins w:id="4823" w:author="mikle" w:date="2025-10-09T19:45:00Z">
              <w:r w:rsidRPr="005D13B9">
                <w:rPr>
                  <w:lang w:val="en-US"/>
                  <w:rPrChange w:id="4824" w:author="mikle" w:date="2025-10-09T19:56:00Z" w16du:dateUtc="2025-10-10T02:56:00Z">
                    <w:rPr/>
                  </w:rPrChange>
                </w:rPr>
                <w:t xml:space="preserve">    s = min(t_clamp*seg_len + Ld, seg_len)</w:t>
              </w:r>
            </w:ins>
          </w:p>
          <w:p w14:paraId="5891F82A" w14:textId="77777777" w:rsidR="00BE130F" w:rsidRPr="005D13B9" w:rsidRDefault="00BE130F" w:rsidP="00BE130F">
            <w:pPr>
              <w:jc w:val="both"/>
              <w:rPr>
                <w:ins w:id="4825" w:author="mikle" w:date="2025-10-09T19:45:00Z"/>
                <w:lang w:val="en-US"/>
                <w:rPrChange w:id="4826" w:author="mikle" w:date="2025-10-09T19:56:00Z" w16du:dateUtc="2025-10-10T02:56:00Z">
                  <w:rPr>
                    <w:ins w:id="4827" w:author="mikle" w:date="2025-10-09T19:45:00Z"/>
                  </w:rPr>
                </w:rPrChange>
              </w:rPr>
            </w:pPr>
            <w:ins w:id="4828" w:author="mikle" w:date="2025-10-09T19:45:00Z">
              <w:r w:rsidRPr="005D13B9">
                <w:rPr>
                  <w:lang w:val="en-US"/>
                  <w:rPrChange w:id="4829" w:author="mikle" w:date="2025-10-09T19:56:00Z" w16du:dateUtc="2025-10-10T02:56:00Z">
                    <w:rPr/>
                  </w:rPrChange>
                </w:rPr>
                <w:t xml:space="preserve">    xt = x1 + (s/seg_len)*vx; yt = y1 + (s/seg_len)*vy</w:t>
              </w:r>
            </w:ins>
          </w:p>
          <w:p w14:paraId="72EA4197" w14:textId="77777777" w:rsidR="00BE130F" w:rsidRPr="005D13B9" w:rsidRDefault="00BE130F" w:rsidP="00BE130F">
            <w:pPr>
              <w:jc w:val="both"/>
              <w:rPr>
                <w:ins w:id="4830" w:author="mikle" w:date="2025-10-09T19:45:00Z"/>
                <w:lang w:val="en-US"/>
                <w:rPrChange w:id="4831" w:author="mikle" w:date="2025-10-09T19:56:00Z" w16du:dateUtc="2025-10-10T02:56:00Z">
                  <w:rPr>
                    <w:ins w:id="4832" w:author="mikle" w:date="2025-10-09T19:45:00Z"/>
                  </w:rPr>
                </w:rPrChange>
              </w:rPr>
            </w:pPr>
            <w:ins w:id="4833" w:author="mikle" w:date="2025-10-09T19:45:00Z">
              <w:r w:rsidRPr="005D13B9">
                <w:rPr>
                  <w:lang w:val="en-US"/>
                  <w:rPrChange w:id="4834" w:author="mikle" w:date="2025-10-09T19:56:00Z" w16du:dateUtc="2025-10-10T02:56:00Z">
                    <w:rPr/>
                  </w:rPrChange>
                </w:rPr>
                <w:t xml:space="preserve">    psi_ref = math.atan2(yt - y, xt - x)</w:t>
              </w:r>
            </w:ins>
          </w:p>
          <w:p w14:paraId="1FE331FF" w14:textId="77777777" w:rsidR="00BE130F" w:rsidRPr="005D13B9" w:rsidRDefault="00BE130F" w:rsidP="00BE130F">
            <w:pPr>
              <w:jc w:val="both"/>
              <w:rPr>
                <w:ins w:id="4835" w:author="mikle" w:date="2025-10-09T19:45:00Z"/>
                <w:lang w:val="en-US"/>
                <w:rPrChange w:id="4836" w:author="mikle" w:date="2025-10-09T19:56:00Z" w16du:dateUtc="2025-10-10T02:56:00Z">
                  <w:rPr>
                    <w:ins w:id="4837" w:author="mikle" w:date="2025-10-09T19:45:00Z"/>
                  </w:rPr>
                </w:rPrChange>
              </w:rPr>
            </w:pPr>
            <w:ins w:id="4838" w:author="mikle" w:date="2025-10-09T19:45:00Z">
              <w:r w:rsidRPr="005D13B9">
                <w:rPr>
                  <w:lang w:val="en-US"/>
                  <w:rPrChange w:id="4839" w:author="mikle" w:date="2025-10-09T19:56:00Z" w16du:dateUtc="2025-10-10T02:56:00Z">
                    <w:rPr/>
                  </w:rPrChange>
                </w:rPr>
                <w:t xml:space="preserve">    ex, ey = x - xs, y - ys</w:t>
              </w:r>
            </w:ins>
          </w:p>
          <w:p w14:paraId="6A01CBF1" w14:textId="77777777" w:rsidR="00BE130F" w:rsidRPr="005D13B9" w:rsidRDefault="00BE130F" w:rsidP="00BE130F">
            <w:pPr>
              <w:jc w:val="both"/>
              <w:rPr>
                <w:ins w:id="4840" w:author="mikle" w:date="2025-10-09T19:45:00Z"/>
                <w:lang w:val="en-US"/>
                <w:rPrChange w:id="4841" w:author="mikle" w:date="2025-10-09T19:56:00Z" w16du:dateUtc="2025-10-10T02:56:00Z">
                  <w:rPr>
                    <w:ins w:id="4842" w:author="mikle" w:date="2025-10-09T19:45:00Z"/>
                  </w:rPr>
                </w:rPrChange>
              </w:rPr>
            </w:pPr>
            <w:ins w:id="4843" w:author="mikle" w:date="2025-10-09T19:45:00Z">
              <w:r w:rsidRPr="005D13B9">
                <w:rPr>
                  <w:lang w:val="en-US"/>
                  <w:rPrChange w:id="4844" w:author="mikle" w:date="2025-10-09T19:56:00Z" w16du:dateUtc="2025-10-10T02:56:00Z">
                    <w:rPr/>
                  </w:rPrChange>
                </w:rPr>
                <w:t xml:space="preserve">    nx, ny = -vy/seg_len, vx/seg_len</w:t>
              </w:r>
            </w:ins>
          </w:p>
          <w:p w14:paraId="61F9C141" w14:textId="77777777" w:rsidR="00BE130F" w:rsidRPr="005D13B9" w:rsidRDefault="00BE130F" w:rsidP="00BE130F">
            <w:pPr>
              <w:jc w:val="both"/>
              <w:rPr>
                <w:ins w:id="4845" w:author="mikle" w:date="2025-10-09T19:45:00Z"/>
                <w:lang w:val="en-US"/>
                <w:rPrChange w:id="4846" w:author="mikle" w:date="2025-10-09T19:56:00Z" w16du:dateUtc="2025-10-10T02:56:00Z">
                  <w:rPr>
                    <w:ins w:id="4847" w:author="mikle" w:date="2025-10-09T19:45:00Z"/>
                  </w:rPr>
                </w:rPrChange>
              </w:rPr>
            </w:pPr>
            <w:ins w:id="4848" w:author="mikle" w:date="2025-10-09T19:45:00Z">
              <w:r w:rsidRPr="005D13B9">
                <w:rPr>
                  <w:lang w:val="en-US"/>
                  <w:rPrChange w:id="4849" w:author="mikle" w:date="2025-10-09T19:56:00Z" w16du:dateUtc="2025-10-10T02:56:00Z">
                    <w:rPr/>
                  </w:rPrChange>
                </w:rPr>
                <w:t xml:space="preserve">    e_ct = ex*nx + ey*ny</w:t>
              </w:r>
            </w:ins>
          </w:p>
          <w:p w14:paraId="4577B93F" w14:textId="77777777" w:rsidR="00BE130F" w:rsidRPr="005D13B9" w:rsidRDefault="00BE130F" w:rsidP="00BE130F">
            <w:pPr>
              <w:jc w:val="both"/>
              <w:rPr>
                <w:ins w:id="4850" w:author="mikle" w:date="2025-10-09T19:45:00Z"/>
                <w:lang w:val="en-US"/>
                <w:rPrChange w:id="4851" w:author="mikle" w:date="2025-10-09T19:57:00Z" w16du:dateUtc="2025-10-10T02:57:00Z">
                  <w:rPr>
                    <w:ins w:id="4852" w:author="mikle" w:date="2025-10-09T19:45:00Z"/>
                  </w:rPr>
                </w:rPrChange>
              </w:rPr>
            </w:pPr>
            <w:ins w:id="4853" w:author="mikle" w:date="2025-10-09T19:45:00Z">
              <w:r w:rsidRPr="005D13B9">
                <w:rPr>
                  <w:lang w:val="en-US"/>
                  <w:rPrChange w:id="4854" w:author="mikle" w:date="2025-10-09T19:56:00Z" w16du:dateUtc="2025-10-10T02:56:00Z">
                    <w:rPr/>
                  </w:rPrChange>
                </w:rPr>
                <w:t xml:space="preserve">    </w:t>
              </w:r>
              <w:r w:rsidRPr="005D13B9">
                <w:rPr>
                  <w:lang w:val="en-US"/>
                  <w:rPrChange w:id="4855" w:author="mikle" w:date="2025-10-09T19:57:00Z" w16du:dateUtc="2025-10-10T02:57:00Z">
                    <w:rPr/>
                  </w:rPrChange>
                </w:rPr>
                <w:t>return psi_ref, (xt, yt), e_ct</w:t>
              </w:r>
            </w:ins>
          </w:p>
          <w:p w14:paraId="1D0A8F8A" w14:textId="77777777" w:rsidR="00BE130F" w:rsidRPr="005D13B9" w:rsidRDefault="00BE130F" w:rsidP="00BE130F">
            <w:pPr>
              <w:jc w:val="both"/>
              <w:rPr>
                <w:ins w:id="4856" w:author="mikle" w:date="2025-10-09T19:45:00Z"/>
                <w:lang w:val="en-US"/>
                <w:rPrChange w:id="4857" w:author="mikle" w:date="2025-10-09T19:57:00Z" w16du:dateUtc="2025-10-10T02:57:00Z">
                  <w:rPr>
                    <w:ins w:id="4858" w:author="mikle" w:date="2025-10-09T19:45:00Z"/>
                  </w:rPr>
                </w:rPrChange>
              </w:rPr>
            </w:pPr>
          </w:p>
          <w:p w14:paraId="393158F5" w14:textId="77777777" w:rsidR="00BE130F" w:rsidRPr="005D13B9" w:rsidRDefault="00BE130F" w:rsidP="00BE130F">
            <w:pPr>
              <w:jc w:val="both"/>
              <w:rPr>
                <w:ins w:id="4859" w:author="mikle" w:date="2025-10-09T19:45:00Z"/>
                <w:lang w:val="en-US"/>
                <w:rPrChange w:id="4860" w:author="mikle" w:date="2025-10-09T19:57:00Z" w16du:dateUtc="2025-10-10T02:57:00Z">
                  <w:rPr>
                    <w:ins w:id="4861" w:author="mikle" w:date="2025-10-09T19:45:00Z"/>
                  </w:rPr>
                </w:rPrChange>
              </w:rPr>
            </w:pPr>
            <w:ins w:id="4862" w:author="mikle" w:date="2025-10-09T19:45:00Z">
              <w:r w:rsidRPr="005D13B9">
                <w:rPr>
                  <w:lang w:val="en-US"/>
                  <w:rPrChange w:id="4863" w:author="mikle" w:date="2025-10-09T19:57:00Z" w16du:dateUtc="2025-10-10T02:57:00Z">
                    <w:rPr/>
                  </w:rPrChange>
                </w:rPr>
                <w:t>def limit_speed_by_turn(epsi, d_target, yaw_sys: Kurs, a_lat_max=0.6, v_cap=None, eps=1e-6):</w:t>
              </w:r>
            </w:ins>
          </w:p>
          <w:p w14:paraId="352E6ED8" w14:textId="77777777" w:rsidR="00BE130F" w:rsidRPr="005D13B9" w:rsidRDefault="00BE130F" w:rsidP="00BE130F">
            <w:pPr>
              <w:jc w:val="both"/>
              <w:rPr>
                <w:ins w:id="4864" w:author="mikle" w:date="2025-10-09T19:45:00Z"/>
                <w:lang w:val="en-US"/>
                <w:rPrChange w:id="4865" w:author="mikle" w:date="2025-10-09T19:57:00Z" w16du:dateUtc="2025-10-10T02:57:00Z">
                  <w:rPr>
                    <w:ins w:id="4866" w:author="mikle" w:date="2025-10-09T19:45:00Z"/>
                  </w:rPr>
                </w:rPrChange>
              </w:rPr>
            </w:pPr>
            <w:ins w:id="4867" w:author="mikle" w:date="2025-10-09T19:45:00Z">
              <w:r w:rsidRPr="005D13B9">
                <w:rPr>
                  <w:lang w:val="en-US"/>
                  <w:rPrChange w:id="4868" w:author="mikle" w:date="2025-10-09T19:57:00Z" w16du:dateUtc="2025-10-10T02:57:00Z">
                    <w:rPr/>
                  </w:rPrChange>
                </w:rPr>
                <w:t xml:space="preserve">    epsi_abs = abs(epsi)</w:t>
              </w:r>
            </w:ins>
          </w:p>
          <w:p w14:paraId="515F2504" w14:textId="77777777" w:rsidR="00BE130F" w:rsidRPr="005D13B9" w:rsidRDefault="00BE130F" w:rsidP="00BE130F">
            <w:pPr>
              <w:jc w:val="both"/>
              <w:rPr>
                <w:ins w:id="4869" w:author="mikle" w:date="2025-10-09T19:45:00Z"/>
                <w:lang w:val="en-US"/>
                <w:rPrChange w:id="4870" w:author="mikle" w:date="2025-10-09T19:57:00Z" w16du:dateUtc="2025-10-10T02:57:00Z">
                  <w:rPr>
                    <w:ins w:id="4871" w:author="mikle" w:date="2025-10-09T19:45:00Z"/>
                  </w:rPr>
                </w:rPrChange>
              </w:rPr>
            </w:pPr>
            <w:ins w:id="4872" w:author="mikle" w:date="2025-10-09T19:45:00Z">
              <w:r w:rsidRPr="005D13B9">
                <w:rPr>
                  <w:lang w:val="en-US"/>
                  <w:rPrChange w:id="4873" w:author="mikle" w:date="2025-10-09T19:57:00Z" w16du:dateUtc="2025-10-10T02:57:00Z">
                    <w:rPr/>
                  </w:rPrChange>
                </w:rPr>
                <w:t xml:space="preserve">    d = max(eps, d_target)</w:t>
              </w:r>
            </w:ins>
          </w:p>
          <w:p w14:paraId="4A1BEE68" w14:textId="77777777" w:rsidR="00BE130F" w:rsidRPr="005D13B9" w:rsidRDefault="00BE130F" w:rsidP="00BE130F">
            <w:pPr>
              <w:jc w:val="both"/>
              <w:rPr>
                <w:ins w:id="4874" w:author="mikle" w:date="2025-10-09T19:45:00Z"/>
                <w:lang w:val="en-US"/>
                <w:rPrChange w:id="4875" w:author="mikle" w:date="2025-10-09T19:57:00Z" w16du:dateUtc="2025-10-10T02:57:00Z">
                  <w:rPr>
                    <w:ins w:id="4876" w:author="mikle" w:date="2025-10-09T19:45:00Z"/>
                  </w:rPr>
                </w:rPrChange>
              </w:rPr>
            </w:pPr>
            <w:ins w:id="4877" w:author="mikle" w:date="2025-10-09T19:45:00Z">
              <w:r w:rsidRPr="005D13B9">
                <w:rPr>
                  <w:lang w:val="en-US"/>
                  <w:rPrChange w:id="4878" w:author="mikle" w:date="2025-10-09T19:57:00Z" w16du:dateUtc="2025-10-10T02:57:00Z">
                    <w:rPr/>
                  </w:rPrChange>
                </w:rPr>
                <w:t xml:space="preserve">    kappa_req = 2.0 * math.sin(epsi_abs) / d</w:t>
              </w:r>
            </w:ins>
          </w:p>
          <w:p w14:paraId="2C95F176" w14:textId="77777777" w:rsidR="00BE130F" w:rsidRPr="005D13B9" w:rsidRDefault="00BE130F" w:rsidP="00BE130F">
            <w:pPr>
              <w:jc w:val="both"/>
              <w:rPr>
                <w:ins w:id="4879" w:author="mikle" w:date="2025-10-09T19:45:00Z"/>
                <w:lang w:val="en-US"/>
                <w:rPrChange w:id="4880" w:author="mikle" w:date="2025-10-09T19:57:00Z" w16du:dateUtc="2025-10-10T02:57:00Z">
                  <w:rPr>
                    <w:ins w:id="4881" w:author="mikle" w:date="2025-10-09T19:45:00Z"/>
                  </w:rPr>
                </w:rPrChange>
              </w:rPr>
            </w:pPr>
            <w:ins w:id="4882" w:author="mikle" w:date="2025-10-09T19:45:00Z">
              <w:r w:rsidRPr="005D13B9">
                <w:rPr>
                  <w:lang w:val="en-US"/>
                  <w:rPrChange w:id="4883" w:author="mikle" w:date="2025-10-09T19:57:00Z" w16du:dateUtc="2025-10-10T02:57:00Z">
                    <w:rPr/>
                  </w:rPrChange>
                </w:rPr>
                <w:t xml:space="preserve">    omega_max = yaw_sys.b * yaw_sys.Umax</w:t>
              </w:r>
            </w:ins>
          </w:p>
          <w:p w14:paraId="0F5D0201" w14:textId="77777777" w:rsidR="00BE130F" w:rsidRPr="005D13B9" w:rsidRDefault="00BE130F" w:rsidP="00BE130F">
            <w:pPr>
              <w:jc w:val="both"/>
              <w:rPr>
                <w:ins w:id="4884" w:author="mikle" w:date="2025-10-09T19:45:00Z"/>
                <w:lang w:val="en-US"/>
                <w:rPrChange w:id="4885" w:author="mikle" w:date="2025-10-09T19:57:00Z" w16du:dateUtc="2025-10-10T02:57:00Z">
                  <w:rPr>
                    <w:ins w:id="4886" w:author="mikle" w:date="2025-10-09T19:45:00Z"/>
                  </w:rPr>
                </w:rPrChange>
              </w:rPr>
            </w:pPr>
            <w:ins w:id="4887" w:author="mikle" w:date="2025-10-09T19:45:00Z">
              <w:r w:rsidRPr="005D13B9">
                <w:rPr>
                  <w:lang w:val="en-US"/>
                  <w:rPrChange w:id="4888" w:author="mikle" w:date="2025-10-09T19:57:00Z" w16du:dateUtc="2025-10-10T02:57:00Z">
                    <w:rPr/>
                  </w:rPrChange>
                </w:rPr>
                <w:t xml:space="preserve">    v_omega = omega_max / max(eps, kappa_req)</w:t>
              </w:r>
            </w:ins>
          </w:p>
          <w:p w14:paraId="7E22946F" w14:textId="77777777" w:rsidR="00BE130F" w:rsidRPr="005D13B9" w:rsidRDefault="00BE130F" w:rsidP="00BE130F">
            <w:pPr>
              <w:jc w:val="both"/>
              <w:rPr>
                <w:ins w:id="4889" w:author="mikle" w:date="2025-10-09T19:45:00Z"/>
                <w:lang w:val="en-US"/>
                <w:rPrChange w:id="4890" w:author="mikle" w:date="2025-10-09T19:57:00Z" w16du:dateUtc="2025-10-10T02:57:00Z">
                  <w:rPr>
                    <w:ins w:id="4891" w:author="mikle" w:date="2025-10-09T19:45:00Z"/>
                  </w:rPr>
                </w:rPrChange>
              </w:rPr>
            </w:pPr>
            <w:ins w:id="4892" w:author="mikle" w:date="2025-10-09T19:45:00Z">
              <w:r w:rsidRPr="005D13B9">
                <w:rPr>
                  <w:lang w:val="en-US"/>
                  <w:rPrChange w:id="4893" w:author="mikle" w:date="2025-10-09T19:57:00Z" w16du:dateUtc="2025-10-10T02:57:00Z">
                    <w:rPr/>
                  </w:rPrChange>
                </w:rPr>
                <w:t xml:space="preserve">    v_a = math.sqrt(max(0.0, a_lat_max / max(eps, kappa_req)))</w:t>
              </w:r>
            </w:ins>
          </w:p>
          <w:p w14:paraId="0FA56FBF" w14:textId="77777777" w:rsidR="00BE130F" w:rsidRPr="005D13B9" w:rsidRDefault="00BE130F" w:rsidP="00BE130F">
            <w:pPr>
              <w:jc w:val="both"/>
              <w:rPr>
                <w:ins w:id="4894" w:author="mikle" w:date="2025-10-09T19:45:00Z"/>
                <w:lang w:val="en-US"/>
                <w:rPrChange w:id="4895" w:author="mikle" w:date="2025-10-09T19:57:00Z" w16du:dateUtc="2025-10-10T02:57:00Z">
                  <w:rPr>
                    <w:ins w:id="4896" w:author="mikle" w:date="2025-10-09T19:45:00Z"/>
                  </w:rPr>
                </w:rPrChange>
              </w:rPr>
            </w:pPr>
            <w:ins w:id="4897" w:author="mikle" w:date="2025-10-09T19:45:00Z">
              <w:r w:rsidRPr="005D13B9">
                <w:rPr>
                  <w:lang w:val="en-US"/>
                  <w:rPrChange w:id="4898" w:author="mikle" w:date="2025-10-09T19:57:00Z" w16du:dateUtc="2025-10-10T02:57:00Z">
                    <w:rPr/>
                  </w:rPrChange>
                </w:rPr>
                <w:t xml:space="preserve">    v_lim = min(v_omega, v_a)</w:t>
              </w:r>
            </w:ins>
          </w:p>
          <w:p w14:paraId="58BCAACE" w14:textId="77777777" w:rsidR="00BE130F" w:rsidRPr="005D13B9" w:rsidRDefault="00BE130F" w:rsidP="00BE130F">
            <w:pPr>
              <w:jc w:val="both"/>
              <w:rPr>
                <w:ins w:id="4899" w:author="mikle" w:date="2025-10-09T19:45:00Z"/>
                <w:lang w:val="en-US"/>
                <w:rPrChange w:id="4900" w:author="mikle" w:date="2025-10-09T19:57:00Z" w16du:dateUtc="2025-10-10T02:57:00Z">
                  <w:rPr>
                    <w:ins w:id="4901" w:author="mikle" w:date="2025-10-09T19:45:00Z"/>
                  </w:rPr>
                </w:rPrChange>
              </w:rPr>
            </w:pPr>
            <w:ins w:id="4902" w:author="mikle" w:date="2025-10-09T19:45:00Z">
              <w:r w:rsidRPr="005D13B9">
                <w:rPr>
                  <w:lang w:val="en-US"/>
                  <w:rPrChange w:id="4903" w:author="mikle" w:date="2025-10-09T19:57:00Z" w16du:dateUtc="2025-10-10T02:57:00Z">
                    <w:rPr/>
                  </w:rPrChange>
                </w:rPr>
                <w:t xml:space="preserve">    if v_cap is not None:</w:t>
              </w:r>
            </w:ins>
          </w:p>
          <w:p w14:paraId="58F1986C" w14:textId="77777777" w:rsidR="00BE130F" w:rsidRPr="005D13B9" w:rsidRDefault="00BE130F" w:rsidP="00BE130F">
            <w:pPr>
              <w:jc w:val="both"/>
              <w:rPr>
                <w:ins w:id="4904" w:author="mikle" w:date="2025-10-09T19:45:00Z"/>
                <w:lang w:val="en-US"/>
                <w:rPrChange w:id="4905" w:author="mikle" w:date="2025-10-09T19:57:00Z" w16du:dateUtc="2025-10-10T02:57:00Z">
                  <w:rPr>
                    <w:ins w:id="4906" w:author="mikle" w:date="2025-10-09T19:45:00Z"/>
                  </w:rPr>
                </w:rPrChange>
              </w:rPr>
            </w:pPr>
            <w:ins w:id="4907" w:author="mikle" w:date="2025-10-09T19:45:00Z">
              <w:r w:rsidRPr="005D13B9">
                <w:rPr>
                  <w:lang w:val="en-US"/>
                  <w:rPrChange w:id="4908" w:author="mikle" w:date="2025-10-09T19:57:00Z" w16du:dateUtc="2025-10-10T02:57:00Z">
                    <w:rPr/>
                  </w:rPrChange>
                </w:rPr>
                <w:t xml:space="preserve">        v_lim = min(v_lim, v_cap)</w:t>
              </w:r>
            </w:ins>
          </w:p>
          <w:p w14:paraId="47713D2D" w14:textId="77777777" w:rsidR="00BE130F" w:rsidRPr="005D13B9" w:rsidRDefault="00BE130F" w:rsidP="00BE130F">
            <w:pPr>
              <w:jc w:val="both"/>
              <w:rPr>
                <w:ins w:id="4909" w:author="mikle" w:date="2025-10-09T19:45:00Z"/>
                <w:lang w:val="en-US"/>
                <w:rPrChange w:id="4910" w:author="mikle" w:date="2025-10-09T19:57:00Z" w16du:dateUtc="2025-10-10T02:57:00Z">
                  <w:rPr>
                    <w:ins w:id="4911" w:author="mikle" w:date="2025-10-09T19:45:00Z"/>
                  </w:rPr>
                </w:rPrChange>
              </w:rPr>
            </w:pPr>
            <w:ins w:id="4912" w:author="mikle" w:date="2025-10-09T19:45:00Z">
              <w:r w:rsidRPr="005D13B9">
                <w:rPr>
                  <w:lang w:val="en-US"/>
                  <w:rPrChange w:id="4913" w:author="mikle" w:date="2025-10-09T19:57:00Z" w16du:dateUtc="2025-10-10T02:57:00Z">
                    <w:rPr/>
                  </w:rPrChange>
                </w:rPr>
                <w:t xml:space="preserve">    return v_lim</w:t>
              </w:r>
            </w:ins>
          </w:p>
          <w:p w14:paraId="5E44CE4C" w14:textId="77777777" w:rsidR="00BE130F" w:rsidRPr="005D13B9" w:rsidRDefault="00BE130F" w:rsidP="00BE130F">
            <w:pPr>
              <w:jc w:val="both"/>
              <w:rPr>
                <w:ins w:id="4914" w:author="mikle" w:date="2025-10-09T19:45:00Z"/>
                <w:lang w:val="en-US"/>
                <w:rPrChange w:id="4915" w:author="mikle" w:date="2025-10-09T19:57:00Z" w16du:dateUtc="2025-10-10T02:57:00Z">
                  <w:rPr>
                    <w:ins w:id="4916" w:author="mikle" w:date="2025-10-09T19:45:00Z"/>
                  </w:rPr>
                </w:rPrChange>
              </w:rPr>
            </w:pPr>
          </w:p>
          <w:p w14:paraId="10AB297B" w14:textId="77777777" w:rsidR="00BE130F" w:rsidRPr="005D13B9" w:rsidRDefault="00BE130F" w:rsidP="00BE130F">
            <w:pPr>
              <w:jc w:val="both"/>
              <w:rPr>
                <w:ins w:id="4917" w:author="mikle" w:date="2025-10-09T19:45:00Z"/>
                <w:lang w:val="en-US"/>
                <w:rPrChange w:id="4918" w:author="mikle" w:date="2025-10-09T19:57:00Z" w16du:dateUtc="2025-10-10T02:57:00Z">
                  <w:rPr>
                    <w:ins w:id="4919" w:author="mikle" w:date="2025-10-09T19:45:00Z"/>
                  </w:rPr>
                </w:rPrChange>
              </w:rPr>
            </w:pPr>
            <w:ins w:id="4920" w:author="mikle" w:date="2025-10-09T19:45:00Z">
              <w:r w:rsidRPr="005D13B9">
                <w:rPr>
                  <w:lang w:val="en-US"/>
                  <w:rPrChange w:id="4921" w:author="mikle" w:date="2025-10-09T19:57:00Z" w16du:dateUtc="2025-10-10T02:57:00Z">
                    <w:rPr/>
                  </w:rPrChange>
                </w:rPr>
                <w:t>def send_camera_cmd(event, port="/dev/ttyUSB0", baudrate=9600, timeout=1.0):</w:t>
              </w:r>
            </w:ins>
          </w:p>
          <w:p w14:paraId="11630E6E" w14:textId="77777777" w:rsidR="00BE130F" w:rsidRPr="005D13B9" w:rsidRDefault="00BE130F" w:rsidP="00BE130F">
            <w:pPr>
              <w:jc w:val="both"/>
              <w:rPr>
                <w:ins w:id="4922" w:author="mikle" w:date="2025-10-09T19:45:00Z"/>
                <w:lang w:val="en-US"/>
                <w:rPrChange w:id="4923" w:author="mikle" w:date="2025-10-09T19:57:00Z" w16du:dateUtc="2025-10-10T02:57:00Z">
                  <w:rPr>
                    <w:ins w:id="4924" w:author="mikle" w:date="2025-10-09T19:45:00Z"/>
                  </w:rPr>
                </w:rPrChange>
              </w:rPr>
            </w:pPr>
            <w:ins w:id="4925" w:author="mikle" w:date="2025-10-09T19:45:00Z">
              <w:r w:rsidRPr="005D13B9">
                <w:rPr>
                  <w:lang w:val="en-US"/>
                  <w:rPrChange w:id="4926" w:author="mikle" w:date="2025-10-09T19:57:00Z" w16du:dateUtc="2025-10-10T02:57:00Z">
                    <w:rPr/>
                  </w:rPrChange>
                </w:rPr>
                <w:t xml:space="preserve">    cmd = bytes([0xFF])</w:t>
              </w:r>
            </w:ins>
          </w:p>
          <w:p w14:paraId="202D5506" w14:textId="77777777" w:rsidR="00BE130F" w:rsidRPr="005D13B9" w:rsidRDefault="00BE130F" w:rsidP="00BE130F">
            <w:pPr>
              <w:jc w:val="both"/>
              <w:rPr>
                <w:ins w:id="4927" w:author="mikle" w:date="2025-10-09T19:45:00Z"/>
                <w:lang w:val="en-US"/>
                <w:rPrChange w:id="4928" w:author="mikle" w:date="2025-10-09T19:57:00Z" w16du:dateUtc="2025-10-10T02:57:00Z">
                  <w:rPr>
                    <w:ins w:id="4929" w:author="mikle" w:date="2025-10-09T19:45:00Z"/>
                  </w:rPr>
                </w:rPrChange>
              </w:rPr>
            </w:pPr>
            <w:ins w:id="4930" w:author="mikle" w:date="2025-10-09T19:45:00Z">
              <w:r w:rsidRPr="005D13B9">
                <w:rPr>
                  <w:lang w:val="en-US"/>
                  <w:rPrChange w:id="4931" w:author="mikle" w:date="2025-10-09T19:57:00Z" w16du:dateUtc="2025-10-10T02:57:00Z">
                    <w:rPr/>
                  </w:rPrChange>
                </w:rPr>
                <w:t xml:space="preserve">    if serial is None:</w:t>
              </w:r>
            </w:ins>
          </w:p>
          <w:p w14:paraId="06239077" w14:textId="77777777" w:rsidR="00BE130F" w:rsidRPr="005D13B9" w:rsidRDefault="00BE130F" w:rsidP="00BE130F">
            <w:pPr>
              <w:jc w:val="both"/>
              <w:rPr>
                <w:ins w:id="4932" w:author="mikle" w:date="2025-10-09T19:45:00Z"/>
                <w:lang w:val="en-US"/>
                <w:rPrChange w:id="4933" w:author="mikle" w:date="2025-10-09T19:57:00Z" w16du:dateUtc="2025-10-10T02:57:00Z">
                  <w:rPr>
                    <w:ins w:id="4934" w:author="mikle" w:date="2025-10-09T19:45:00Z"/>
                  </w:rPr>
                </w:rPrChange>
              </w:rPr>
            </w:pPr>
            <w:ins w:id="4935" w:author="mikle" w:date="2025-10-09T19:45:00Z">
              <w:r w:rsidRPr="005D13B9">
                <w:rPr>
                  <w:lang w:val="en-US"/>
                  <w:rPrChange w:id="4936" w:author="mikle" w:date="2025-10-09T19:57:00Z" w16du:dateUtc="2025-10-10T02:57:00Z">
                    <w:rPr/>
                  </w:rPrChange>
                </w:rPr>
                <w:t xml:space="preserve">        print(f"[CAMERA] {event}: send {cmd.hex().upper()} to {port} (emu)")</w:t>
              </w:r>
            </w:ins>
          </w:p>
          <w:p w14:paraId="1D69CB12" w14:textId="77777777" w:rsidR="00BE130F" w:rsidRPr="005D13B9" w:rsidRDefault="00BE130F" w:rsidP="00BE130F">
            <w:pPr>
              <w:jc w:val="both"/>
              <w:rPr>
                <w:ins w:id="4937" w:author="mikle" w:date="2025-10-09T19:45:00Z"/>
                <w:lang w:val="en-US"/>
                <w:rPrChange w:id="4938" w:author="mikle" w:date="2025-10-09T19:57:00Z" w16du:dateUtc="2025-10-10T02:57:00Z">
                  <w:rPr>
                    <w:ins w:id="4939" w:author="mikle" w:date="2025-10-09T19:45:00Z"/>
                  </w:rPr>
                </w:rPrChange>
              </w:rPr>
            </w:pPr>
            <w:ins w:id="4940" w:author="mikle" w:date="2025-10-09T19:45:00Z">
              <w:r w:rsidRPr="005D13B9">
                <w:rPr>
                  <w:lang w:val="en-US"/>
                  <w:rPrChange w:id="4941" w:author="mikle" w:date="2025-10-09T19:57:00Z" w16du:dateUtc="2025-10-10T02:57:00Z">
                    <w:rPr/>
                  </w:rPrChange>
                </w:rPr>
                <w:t xml:space="preserve">        return True</w:t>
              </w:r>
            </w:ins>
          </w:p>
          <w:p w14:paraId="7EA040F6" w14:textId="77777777" w:rsidR="00BE130F" w:rsidRPr="005D13B9" w:rsidRDefault="00BE130F" w:rsidP="00BE130F">
            <w:pPr>
              <w:jc w:val="both"/>
              <w:rPr>
                <w:ins w:id="4942" w:author="mikle" w:date="2025-10-09T19:45:00Z"/>
                <w:lang w:val="en-US"/>
                <w:rPrChange w:id="4943" w:author="mikle" w:date="2025-10-09T19:57:00Z" w16du:dateUtc="2025-10-10T02:57:00Z">
                  <w:rPr>
                    <w:ins w:id="4944" w:author="mikle" w:date="2025-10-09T19:45:00Z"/>
                  </w:rPr>
                </w:rPrChange>
              </w:rPr>
            </w:pPr>
            <w:ins w:id="4945" w:author="mikle" w:date="2025-10-09T19:45:00Z">
              <w:r w:rsidRPr="005D13B9">
                <w:rPr>
                  <w:lang w:val="en-US"/>
                  <w:rPrChange w:id="4946" w:author="mikle" w:date="2025-10-09T19:57:00Z" w16du:dateUtc="2025-10-10T02:57:00Z">
                    <w:rPr/>
                  </w:rPrChange>
                </w:rPr>
                <w:t xml:space="preserve">    try:</w:t>
              </w:r>
            </w:ins>
          </w:p>
          <w:p w14:paraId="64E90BE2" w14:textId="77777777" w:rsidR="00BE130F" w:rsidRPr="005D13B9" w:rsidRDefault="00BE130F" w:rsidP="00BE130F">
            <w:pPr>
              <w:jc w:val="both"/>
              <w:rPr>
                <w:ins w:id="4947" w:author="mikle" w:date="2025-10-09T19:45:00Z"/>
                <w:lang w:val="en-US"/>
                <w:rPrChange w:id="4948" w:author="mikle" w:date="2025-10-09T19:57:00Z" w16du:dateUtc="2025-10-10T02:57:00Z">
                  <w:rPr>
                    <w:ins w:id="4949" w:author="mikle" w:date="2025-10-09T19:45:00Z"/>
                  </w:rPr>
                </w:rPrChange>
              </w:rPr>
            </w:pPr>
            <w:ins w:id="4950" w:author="mikle" w:date="2025-10-09T19:45:00Z">
              <w:r w:rsidRPr="005D13B9">
                <w:rPr>
                  <w:lang w:val="en-US"/>
                  <w:rPrChange w:id="4951" w:author="mikle" w:date="2025-10-09T19:57:00Z" w16du:dateUtc="2025-10-10T02:57:00Z">
                    <w:rPr/>
                  </w:rPrChange>
                </w:rPr>
                <w:t xml:space="preserve">        with serial.Serial(port=port, baudrate=baudrate, timeout=timeout) as ser:</w:t>
              </w:r>
            </w:ins>
          </w:p>
          <w:p w14:paraId="5B79DA4E" w14:textId="77777777" w:rsidR="00BE130F" w:rsidRPr="005D13B9" w:rsidRDefault="00BE130F" w:rsidP="00BE130F">
            <w:pPr>
              <w:jc w:val="both"/>
              <w:rPr>
                <w:ins w:id="4952" w:author="mikle" w:date="2025-10-09T19:45:00Z"/>
                <w:lang w:val="en-US"/>
                <w:rPrChange w:id="4953" w:author="mikle" w:date="2025-10-09T19:57:00Z" w16du:dateUtc="2025-10-10T02:57:00Z">
                  <w:rPr>
                    <w:ins w:id="4954" w:author="mikle" w:date="2025-10-09T19:45:00Z"/>
                  </w:rPr>
                </w:rPrChange>
              </w:rPr>
            </w:pPr>
            <w:ins w:id="4955" w:author="mikle" w:date="2025-10-09T19:45:00Z">
              <w:r w:rsidRPr="005D13B9">
                <w:rPr>
                  <w:lang w:val="en-US"/>
                  <w:rPrChange w:id="4956" w:author="mikle" w:date="2025-10-09T19:57:00Z" w16du:dateUtc="2025-10-10T02:57:00Z">
                    <w:rPr/>
                  </w:rPrChange>
                </w:rPr>
                <w:t xml:space="preserve">            ser.write(cmd); ser.flush()</w:t>
              </w:r>
            </w:ins>
          </w:p>
          <w:p w14:paraId="6CB8D02E" w14:textId="77777777" w:rsidR="00BE130F" w:rsidRPr="005D13B9" w:rsidRDefault="00BE130F" w:rsidP="00BE130F">
            <w:pPr>
              <w:jc w:val="both"/>
              <w:rPr>
                <w:ins w:id="4957" w:author="mikle" w:date="2025-10-09T19:45:00Z"/>
                <w:lang w:val="en-US"/>
                <w:rPrChange w:id="4958" w:author="mikle" w:date="2025-10-09T19:57:00Z" w16du:dateUtc="2025-10-10T02:57:00Z">
                  <w:rPr>
                    <w:ins w:id="4959" w:author="mikle" w:date="2025-10-09T19:45:00Z"/>
                  </w:rPr>
                </w:rPrChange>
              </w:rPr>
            </w:pPr>
            <w:ins w:id="4960" w:author="mikle" w:date="2025-10-09T19:45:00Z">
              <w:r w:rsidRPr="005D13B9">
                <w:rPr>
                  <w:lang w:val="en-US"/>
                  <w:rPrChange w:id="4961" w:author="mikle" w:date="2025-10-09T19:57:00Z" w16du:dateUtc="2025-10-10T02:57:00Z">
                    <w:rPr/>
                  </w:rPrChange>
                </w:rPr>
                <w:t xml:space="preserve">        print(f"[CAMERA] {event}: sent {cmd.hex().upper()} to {port}")</w:t>
              </w:r>
            </w:ins>
          </w:p>
          <w:p w14:paraId="0917597E" w14:textId="77777777" w:rsidR="00BE130F" w:rsidRPr="005D13B9" w:rsidRDefault="00BE130F" w:rsidP="00BE130F">
            <w:pPr>
              <w:jc w:val="both"/>
              <w:rPr>
                <w:ins w:id="4962" w:author="mikle" w:date="2025-10-09T19:45:00Z"/>
                <w:lang w:val="en-US"/>
                <w:rPrChange w:id="4963" w:author="mikle" w:date="2025-10-09T19:58:00Z" w16du:dateUtc="2025-10-10T02:58:00Z">
                  <w:rPr>
                    <w:ins w:id="4964" w:author="mikle" w:date="2025-10-09T19:45:00Z"/>
                  </w:rPr>
                </w:rPrChange>
              </w:rPr>
            </w:pPr>
            <w:ins w:id="4965" w:author="mikle" w:date="2025-10-09T19:45:00Z">
              <w:r w:rsidRPr="005D13B9">
                <w:rPr>
                  <w:lang w:val="en-US"/>
                  <w:rPrChange w:id="4966" w:author="mikle" w:date="2025-10-09T19:57:00Z" w16du:dateUtc="2025-10-10T02:57:00Z">
                    <w:rPr/>
                  </w:rPrChange>
                </w:rPr>
                <w:t xml:space="preserve">        </w:t>
              </w:r>
              <w:r w:rsidRPr="005D13B9">
                <w:rPr>
                  <w:lang w:val="en-US"/>
                  <w:rPrChange w:id="4967" w:author="mikle" w:date="2025-10-09T19:58:00Z" w16du:dateUtc="2025-10-10T02:58:00Z">
                    <w:rPr/>
                  </w:rPrChange>
                </w:rPr>
                <w:t>return True</w:t>
              </w:r>
            </w:ins>
          </w:p>
          <w:p w14:paraId="5FD0F616" w14:textId="77777777" w:rsidR="00BE130F" w:rsidRPr="005D13B9" w:rsidRDefault="00BE130F" w:rsidP="00BE130F">
            <w:pPr>
              <w:jc w:val="both"/>
              <w:rPr>
                <w:ins w:id="4968" w:author="mikle" w:date="2025-10-09T19:45:00Z"/>
                <w:lang w:val="en-US"/>
                <w:rPrChange w:id="4969" w:author="mikle" w:date="2025-10-09T19:58:00Z" w16du:dateUtc="2025-10-10T02:58:00Z">
                  <w:rPr>
                    <w:ins w:id="4970" w:author="mikle" w:date="2025-10-09T19:45:00Z"/>
                  </w:rPr>
                </w:rPrChange>
              </w:rPr>
            </w:pPr>
            <w:ins w:id="4971" w:author="mikle" w:date="2025-10-09T19:45:00Z">
              <w:r w:rsidRPr="005D13B9">
                <w:rPr>
                  <w:lang w:val="en-US"/>
                  <w:rPrChange w:id="4972" w:author="mikle" w:date="2025-10-09T19:58:00Z" w16du:dateUtc="2025-10-10T02:58:00Z">
                    <w:rPr/>
                  </w:rPrChange>
                </w:rPr>
                <w:t xml:space="preserve">    except Exception as e:</w:t>
              </w:r>
            </w:ins>
          </w:p>
          <w:p w14:paraId="6E7D967C" w14:textId="77777777" w:rsidR="00BE130F" w:rsidRPr="005D13B9" w:rsidRDefault="00BE130F" w:rsidP="00BE130F">
            <w:pPr>
              <w:jc w:val="both"/>
              <w:rPr>
                <w:ins w:id="4973" w:author="mikle" w:date="2025-10-09T19:45:00Z"/>
                <w:lang w:val="en-US"/>
                <w:rPrChange w:id="4974" w:author="mikle" w:date="2025-10-09T19:58:00Z" w16du:dateUtc="2025-10-10T02:58:00Z">
                  <w:rPr>
                    <w:ins w:id="4975" w:author="mikle" w:date="2025-10-09T19:45:00Z"/>
                  </w:rPr>
                </w:rPrChange>
              </w:rPr>
            </w:pPr>
            <w:ins w:id="4976" w:author="mikle" w:date="2025-10-09T19:45:00Z">
              <w:r w:rsidRPr="005D13B9">
                <w:rPr>
                  <w:lang w:val="en-US"/>
                  <w:rPrChange w:id="4977" w:author="mikle" w:date="2025-10-09T19:58:00Z" w16du:dateUtc="2025-10-10T02:58:00Z">
                    <w:rPr/>
                  </w:rPrChange>
                </w:rPr>
                <w:t xml:space="preserve">        print(f"[CAMERA][ERROR] {event}: {e}")</w:t>
              </w:r>
            </w:ins>
          </w:p>
          <w:p w14:paraId="630313D9" w14:textId="77777777" w:rsidR="00BE130F" w:rsidRPr="005D13B9" w:rsidRDefault="00BE130F" w:rsidP="00BE130F">
            <w:pPr>
              <w:jc w:val="both"/>
              <w:rPr>
                <w:ins w:id="4978" w:author="mikle" w:date="2025-10-09T19:45:00Z"/>
                <w:lang w:val="en-US"/>
                <w:rPrChange w:id="4979" w:author="mikle" w:date="2025-10-09T19:58:00Z" w16du:dateUtc="2025-10-10T02:58:00Z">
                  <w:rPr>
                    <w:ins w:id="4980" w:author="mikle" w:date="2025-10-09T19:45:00Z"/>
                  </w:rPr>
                </w:rPrChange>
              </w:rPr>
            </w:pPr>
            <w:ins w:id="4981" w:author="mikle" w:date="2025-10-09T19:45:00Z">
              <w:r w:rsidRPr="005D13B9">
                <w:rPr>
                  <w:lang w:val="en-US"/>
                  <w:rPrChange w:id="4982" w:author="mikle" w:date="2025-10-09T19:58:00Z" w16du:dateUtc="2025-10-10T02:58:00Z">
                    <w:rPr/>
                  </w:rPrChange>
                </w:rPr>
                <w:t xml:space="preserve">        return False</w:t>
              </w:r>
            </w:ins>
          </w:p>
          <w:p w14:paraId="081D4EF7" w14:textId="77777777" w:rsidR="00BE130F" w:rsidRPr="005D13B9" w:rsidRDefault="00BE130F" w:rsidP="00BE130F">
            <w:pPr>
              <w:jc w:val="both"/>
              <w:rPr>
                <w:ins w:id="4983" w:author="mikle" w:date="2025-10-09T19:45:00Z"/>
                <w:lang w:val="en-US"/>
                <w:rPrChange w:id="4984" w:author="mikle" w:date="2025-10-09T19:58:00Z" w16du:dateUtc="2025-10-10T02:58:00Z">
                  <w:rPr>
                    <w:ins w:id="4985" w:author="mikle" w:date="2025-10-09T19:45:00Z"/>
                  </w:rPr>
                </w:rPrChange>
              </w:rPr>
            </w:pPr>
          </w:p>
          <w:p w14:paraId="676B191E" w14:textId="77777777" w:rsidR="00BE130F" w:rsidRPr="005D13B9" w:rsidRDefault="00BE130F" w:rsidP="00BE130F">
            <w:pPr>
              <w:jc w:val="both"/>
              <w:rPr>
                <w:ins w:id="4986" w:author="mikle" w:date="2025-10-09T19:45:00Z"/>
                <w:lang w:val="en-US"/>
                <w:rPrChange w:id="4987" w:author="mikle" w:date="2025-10-09T19:58:00Z" w16du:dateUtc="2025-10-10T02:58:00Z">
                  <w:rPr>
                    <w:ins w:id="4988" w:author="mikle" w:date="2025-10-09T19:45:00Z"/>
                  </w:rPr>
                </w:rPrChange>
              </w:rPr>
            </w:pPr>
            <w:ins w:id="4989" w:author="mikle" w:date="2025-10-09T19:45:00Z">
              <w:r w:rsidRPr="005D13B9">
                <w:rPr>
                  <w:lang w:val="en-US"/>
                  <w:rPrChange w:id="4990" w:author="mikle" w:date="2025-10-09T19:58:00Z" w16du:dateUtc="2025-10-10T02:58:00Z">
                    <w:rPr/>
                  </w:rPrChange>
                </w:rPr>
                <w:t>def draw_cov_rectangle(ax, S, E, width, color="#6EC1FF", alpha=0.15, label=None):</w:t>
              </w:r>
            </w:ins>
          </w:p>
          <w:p w14:paraId="12AF875E" w14:textId="77777777" w:rsidR="00BE130F" w:rsidRPr="005D13B9" w:rsidRDefault="00BE130F" w:rsidP="00BE130F">
            <w:pPr>
              <w:jc w:val="both"/>
              <w:rPr>
                <w:ins w:id="4991" w:author="mikle" w:date="2025-10-09T19:45:00Z"/>
                <w:lang w:val="en-US"/>
                <w:rPrChange w:id="4992" w:author="mikle" w:date="2025-10-09T19:58:00Z" w16du:dateUtc="2025-10-10T02:58:00Z">
                  <w:rPr>
                    <w:ins w:id="4993" w:author="mikle" w:date="2025-10-09T19:45:00Z"/>
                  </w:rPr>
                </w:rPrChange>
              </w:rPr>
            </w:pPr>
            <w:ins w:id="4994" w:author="mikle" w:date="2025-10-09T19:45:00Z">
              <w:r w:rsidRPr="005D13B9">
                <w:rPr>
                  <w:lang w:val="en-US"/>
                  <w:rPrChange w:id="4995" w:author="mikle" w:date="2025-10-09T19:58:00Z" w16du:dateUtc="2025-10-10T02:58:00Z">
                    <w:rPr/>
                  </w:rPrChange>
                </w:rPr>
                <w:t xml:space="preserve">    import math</w:t>
              </w:r>
            </w:ins>
          </w:p>
          <w:p w14:paraId="72E8D11A" w14:textId="77777777" w:rsidR="00BE130F" w:rsidRPr="005D13B9" w:rsidRDefault="00BE130F" w:rsidP="00BE130F">
            <w:pPr>
              <w:jc w:val="both"/>
              <w:rPr>
                <w:ins w:id="4996" w:author="mikle" w:date="2025-10-09T19:45:00Z"/>
                <w:lang w:val="en-US"/>
                <w:rPrChange w:id="4997" w:author="mikle" w:date="2025-10-09T19:58:00Z" w16du:dateUtc="2025-10-10T02:58:00Z">
                  <w:rPr>
                    <w:ins w:id="4998" w:author="mikle" w:date="2025-10-09T19:45:00Z"/>
                  </w:rPr>
                </w:rPrChange>
              </w:rPr>
            </w:pPr>
            <w:ins w:id="4999" w:author="mikle" w:date="2025-10-09T19:45:00Z">
              <w:r w:rsidRPr="005D13B9">
                <w:rPr>
                  <w:lang w:val="en-US"/>
                  <w:rPrChange w:id="5000" w:author="mikle" w:date="2025-10-09T19:58:00Z" w16du:dateUtc="2025-10-10T02:58:00Z">
                    <w:rPr/>
                  </w:rPrChange>
                </w:rPr>
                <w:t xml:space="preserve">    import matplotlib.patches as mpatches</w:t>
              </w:r>
            </w:ins>
          </w:p>
          <w:p w14:paraId="68AAB5DF" w14:textId="77777777" w:rsidR="00BE130F" w:rsidRPr="005D13B9" w:rsidRDefault="00BE130F" w:rsidP="00BE130F">
            <w:pPr>
              <w:jc w:val="both"/>
              <w:rPr>
                <w:ins w:id="5001" w:author="mikle" w:date="2025-10-09T19:45:00Z"/>
                <w:lang w:val="en-US"/>
                <w:rPrChange w:id="5002" w:author="mikle" w:date="2025-10-09T19:58:00Z" w16du:dateUtc="2025-10-10T02:58:00Z">
                  <w:rPr>
                    <w:ins w:id="5003" w:author="mikle" w:date="2025-10-09T19:45:00Z"/>
                  </w:rPr>
                </w:rPrChange>
              </w:rPr>
            </w:pPr>
            <w:ins w:id="5004" w:author="mikle" w:date="2025-10-09T19:45:00Z">
              <w:r w:rsidRPr="005D13B9">
                <w:rPr>
                  <w:lang w:val="en-US"/>
                  <w:rPrChange w:id="5005" w:author="mikle" w:date="2025-10-09T19:58:00Z" w16du:dateUtc="2025-10-10T02:58:00Z">
                    <w:rPr/>
                  </w:rPrChange>
                </w:rPr>
                <w:t xml:space="preserve">    dx, dy = E[0] - S[0], E[1] - S[1]</w:t>
              </w:r>
            </w:ins>
          </w:p>
          <w:p w14:paraId="78102DB6" w14:textId="77777777" w:rsidR="00BE130F" w:rsidRPr="005D13B9" w:rsidRDefault="00BE130F" w:rsidP="00BE130F">
            <w:pPr>
              <w:jc w:val="both"/>
              <w:rPr>
                <w:ins w:id="5006" w:author="mikle" w:date="2025-10-09T19:45:00Z"/>
                <w:lang w:val="en-US"/>
                <w:rPrChange w:id="5007" w:author="mikle" w:date="2025-10-09T19:58:00Z" w16du:dateUtc="2025-10-10T02:58:00Z">
                  <w:rPr>
                    <w:ins w:id="5008" w:author="mikle" w:date="2025-10-09T19:45:00Z"/>
                  </w:rPr>
                </w:rPrChange>
              </w:rPr>
            </w:pPr>
            <w:ins w:id="5009" w:author="mikle" w:date="2025-10-09T19:45:00Z">
              <w:r w:rsidRPr="005D13B9">
                <w:rPr>
                  <w:lang w:val="en-US"/>
                  <w:rPrChange w:id="5010" w:author="mikle" w:date="2025-10-09T19:58:00Z" w16du:dateUtc="2025-10-10T02:58:00Z">
                    <w:rPr/>
                  </w:rPrChange>
                </w:rPr>
                <w:t xml:space="preserve">    L = math.hypot(dx, dy)</w:t>
              </w:r>
            </w:ins>
          </w:p>
          <w:p w14:paraId="1FB68911" w14:textId="77777777" w:rsidR="00BE130F" w:rsidRPr="00DF467A" w:rsidRDefault="00BE130F" w:rsidP="00BE130F">
            <w:pPr>
              <w:jc w:val="both"/>
              <w:rPr>
                <w:ins w:id="5011" w:author="mikle" w:date="2025-10-09T19:45:00Z"/>
                <w:lang w:val="en-US"/>
                <w:rPrChange w:id="5012" w:author="mikle" w:date="2025-10-09T20:01:00Z" w16du:dateUtc="2025-10-10T03:01:00Z">
                  <w:rPr>
                    <w:ins w:id="5013" w:author="mikle" w:date="2025-10-09T19:45:00Z"/>
                  </w:rPr>
                </w:rPrChange>
              </w:rPr>
            </w:pPr>
            <w:ins w:id="5014" w:author="mikle" w:date="2025-10-09T19:45:00Z">
              <w:r w:rsidRPr="005D13B9">
                <w:rPr>
                  <w:lang w:val="en-US"/>
                  <w:rPrChange w:id="5015" w:author="mikle" w:date="2025-10-09T19:58:00Z" w16du:dateUtc="2025-10-10T02:58:00Z">
                    <w:rPr/>
                  </w:rPrChange>
                </w:rPr>
                <w:t xml:space="preserve">    </w:t>
              </w:r>
              <w:r w:rsidRPr="00DF467A">
                <w:rPr>
                  <w:lang w:val="en-US"/>
                  <w:rPrChange w:id="5016" w:author="mikle" w:date="2025-10-09T20:01:00Z" w16du:dateUtc="2025-10-10T03:01:00Z">
                    <w:rPr/>
                  </w:rPrChange>
                </w:rPr>
                <w:t>if L &lt; 1e-6:</w:t>
              </w:r>
            </w:ins>
          </w:p>
          <w:p w14:paraId="38B524DF" w14:textId="77777777" w:rsidR="00BE130F" w:rsidRPr="00DF467A" w:rsidRDefault="00BE130F" w:rsidP="00BE130F">
            <w:pPr>
              <w:jc w:val="both"/>
              <w:rPr>
                <w:ins w:id="5017" w:author="mikle" w:date="2025-10-09T19:45:00Z"/>
                <w:lang w:val="en-US"/>
                <w:rPrChange w:id="5018" w:author="mikle" w:date="2025-10-09T20:01:00Z" w16du:dateUtc="2025-10-10T03:01:00Z">
                  <w:rPr>
                    <w:ins w:id="5019" w:author="mikle" w:date="2025-10-09T19:45:00Z"/>
                  </w:rPr>
                </w:rPrChange>
              </w:rPr>
            </w:pPr>
            <w:ins w:id="5020" w:author="mikle" w:date="2025-10-09T19:45:00Z">
              <w:r w:rsidRPr="00DF467A">
                <w:rPr>
                  <w:lang w:val="en-US"/>
                  <w:rPrChange w:id="5021" w:author="mikle" w:date="2025-10-09T20:01:00Z" w16du:dateUtc="2025-10-10T03:01:00Z">
                    <w:rPr/>
                  </w:rPrChange>
                </w:rPr>
                <w:t xml:space="preserve">        return</w:t>
              </w:r>
            </w:ins>
          </w:p>
          <w:p w14:paraId="185454BC" w14:textId="77777777" w:rsidR="00BE130F" w:rsidRPr="00DF467A" w:rsidRDefault="00BE130F" w:rsidP="00BE130F">
            <w:pPr>
              <w:jc w:val="both"/>
              <w:rPr>
                <w:ins w:id="5022" w:author="mikle" w:date="2025-10-09T19:45:00Z"/>
                <w:lang w:val="en-US"/>
                <w:rPrChange w:id="5023" w:author="mikle" w:date="2025-10-09T20:01:00Z" w16du:dateUtc="2025-10-10T03:01:00Z">
                  <w:rPr>
                    <w:ins w:id="5024" w:author="mikle" w:date="2025-10-09T19:45:00Z"/>
                  </w:rPr>
                </w:rPrChange>
              </w:rPr>
            </w:pPr>
            <w:ins w:id="5025" w:author="mikle" w:date="2025-10-09T19:45:00Z">
              <w:r w:rsidRPr="00DF467A">
                <w:rPr>
                  <w:lang w:val="en-US"/>
                  <w:rPrChange w:id="5026" w:author="mikle" w:date="2025-10-09T20:01:00Z" w16du:dateUtc="2025-10-10T03:01:00Z">
                    <w:rPr/>
                  </w:rPrChange>
                </w:rPr>
                <w:t xml:space="preserve">    ux, uy = dx / L, dy / L</w:t>
              </w:r>
            </w:ins>
          </w:p>
          <w:p w14:paraId="76435BFA" w14:textId="77777777" w:rsidR="00BE130F" w:rsidRPr="00DF467A" w:rsidRDefault="00BE130F" w:rsidP="00BE130F">
            <w:pPr>
              <w:jc w:val="both"/>
              <w:rPr>
                <w:ins w:id="5027" w:author="mikle" w:date="2025-10-09T19:45:00Z"/>
                <w:lang w:val="en-US"/>
                <w:rPrChange w:id="5028" w:author="mikle" w:date="2025-10-09T20:01:00Z" w16du:dateUtc="2025-10-10T03:01:00Z">
                  <w:rPr>
                    <w:ins w:id="5029" w:author="mikle" w:date="2025-10-09T19:45:00Z"/>
                  </w:rPr>
                </w:rPrChange>
              </w:rPr>
            </w:pPr>
            <w:ins w:id="5030" w:author="mikle" w:date="2025-10-09T19:45:00Z">
              <w:r w:rsidRPr="00DF467A">
                <w:rPr>
                  <w:lang w:val="en-US"/>
                  <w:rPrChange w:id="5031" w:author="mikle" w:date="2025-10-09T20:01:00Z" w16du:dateUtc="2025-10-10T03:01:00Z">
                    <w:rPr/>
                  </w:rPrChange>
                </w:rPr>
                <w:lastRenderedPageBreak/>
                <w:t xml:space="preserve">    nx, ny = -uy, ux</w:t>
              </w:r>
            </w:ins>
          </w:p>
          <w:p w14:paraId="112C820E" w14:textId="77777777" w:rsidR="00BE130F" w:rsidRPr="00DF467A" w:rsidRDefault="00BE130F" w:rsidP="00BE130F">
            <w:pPr>
              <w:jc w:val="both"/>
              <w:rPr>
                <w:ins w:id="5032" w:author="mikle" w:date="2025-10-09T19:45:00Z"/>
                <w:lang w:val="en-US"/>
                <w:rPrChange w:id="5033" w:author="mikle" w:date="2025-10-09T20:01:00Z" w16du:dateUtc="2025-10-10T03:01:00Z">
                  <w:rPr>
                    <w:ins w:id="5034" w:author="mikle" w:date="2025-10-09T19:45:00Z"/>
                  </w:rPr>
                </w:rPrChange>
              </w:rPr>
            </w:pPr>
            <w:ins w:id="5035" w:author="mikle" w:date="2025-10-09T19:45:00Z">
              <w:r w:rsidRPr="00DF467A">
                <w:rPr>
                  <w:lang w:val="en-US"/>
                  <w:rPrChange w:id="5036" w:author="mikle" w:date="2025-10-09T20:01:00Z" w16du:dateUtc="2025-10-10T03:01:00Z">
                    <w:rPr/>
                  </w:rPrChange>
                </w:rPr>
                <w:t xml:space="preserve">    w2 = width / 2.0</w:t>
              </w:r>
            </w:ins>
          </w:p>
          <w:p w14:paraId="73860CB4" w14:textId="77777777" w:rsidR="00BE130F" w:rsidRPr="00DF467A" w:rsidRDefault="00BE130F" w:rsidP="00BE130F">
            <w:pPr>
              <w:jc w:val="both"/>
              <w:rPr>
                <w:ins w:id="5037" w:author="mikle" w:date="2025-10-09T19:45:00Z"/>
                <w:lang w:val="en-US"/>
                <w:rPrChange w:id="5038" w:author="mikle" w:date="2025-10-09T20:01:00Z" w16du:dateUtc="2025-10-10T03:01:00Z">
                  <w:rPr>
                    <w:ins w:id="5039" w:author="mikle" w:date="2025-10-09T19:45:00Z"/>
                  </w:rPr>
                </w:rPrChange>
              </w:rPr>
            </w:pPr>
            <w:ins w:id="5040" w:author="mikle" w:date="2025-10-09T19:45:00Z">
              <w:r w:rsidRPr="00DF467A">
                <w:rPr>
                  <w:lang w:val="en-US"/>
                  <w:rPrChange w:id="5041" w:author="mikle" w:date="2025-10-09T20:01:00Z" w16du:dateUtc="2025-10-10T03:01:00Z">
                    <w:rPr/>
                  </w:rPrChange>
                </w:rPr>
                <w:t xml:space="preserve">    p1 = (S[0] + nx * w2, S[1] + ny * w2)</w:t>
              </w:r>
            </w:ins>
          </w:p>
          <w:p w14:paraId="78A24960" w14:textId="77777777" w:rsidR="00BE130F" w:rsidRPr="00DF467A" w:rsidRDefault="00BE130F" w:rsidP="00BE130F">
            <w:pPr>
              <w:jc w:val="both"/>
              <w:rPr>
                <w:ins w:id="5042" w:author="mikle" w:date="2025-10-09T19:45:00Z"/>
                <w:lang w:val="en-US"/>
                <w:rPrChange w:id="5043" w:author="mikle" w:date="2025-10-09T20:01:00Z" w16du:dateUtc="2025-10-10T03:01:00Z">
                  <w:rPr>
                    <w:ins w:id="5044" w:author="mikle" w:date="2025-10-09T19:45:00Z"/>
                  </w:rPr>
                </w:rPrChange>
              </w:rPr>
            </w:pPr>
            <w:ins w:id="5045" w:author="mikle" w:date="2025-10-09T19:45:00Z">
              <w:r w:rsidRPr="00DF467A">
                <w:rPr>
                  <w:lang w:val="en-US"/>
                  <w:rPrChange w:id="5046" w:author="mikle" w:date="2025-10-09T20:01:00Z" w16du:dateUtc="2025-10-10T03:01:00Z">
                    <w:rPr/>
                  </w:rPrChange>
                </w:rPr>
                <w:t xml:space="preserve">    p2 = (E[0] + nx * w2, E[1] + ny * w2)</w:t>
              </w:r>
            </w:ins>
          </w:p>
          <w:p w14:paraId="04E5EEFA" w14:textId="77777777" w:rsidR="00BE130F" w:rsidRPr="00DF467A" w:rsidRDefault="00BE130F" w:rsidP="00BE130F">
            <w:pPr>
              <w:jc w:val="both"/>
              <w:rPr>
                <w:ins w:id="5047" w:author="mikle" w:date="2025-10-09T19:45:00Z"/>
                <w:lang w:val="en-US"/>
                <w:rPrChange w:id="5048" w:author="mikle" w:date="2025-10-09T20:01:00Z" w16du:dateUtc="2025-10-10T03:01:00Z">
                  <w:rPr>
                    <w:ins w:id="5049" w:author="mikle" w:date="2025-10-09T19:45:00Z"/>
                  </w:rPr>
                </w:rPrChange>
              </w:rPr>
            </w:pPr>
            <w:ins w:id="5050" w:author="mikle" w:date="2025-10-09T19:45:00Z">
              <w:r w:rsidRPr="00DF467A">
                <w:rPr>
                  <w:lang w:val="en-US"/>
                  <w:rPrChange w:id="5051" w:author="mikle" w:date="2025-10-09T20:01:00Z" w16du:dateUtc="2025-10-10T03:01:00Z">
                    <w:rPr/>
                  </w:rPrChange>
                </w:rPr>
                <w:t xml:space="preserve">    p3 = (E[0] - nx * w2, E[1] - ny * w2)</w:t>
              </w:r>
            </w:ins>
          </w:p>
          <w:p w14:paraId="040D8D1E" w14:textId="77777777" w:rsidR="00BE130F" w:rsidRPr="00DF467A" w:rsidRDefault="00BE130F" w:rsidP="00BE130F">
            <w:pPr>
              <w:jc w:val="both"/>
              <w:rPr>
                <w:ins w:id="5052" w:author="mikle" w:date="2025-10-09T19:45:00Z"/>
                <w:lang w:val="en-US"/>
                <w:rPrChange w:id="5053" w:author="mikle" w:date="2025-10-09T20:01:00Z" w16du:dateUtc="2025-10-10T03:01:00Z">
                  <w:rPr>
                    <w:ins w:id="5054" w:author="mikle" w:date="2025-10-09T19:45:00Z"/>
                  </w:rPr>
                </w:rPrChange>
              </w:rPr>
            </w:pPr>
            <w:ins w:id="5055" w:author="mikle" w:date="2025-10-09T19:45:00Z">
              <w:r w:rsidRPr="00DF467A">
                <w:rPr>
                  <w:lang w:val="en-US"/>
                  <w:rPrChange w:id="5056" w:author="mikle" w:date="2025-10-09T20:01:00Z" w16du:dateUtc="2025-10-10T03:01:00Z">
                    <w:rPr/>
                  </w:rPrChange>
                </w:rPr>
                <w:t xml:space="preserve">    p4 = (S[0] - nx * w2, S[1] - ny * w2)</w:t>
              </w:r>
            </w:ins>
          </w:p>
          <w:p w14:paraId="16EB7664" w14:textId="77777777" w:rsidR="00BE130F" w:rsidRPr="00DF467A" w:rsidRDefault="00BE130F" w:rsidP="00BE130F">
            <w:pPr>
              <w:jc w:val="both"/>
              <w:rPr>
                <w:ins w:id="5057" w:author="mikle" w:date="2025-10-09T19:45:00Z"/>
                <w:lang w:val="en-US"/>
                <w:rPrChange w:id="5058" w:author="mikle" w:date="2025-10-09T20:01:00Z" w16du:dateUtc="2025-10-10T03:01:00Z">
                  <w:rPr>
                    <w:ins w:id="5059" w:author="mikle" w:date="2025-10-09T19:45:00Z"/>
                  </w:rPr>
                </w:rPrChange>
              </w:rPr>
            </w:pPr>
            <w:ins w:id="5060" w:author="mikle" w:date="2025-10-09T19:45:00Z">
              <w:r w:rsidRPr="00DF467A">
                <w:rPr>
                  <w:lang w:val="en-US"/>
                  <w:rPrChange w:id="5061" w:author="mikle" w:date="2025-10-09T20:01:00Z" w16du:dateUtc="2025-10-10T03:01:00Z">
                    <w:rPr/>
                  </w:rPrChange>
                </w:rPr>
                <w:t xml:space="preserve">    ax.add_patch(mpatches.Polygon(</w:t>
              </w:r>
            </w:ins>
          </w:p>
          <w:p w14:paraId="6229A089" w14:textId="77777777" w:rsidR="00BE130F" w:rsidRPr="00DF467A" w:rsidRDefault="00BE130F" w:rsidP="00BE130F">
            <w:pPr>
              <w:jc w:val="both"/>
              <w:rPr>
                <w:ins w:id="5062" w:author="mikle" w:date="2025-10-09T19:45:00Z"/>
                <w:lang w:val="en-US"/>
                <w:rPrChange w:id="5063" w:author="mikle" w:date="2025-10-09T20:01:00Z" w16du:dateUtc="2025-10-10T03:01:00Z">
                  <w:rPr>
                    <w:ins w:id="5064" w:author="mikle" w:date="2025-10-09T19:45:00Z"/>
                  </w:rPr>
                </w:rPrChange>
              </w:rPr>
            </w:pPr>
            <w:ins w:id="5065" w:author="mikle" w:date="2025-10-09T19:45:00Z">
              <w:r w:rsidRPr="00DF467A">
                <w:rPr>
                  <w:lang w:val="en-US"/>
                  <w:rPrChange w:id="5066" w:author="mikle" w:date="2025-10-09T20:01:00Z" w16du:dateUtc="2025-10-10T03:01:00Z">
                    <w:rPr/>
                  </w:rPrChange>
                </w:rPr>
                <w:t xml:space="preserve">        [p1, p2, p3, p4],</w:t>
              </w:r>
            </w:ins>
          </w:p>
          <w:p w14:paraId="7200892C" w14:textId="77777777" w:rsidR="00BE130F" w:rsidRPr="00DF467A" w:rsidRDefault="00BE130F" w:rsidP="00BE130F">
            <w:pPr>
              <w:jc w:val="both"/>
              <w:rPr>
                <w:ins w:id="5067" w:author="mikle" w:date="2025-10-09T19:45:00Z"/>
                <w:lang w:val="en-US"/>
                <w:rPrChange w:id="5068" w:author="mikle" w:date="2025-10-09T20:01:00Z" w16du:dateUtc="2025-10-10T03:01:00Z">
                  <w:rPr>
                    <w:ins w:id="5069" w:author="mikle" w:date="2025-10-09T19:45:00Z"/>
                  </w:rPr>
                </w:rPrChange>
              </w:rPr>
            </w:pPr>
            <w:ins w:id="5070" w:author="mikle" w:date="2025-10-09T19:45:00Z">
              <w:r w:rsidRPr="00DF467A">
                <w:rPr>
                  <w:lang w:val="en-US"/>
                  <w:rPrChange w:id="5071" w:author="mikle" w:date="2025-10-09T20:01:00Z" w16du:dateUtc="2025-10-10T03:01:00Z">
                    <w:rPr/>
                  </w:rPrChange>
                </w:rPr>
                <w:t xml:space="preserve">        closed=True,</w:t>
              </w:r>
            </w:ins>
          </w:p>
          <w:p w14:paraId="199B6249" w14:textId="77777777" w:rsidR="00BE130F" w:rsidRPr="00DF467A" w:rsidRDefault="00BE130F" w:rsidP="00BE130F">
            <w:pPr>
              <w:jc w:val="both"/>
              <w:rPr>
                <w:ins w:id="5072" w:author="mikle" w:date="2025-10-09T19:45:00Z"/>
                <w:lang w:val="en-US"/>
                <w:rPrChange w:id="5073" w:author="mikle" w:date="2025-10-09T20:01:00Z" w16du:dateUtc="2025-10-10T03:01:00Z">
                  <w:rPr>
                    <w:ins w:id="5074" w:author="mikle" w:date="2025-10-09T19:45:00Z"/>
                  </w:rPr>
                </w:rPrChange>
              </w:rPr>
            </w:pPr>
            <w:ins w:id="5075" w:author="mikle" w:date="2025-10-09T19:45:00Z">
              <w:r w:rsidRPr="00DF467A">
                <w:rPr>
                  <w:lang w:val="en-US"/>
                  <w:rPrChange w:id="5076" w:author="mikle" w:date="2025-10-09T20:01:00Z" w16du:dateUtc="2025-10-10T03:01:00Z">
                    <w:rPr/>
                  </w:rPrChange>
                </w:rPr>
                <w:t xml:space="preserve">        facecolor=color,</w:t>
              </w:r>
            </w:ins>
          </w:p>
          <w:p w14:paraId="79164363" w14:textId="77777777" w:rsidR="00BE130F" w:rsidRPr="00DF467A" w:rsidRDefault="00BE130F" w:rsidP="00BE130F">
            <w:pPr>
              <w:jc w:val="both"/>
              <w:rPr>
                <w:ins w:id="5077" w:author="mikle" w:date="2025-10-09T19:45:00Z"/>
                <w:lang w:val="en-US"/>
                <w:rPrChange w:id="5078" w:author="mikle" w:date="2025-10-09T20:01:00Z" w16du:dateUtc="2025-10-10T03:01:00Z">
                  <w:rPr>
                    <w:ins w:id="5079" w:author="mikle" w:date="2025-10-09T19:45:00Z"/>
                  </w:rPr>
                </w:rPrChange>
              </w:rPr>
            </w:pPr>
            <w:ins w:id="5080" w:author="mikle" w:date="2025-10-09T19:45:00Z">
              <w:r w:rsidRPr="00DF467A">
                <w:rPr>
                  <w:lang w:val="en-US"/>
                  <w:rPrChange w:id="5081" w:author="mikle" w:date="2025-10-09T20:01:00Z" w16du:dateUtc="2025-10-10T03:01:00Z">
                    <w:rPr/>
                  </w:rPrChange>
                </w:rPr>
                <w:t xml:space="preserve">        edgecolor="none",</w:t>
              </w:r>
            </w:ins>
          </w:p>
          <w:p w14:paraId="662427FF" w14:textId="77777777" w:rsidR="00BE130F" w:rsidRPr="00DF467A" w:rsidRDefault="00BE130F" w:rsidP="00BE130F">
            <w:pPr>
              <w:jc w:val="both"/>
              <w:rPr>
                <w:ins w:id="5082" w:author="mikle" w:date="2025-10-09T19:45:00Z"/>
                <w:lang w:val="en-US"/>
                <w:rPrChange w:id="5083" w:author="mikle" w:date="2025-10-09T20:01:00Z" w16du:dateUtc="2025-10-10T03:01:00Z">
                  <w:rPr>
                    <w:ins w:id="5084" w:author="mikle" w:date="2025-10-09T19:45:00Z"/>
                  </w:rPr>
                </w:rPrChange>
              </w:rPr>
            </w:pPr>
            <w:ins w:id="5085" w:author="mikle" w:date="2025-10-09T19:45:00Z">
              <w:r w:rsidRPr="00DF467A">
                <w:rPr>
                  <w:lang w:val="en-US"/>
                  <w:rPrChange w:id="5086" w:author="mikle" w:date="2025-10-09T20:01:00Z" w16du:dateUtc="2025-10-10T03:01:00Z">
                    <w:rPr/>
                  </w:rPrChange>
                </w:rPr>
                <w:t xml:space="preserve">        alpha=alpha,</w:t>
              </w:r>
            </w:ins>
          </w:p>
          <w:p w14:paraId="141F4538" w14:textId="43E81A05" w:rsidR="00BE130F" w:rsidRPr="00DF467A" w:rsidRDefault="00BE130F" w:rsidP="00BE130F">
            <w:pPr>
              <w:jc w:val="both"/>
              <w:rPr>
                <w:ins w:id="5087" w:author="mikle" w:date="2025-10-09T19:45:00Z"/>
                <w:lang w:val="en-US"/>
                <w:rPrChange w:id="5088" w:author="mikle" w:date="2025-10-09T20:01:00Z" w16du:dateUtc="2025-10-10T03:01:00Z">
                  <w:rPr>
                    <w:ins w:id="5089" w:author="mikle" w:date="2025-10-09T19:45:00Z"/>
                  </w:rPr>
                </w:rPrChange>
              </w:rPr>
            </w:pPr>
            <w:ins w:id="5090" w:author="mikle" w:date="2025-10-09T19:45:00Z">
              <w:r w:rsidRPr="00DF467A">
                <w:rPr>
                  <w:lang w:val="en-US"/>
                  <w:rPrChange w:id="5091" w:author="mikle" w:date="2025-10-09T20:01:00Z" w16du:dateUtc="2025-10-10T03:01:00Z">
                    <w:rPr/>
                  </w:rPrChange>
                </w:rPr>
                <w:t xml:space="preserve">        label=label,            </w:t>
              </w:r>
            </w:ins>
          </w:p>
          <w:p w14:paraId="0EAF382F" w14:textId="77777777" w:rsidR="00BE130F" w:rsidRPr="00DF467A" w:rsidRDefault="00BE130F" w:rsidP="00BE130F">
            <w:pPr>
              <w:jc w:val="both"/>
              <w:rPr>
                <w:ins w:id="5092" w:author="mikle" w:date="2025-10-09T19:45:00Z"/>
                <w:lang w:val="en-US"/>
                <w:rPrChange w:id="5093" w:author="mikle" w:date="2025-10-09T20:01:00Z" w16du:dateUtc="2025-10-10T03:01:00Z">
                  <w:rPr>
                    <w:ins w:id="5094" w:author="mikle" w:date="2025-10-09T19:45:00Z"/>
                  </w:rPr>
                </w:rPrChange>
              </w:rPr>
            </w:pPr>
            <w:ins w:id="5095" w:author="mikle" w:date="2025-10-09T19:45:00Z">
              <w:r w:rsidRPr="00DF467A">
                <w:rPr>
                  <w:lang w:val="en-US"/>
                  <w:rPrChange w:id="5096" w:author="mikle" w:date="2025-10-09T20:01:00Z" w16du:dateUtc="2025-10-10T03:01:00Z">
                    <w:rPr/>
                  </w:rPrChange>
                </w:rPr>
                <w:t xml:space="preserve">    ))</w:t>
              </w:r>
            </w:ins>
          </w:p>
          <w:p w14:paraId="730B1772" w14:textId="77777777" w:rsidR="00BE130F" w:rsidRPr="00DF467A" w:rsidRDefault="00BE130F" w:rsidP="00BE130F">
            <w:pPr>
              <w:jc w:val="both"/>
              <w:rPr>
                <w:ins w:id="5097" w:author="mikle" w:date="2025-10-09T19:45:00Z"/>
                <w:lang w:val="en-US"/>
                <w:rPrChange w:id="5098" w:author="mikle" w:date="2025-10-09T20:01:00Z" w16du:dateUtc="2025-10-10T03:01:00Z">
                  <w:rPr>
                    <w:ins w:id="5099" w:author="mikle" w:date="2025-10-09T19:45:00Z"/>
                  </w:rPr>
                </w:rPrChange>
              </w:rPr>
            </w:pPr>
            <w:ins w:id="5100" w:author="mikle" w:date="2025-10-09T19:45:00Z">
              <w:r w:rsidRPr="00DF467A">
                <w:rPr>
                  <w:lang w:val="en-US"/>
                  <w:rPrChange w:id="5101" w:author="mikle" w:date="2025-10-09T20:01:00Z" w16du:dateUtc="2025-10-10T03:01:00Z">
                    <w:rPr/>
                  </w:rPrChange>
                </w:rPr>
                <w:br/>
              </w:r>
            </w:ins>
          </w:p>
          <w:p w14:paraId="221E8B3E" w14:textId="77777777" w:rsidR="00BE130F" w:rsidRPr="00DF467A" w:rsidRDefault="00BE130F" w:rsidP="00BE130F">
            <w:pPr>
              <w:jc w:val="both"/>
              <w:rPr>
                <w:ins w:id="5102" w:author="mikle" w:date="2025-10-09T19:45:00Z"/>
                <w:lang w:val="en-US"/>
                <w:rPrChange w:id="5103" w:author="mikle" w:date="2025-10-09T20:01:00Z" w16du:dateUtc="2025-10-10T03:01:00Z">
                  <w:rPr>
                    <w:ins w:id="5104" w:author="mikle" w:date="2025-10-09T19:45:00Z"/>
                  </w:rPr>
                </w:rPrChange>
              </w:rPr>
            </w:pPr>
            <w:ins w:id="5105" w:author="mikle" w:date="2025-10-09T19:45:00Z">
              <w:r w:rsidRPr="00DF467A">
                <w:rPr>
                  <w:lang w:val="en-US"/>
                  <w:rPrChange w:id="5106" w:author="mikle" w:date="2025-10-09T20:01:00Z" w16du:dateUtc="2025-10-10T03:01:00Z">
                    <w:rPr/>
                  </w:rPrChange>
                </w:rPr>
                <w:t>@dataclass</w:t>
              </w:r>
            </w:ins>
          </w:p>
          <w:p w14:paraId="08D0846C" w14:textId="77777777" w:rsidR="00BE130F" w:rsidRPr="00DF467A" w:rsidRDefault="00BE130F" w:rsidP="00BE130F">
            <w:pPr>
              <w:jc w:val="both"/>
              <w:rPr>
                <w:ins w:id="5107" w:author="mikle" w:date="2025-10-09T19:45:00Z"/>
                <w:lang w:val="en-US"/>
                <w:rPrChange w:id="5108" w:author="mikle" w:date="2025-10-09T20:01:00Z" w16du:dateUtc="2025-10-10T03:01:00Z">
                  <w:rPr>
                    <w:ins w:id="5109" w:author="mikle" w:date="2025-10-09T19:45:00Z"/>
                  </w:rPr>
                </w:rPrChange>
              </w:rPr>
            </w:pPr>
            <w:ins w:id="5110" w:author="mikle" w:date="2025-10-09T19:45:00Z">
              <w:r w:rsidRPr="00DF467A">
                <w:rPr>
                  <w:lang w:val="en-US"/>
                  <w:rPrChange w:id="5111" w:author="mikle" w:date="2025-10-09T20:01:00Z" w16du:dateUtc="2025-10-10T03:01:00Z">
                    <w:rPr/>
                  </w:rPrChange>
                </w:rPr>
                <w:t>class SimResult:</w:t>
              </w:r>
            </w:ins>
          </w:p>
          <w:p w14:paraId="4274CDDE" w14:textId="77777777" w:rsidR="00BE130F" w:rsidRPr="00DF467A" w:rsidRDefault="00BE130F" w:rsidP="00BE130F">
            <w:pPr>
              <w:jc w:val="both"/>
              <w:rPr>
                <w:ins w:id="5112" w:author="mikle" w:date="2025-10-09T19:45:00Z"/>
                <w:lang w:val="en-US"/>
                <w:rPrChange w:id="5113" w:author="mikle" w:date="2025-10-09T20:01:00Z" w16du:dateUtc="2025-10-10T03:01:00Z">
                  <w:rPr>
                    <w:ins w:id="5114" w:author="mikle" w:date="2025-10-09T19:45:00Z"/>
                  </w:rPr>
                </w:rPrChange>
              </w:rPr>
            </w:pPr>
            <w:ins w:id="5115" w:author="mikle" w:date="2025-10-09T19:45:00Z">
              <w:r w:rsidRPr="00DF467A">
                <w:rPr>
                  <w:lang w:val="en-US"/>
                  <w:rPrChange w:id="5116" w:author="mikle" w:date="2025-10-09T20:01:00Z" w16du:dateUtc="2025-10-10T03:01:00Z">
                    <w:rPr/>
                  </w:rPrChange>
                </w:rPr>
                <w:t xml:space="preserve">    xs: List[float]</w:t>
              </w:r>
            </w:ins>
          </w:p>
          <w:p w14:paraId="160AA50D" w14:textId="77777777" w:rsidR="00BE130F" w:rsidRPr="00DF467A" w:rsidRDefault="00BE130F" w:rsidP="00BE130F">
            <w:pPr>
              <w:jc w:val="both"/>
              <w:rPr>
                <w:ins w:id="5117" w:author="mikle" w:date="2025-10-09T19:45:00Z"/>
                <w:lang w:val="en-US"/>
                <w:rPrChange w:id="5118" w:author="mikle" w:date="2025-10-09T20:01:00Z" w16du:dateUtc="2025-10-10T03:01:00Z">
                  <w:rPr>
                    <w:ins w:id="5119" w:author="mikle" w:date="2025-10-09T19:45:00Z"/>
                  </w:rPr>
                </w:rPrChange>
              </w:rPr>
            </w:pPr>
            <w:ins w:id="5120" w:author="mikle" w:date="2025-10-09T19:45:00Z">
              <w:r w:rsidRPr="00DF467A">
                <w:rPr>
                  <w:lang w:val="en-US"/>
                  <w:rPrChange w:id="5121" w:author="mikle" w:date="2025-10-09T20:01:00Z" w16du:dateUtc="2025-10-10T03:01:00Z">
                    <w:rPr/>
                  </w:rPrChange>
                </w:rPr>
                <w:t xml:space="preserve">    ys: List[float]</w:t>
              </w:r>
            </w:ins>
          </w:p>
          <w:p w14:paraId="316AB0AD" w14:textId="77777777" w:rsidR="00BE130F" w:rsidRPr="00DF467A" w:rsidRDefault="00BE130F" w:rsidP="00BE130F">
            <w:pPr>
              <w:jc w:val="both"/>
              <w:rPr>
                <w:ins w:id="5122" w:author="mikle" w:date="2025-10-09T19:45:00Z"/>
                <w:lang w:val="en-US"/>
                <w:rPrChange w:id="5123" w:author="mikle" w:date="2025-10-09T20:02:00Z" w16du:dateUtc="2025-10-10T03:02:00Z">
                  <w:rPr>
                    <w:ins w:id="5124" w:author="mikle" w:date="2025-10-09T19:45:00Z"/>
                  </w:rPr>
                </w:rPrChange>
              </w:rPr>
            </w:pPr>
            <w:ins w:id="5125" w:author="mikle" w:date="2025-10-09T19:45:00Z">
              <w:r w:rsidRPr="00DF467A">
                <w:rPr>
                  <w:lang w:val="en-US"/>
                  <w:rPrChange w:id="5126" w:author="mikle" w:date="2025-10-09T20:01:00Z" w16du:dateUtc="2025-10-10T03:01:00Z">
                    <w:rPr/>
                  </w:rPrChange>
                </w:rPr>
                <w:t xml:space="preserve">    </w:t>
              </w:r>
              <w:r w:rsidRPr="00DF467A">
                <w:rPr>
                  <w:lang w:val="en-US"/>
                  <w:rPrChange w:id="5127" w:author="mikle" w:date="2025-10-09T20:02:00Z" w16du:dateUtc="2025-10-10T03:02:00Z">
                    <w:rPr/>
                  </w:rPrChange>
                </w:rPr>
                <w:t>wps: List[Tuple[float, float]]</w:t>
              </w:r>
            </w:ins>
          </w:p>
          <w:p w14:paraId="6508A53A" w14:textId="77777777" w:rsidR="00BE130F" w:rsidRPr="00DF467A" w:rsidRDefault="00BE130F" w:rsidP="00BE130F">
            <w:pPr>
              <w:jc w:val="both"/>
              <w:rPr>
                <w:ins w:id="5128" w:author="mikle" w:date="2025-10-09T19:45:00Z"/>
                <w:lang w:val="en-US"/>
                <w:rPrChange w:id="5129" w:author="mikle" w:date="2025-10-09T20:02:00Z" w16du:dateUtc="2025-10-10T03:02:00Z">
                  <w:rPr>
                    <w:ins w:id="5130" w:author="mikle" w:date="2025-10-09T19:45:00Z"/>
                  </w:rPr>
                </w:rPrChange>
              </w:rPr>
            </w:pPr>
            <w:ins w:id="5131" w:author="mikle" w:date="2025-10-09T19:45:00Z">
              <w:r w:rsidRPr="00DF467A">
                <w:rPr>
                  <w:lang w:val="en-US"/>
                  <w:rPrChange w:id="5132" w:author="mikle" w:date="2025-10-09T20:02:00Z" w16du:dateUtc="2025-10-10T03:02:00Z">
                    <w:rPr/>
                  </w:rPrChange>
                </w:rPr>
                <w:t xml:space="preserve">    rect: Tuple[float, float, float, float]</w:t>
              </w:r>
            </w:ins>
          </w:p>
          <w:p w14:paraId="17B78DBF" w14:textId="77777777" w:rsidR="00BE130F" w:rsidRPr="00DF467A" w:rsidRDefault="00BE130F" w:rsidP="00BE130F">
            <w:pPr>
              <w:jc w:val="both"/>
              <w:rPr>
                <w:ins w:id="5133" w:author="mikle" w:date="2025-10-09T19:45:00Z"/>
                <w:lang w:val="en-US"/>
                <w:rPrChange w:id="5134" w:author="mikle" w:date="2025-10-09T20:02:00Z" w16du:dateUtc="2025-10-10T03:02:00Z">
                  <w:rPr>
                    <w:ins w:id="5135" w:author="mikle" w:date="2025-10-09T19:45:00Z"/>
                  </w:rPr>
                </w:rPrChange>
              </w:rPr>
            </w:pPr>
            <w:ins w:id="5136" w:author="mikle" w:date="2025-10-09T19:45:00Z">
              <w:r w:rsidRPr="00DF467A">
                <w:rPr>
                  <w:lang w:val="en-US"/>
                  <w:rPrChange w:id="5137" w:author="mikle" w:date="2025-10-09T20:02:00Z" w16du:dateUtc="2025-10-10T03:02:00Z">
                    <w:rPr/>
                  </w:rPrChange>
                </w:rPr>
                <w:t xml:space="preserve">    acq_spans: List[Tuple[Tuple[float, float], Tuple[float, float]]]</w:t>
              </w:r>
            </w:ins>
          </w:p>
          <w:p w14:paraId="77C58C89" w14:textId="77777777" w:rsidR="00BE130F" w:rsidRPr="00DF467A" w:rsidRDefault="00BE130F" w:rsidP="00BE130F">
            <w:pPr>
              <w:jc w:val="both"/>
              <w:rPr>
                <w:ins w:id="5138" w:author="mikle" w:date="2025-10-09T19:45:00Z"/>
                <w:lang w:val="en-US"/>
                <w:rPrChange w:id="5139" w:author="mikle" w:date="2025-10-09T20:02:00Z" w16du:dateUtc="2025-10-10T03:02:00Z">
                  <w:rPr>
                    <w:ins w:id="5140" w:author="mikle" w:date="2025-10-09T19:45:00Z"/>
                  </w:rPr>
                </w:rPrChange>
              </w:rPr>
            </w:pPr>
            <w:ins w:id="5141" w:author="mikle" w:date="2025-10-09T19:45:00Z">
              <w:r w:rsidRPr="00DF467A">
                <w:rPr>
                  <w:lang w:val="en-US"/>
                  <w:rPrChange w:id="5142" w:author="mikle" w:date="2025-10-09T20:02:00Z" w16du:dateUtc="2025-10-10T03:02:00Z">
                    <w:rPr/>
                  </w:rPrChange>
                </w:rPr>
                <w:t xml:space="preserve">    camera_events: List[Tuple[str, Tuple[float, float], float]]</w:t>
              </w:r>
            </w:ins>
          </w:p>
          <w:p w14:paraId="70AD4DCA" w14:textId="77777777" w:rsidR="00BE130F" w:rsidRPr="00DF467A" w:rsidRDefault="00BE130F" w:rsidP="00BE130F">
            <w:pPr>
              <w:jc w:val="both"/>
              <w:rPr>
                <w:ins w:id="5143" w:author="mikle" w:date="2025-10-09T19:45:00Z"/>
                <w:lang w:val="en-US"/>
                <w:rPrChange w:id="5144" w:author="mikle" w:date="2025-10-09T20:02:00Z" w16du:dateUtc="2025-10-10T03:02:00Z">
                  <w:rPr>
                    <w:ins w:id="5145" w:author="mikle" w:date="2025-10-09T19:45:00Z"/>
                  </w:rPr>
                </w:rPrChange>
              </w:rPr>
            </w:pPr>
            <w:ins w:id="5146" w:author="mikle" w:date="2025-10-09T19:45:00Z">
              <w:r w:rsidRPr="00DF467A">
                <w:rPr>
                  <w:lang w:val="en-US"/>
                  <w:rPrChange w:id="5147" w:author="mikle" w:date="2025-10-09T20:02:00Z" w16du:dateUtc="2025-10-10T03:02:00Z">
                    <w:rPr/>
                  </w:rPrChange>
                </w:rPr>
                <w:t xml:space="preserve">    t_hist: List[float]</w:t>
              </w:r>
            </w:ins>
          </w:p>
          <w:p w14:paraId="438E3F7C" w14:textId="77777777" w:rsidR="00BE130F" w:rsidRPr="00DF467A" w:rsidRDefault="00BE130F" w:rsidP="00BE130F">
            <w:pPr>
              <w:jc w:val="both"/>
              <w:rPr>
                <w:ins w:id="5148" w:author="mikle" w:date="2025-10-09T19:45:00Z"/>
                <w:lang w:val="en-US"/>
                <w:rPrChange w:id="5149" w:author="mikle" w:date="2025-10-09T20:02:00Z" w16du:dateUtc="2025-10-10T03:02:00Z">
                  <w:rPr>
                    <w:ins w:id="5150" w:author="mikle" w:date="2025-10-09T19:45:00Z"/>
                  </w:rPr>
                </w:rPrChange>
              </w:rPr>
            </w:pPr>
            <w:ins w:id="5151" w:author="mikle" w:date="2025-10-09T19:45:00Z">
              <w:r w:rsidRPr="00DF467A">
                <w:rPr>
                  <w:lang w:val="en-US"/>
                  <w:rPrChange w:id="5152" w:author="mikle" w:date="2025-10-09T20:02:00Z" w16du:dateUtc="2025-10-10T03:02:00Z">
                    <w:rPr/>
                  </w:rPrChange>
                </w:rPr>
                <w:t xml:space="preserve">    psi_deg: List[float]</w:t>
              </w:r>
            </w:ins>
          </w:p>
          <w:p w14:paraId="432650B0" w14:textId="77777777" w:rsidR="00BE130F" w:rsidRPr="00DF467A" w:rsidRDefault="00BE130F" w:rsidP="00BE130F">
            <w:pPr>
              <w:jc w:val="both"/>
              <w:rPr>
                <w:ins w:id="5153" w:author="mikle" w:date="2025-10-09T19:45:00Z"/>
                <w:lang w:val="en-US"/>
                <w:rPrChange w:id="5154" w:author="mikle" w:date="2025-10-09T20:02:00Z" w16du:dateUtc="2025-10-10T03:02:00Z">
                  <w:rPr>
                    <w:ins w:id="5155" w:author="mikle" w:date="2025-10-09T19:45:00Z"/>
                  </w:rPr>
                </w:rPrChange>
              </w:rPr>
            </w:pPr>
            <w:ins w:id="5156" w:author="mikle" w:date="2025-10-09T19:45:00Z">
              <w:r w:rsidRPr="00DF467A">
                <w:rPr>
                  <w:lang w:val="en-US"/>
                  <w:rPrChange w:id="5157" w:author="mikle" w:date="2025-10-09T20:02:00Z" w16du:dateUtc="2025-10-10T03:02:00Z">
                    <w:rPr/>
                  </w:rPrChange>
                </w:rPr>
                <w:t xml:space="preserve">    u_ground: List[float]</w:t>
              </w:r>
            </w:ins>
          </w:p>
          <w:p w14:paraId="2FF24535" w14:textId="77777777" w:rsidR="00BE130F" w:rsidRPr="00DF467A" w:rsidRDefault="00BE130F" w:rsidP="00BE130F">
            <w:pPr>
              <w:jc w:val="both"/>
              <w:rPr>
                <w:ins w:id="5158" w:author="mikle" w:date="2025-10-09T19:45:00Z"/>
                <w:lang w:val="en-US"/>
                <w:rPrChange w:id="5159" w:author="mikle" w:date="2025-10-09T20:02:00Z" w16du:dateUtc="2025-10-10T03:02:00Z">
                  <w:rPr>
                    <w:ins w:id="5160" w:author="mikle" w:date="2025-10-09T19:45:00Z"/>
                  </w:rPr>
                </w:rPrChange>
              </w:rPr>
            </w:pPr>
            <w:ins w:id="5161" w:author="mikle" w:date="2025-10-09T19:45:00Z">
              <w:r w:rsidRPr="00DF467A">
                <w:rPr>
                  <w:lang w:val="en-US"/>
                  <w:rPrChange w:id="5162" w:author="mikle" w:date="2025-10-09T20:02:00Z" w16du:dateUtc="2025-10-10T03:02:00Z">
                    <w:rPr/>
                  </w:rPrChange>
                </w:rPr>
                <w:t xml:space="preserve">    e_ct_hist: List[float]</w:t>
              </w:r>
            </w:ins>
          </w:p>
          <w:p w14:paraId="7C55D0DA" w14:textId="77777777" w:rsidR="00BE130F" w:rsidRPr="00DF467A" w:rsidRDefault="00BE130F" w:rsidP="00BE130F">
            <w:pPr>
              <w:jc w:val="both"/>
              <w:rPr>
                <w:ins w:id="5163" w:author="mikle" w:date="2025-10-09T19:45:00Z"/>
                <w:lang w:val="en-US"/>
                <w:rPrChange w:id="5164" w:author="mikle" w:date="2025-10-09T20:02:00Z" w16du:dateUtc="2025-10-10T03:02:00Z">
                  <w:rPr>
                    <w:ins w:id="5165" w:author="mikle" w:date="2025-10-09T19:45:00Z"/>
                  </w:rPr>
                </w:rPrChange>
              </w:rPr>
            </w:pPr>
            <w:ins w:id="5166" w:author="mikle" w:date="2025-10-09T19:45:00Z">
              <w:r w:rsidRPr="00DF467A">
                <w:rPr>
                  <w:lang w:val="en-US"/>
                  <w:rPrChange w:id="5167" w:author="mikle" w:date="2025-10-09T20:02:00Z" w16du:dateUtc="2025-10-10T03:02:00Z">
                    <w:rPr/>
                  </w:rPrChange>
                </w:rPr>
                <w:t xml:space="preserve">    meta: Dict[str, Any]</w:t>
              </w:r>
            </w:ins>
          </w:p>
          <w:p w14:paraId="033A29CB" w14:textId="77777777" w:rsidR="00BE130F" w:rsidRPr="00DF467A" w:rsidRDefault="00BE130F" w:rsidP="00BE130F">
            <w:pPr>
              <w:jc w:val="both"/>
              <w:rPr>
                <w:ins w:id="5168" w:author="mikle" w:date="2025-10-09T19:45:00Z"/>
                <w:lang w:val="en-US"/>
                <w:rPrChange w:id="5169" w:author="mikle" w:date="2025-10-09T20:02:00Z" w16du:dateUtc="2025-10-10T03:02:00Z">
                  <w:rPr>
                    <w:ins w:id="5170" w:author="mikle" w:date="2025-10-09T19:45:00Z"/>
                  </w:rPr>
                </w:rPrChange>
              </w:rPr>
            </w:pPr>
          </w:p>
          <w:p w14:paraId="6962081E" w14:textId="77777777" w:rsidR="00BE130F" w:rsidRPr="00DF467A" w:rsidRDefault="00BE130F" w:rsidP="00BE130F">
            <w:pPr>
              <w:jc w:val="both"/>
              <w:rPr>
                <w:ins w:id="5171" w:author="mikle" w:date="2025-10-09T19:45:00Z"/>
                <w:lang w:val="en-US"/>
                <w:rPrChange w:id="5172" w:author="mikle" w:date="2025-10-09T20:02:00Z" w16du:dateUtc="2025-10-10T03:02:00Z">
                  <w:rPr>
                    <w:ins w:id="5173" w:author="mikle" w:date="2025-10-09T19:45:00Z"/>
                  </w:rPr>
                </w:rPrChange>
              </w:rPr>
            </w:pPr>
            <w:ins w:id="5174" w:author="mikle" w:date="2025-10-09T19:45:00Z">
              <w:r w:rsidRPr="00DF467A">
                <w:rPr>
                  <w:lang w:val="en-US"/>
                  <w:rPrChange w:id="5175" w:author="mikle" w:date="2025-10-09T20:02:00Z" w16du:dateUtc="2025-10-10T03:02:00Z">
                    <w:rPr/>
                  </w:rPrChange>
                </w:rPr>
                <w:t>def run_simulation(p: Dict[str, Any]) -&gt; SimResult:</w:t>
              </w:r>
            </w:ins>
          </w:p>
          <w:p w14:paraId="1ABC8BF3" w14:textId="77777777" w:rsidR="00BE130F" w:rsidRPr="00DF467A" w:rsidRDefault="00BE130F" w:rsidP="00BE130F">
            <w:pPr>
              <w:jc w:val="both"/>
              <w:rPr>
                <w:ins w:id="5176" w:author="mikle" w:date="2025-10-09T19:45:00Z"/>
                <w:lang w:val="en-US"/>
                <w:rPrChange w:id="5177" w:author="mikle" w:date="2025-10-09T20:02:00Z" w16du:dateUtc="2025-10-10T03:02:00Z">
                  <w:rPr>
                    <w:ins w:id="5178" w:author="mikle" w:date="2025-10-09T19:45:00Z"/>
                  </w:rPr>
                </w:rPrChange>
              </w:rPr>
            </w:pPr>
            <w:ins w:id="5179" w:author="mikle" w:date="2025-10-09T19:45:00Z">
              <w:r w:rsidRPr="00DF467A">
                <w:rPr>
                  <w:lang w:val="en-US"/>
                  <w:rPrChange w:id="5180" w:author="mikle" w:date="2025-10-09T20:02:00Z" w16du:dateUtc="2025-10-10T03:02:00Z">
                    <w:rPr/>
                  </w:rPrChange>
                </w:rPr>
                <w:t xml:space="preserve">    rect = (p["rect_x"], p["rect_y"], p["rect_w"], p["rect_h"])</w:t>
              </w:r>
            </w:ins>
          </w:p>
          <w:p w14:paraId="4E519B8E" w14:textId="77777777" w:rsidR="00BE130F" w:rsidRPr="00DF467A" w:rsidRDefault="00BE130F" w:rsidP="00BE130F">
            <w:pPr>
              <w:jc w:val="both"/>
              <w:rPr>
                <w:ins w:id="5181" w:author="mikle" w:date="2025-10-09T19:45:00Z"/>
                <w:lang w:val="en-US"/>
                <w:rPrChange w:id="5182" w:author="mikle" w:date="2025-10-09T20:02:00Z" w16du:dateUtc="2025-10-10T03:02:00Z">
                  <w:rPr>
                    <w:ins w:id="5183" w:author="mikle" w:date="2025-10-09T19:45:00Z"/>
                  </w:rPr>
                </w:rPrChange>
              </w:rPr>
            </w:pPr>
            <w:ins w:id="5184" w:author="mikle" w:date="2025-10-09T19:45:00Z">
              <w:r w:rsidRPr="00DF467A">
                <w:rPr>
                  <w:lang w:val="en-US"/>
                  <w:rPrChange w:id="5185" w:author="mikle" w:date="2025-10-09T20:02:00Z" w16du:dateUtc="2025-10-10T03:02:00Z">
                    <w:rPr/>
                  </w:rPrChange>
                </w:rPr>
                <w:t xml:space="preserve">    heading_deg = p["heading_deg"]</w:t>
              </w:r>
            </w:ins>
          </w:p>
          <w:p w14:paraId="2BC96BDB" w14:textId="77777777" w:rsidR="00BE130F" w:rsidRPr="00DF467A" w:rsidRDefault="00BE130F" w:rsidP="00BE130F">
            <w:pPr>
              <w:jc w:val="both"/>
              <w:rPr>
                <w:ins w:id="5186" w:author="mikle" w:date="2025-10-09T19:45:00Z"/>
                <w:lang w:val="en-US"/>
                <w:rPrChange w:id="5187" w:author="mikle" w:date="2025-10-09T20:02:00Z" w16du:dateUtc="2025-10-10T03:02:00Z">
                  <w:rPr>
                    <w:ins w:id="5188" w:author="mikle" w:date="2025-10-09T19:45:00Z"/>
                  </w:rPr>
                </w:rPrChange>
              </w:rPr>
            </w:pPr>
          </w:p>
          <w:p w14:paraId="693B7F28" w14:textId="77777777" w:rsidR="00BE130F" w:rsidRPr="00DF467A" w:rsidRDefault="00BE130F" w:rsidP="00BE130F">
            <w:pPr>
              <w:jc w:val="both"/>
              <w:rPr>
                <w:ins w:id="5189" w:author="mikle" w:date="2025-10-09T19:45:00Z"/>
                <w:lang w:val="en-US"/>
                <w:rPrChange w:id="5190" w:author="mikle" w:date="2025-10-09T20:02:00Z" w16du:dateUtc="2025-10-10T03:02:00Z">
                  <w:rPr>
                    <w:ins w:id="5191" w:author="mikle" w:date="2025-10-09T19:45:00Z"/>
                  </w:rPr>
                </w:rPrChange>
              </w:rPr>
            </w:pPr>
            <w:ins w:id="5192" w:author="mikle" w:date="2025-10-09T19:45:00Z">
              <w:r w:rsidRPr="00DF467A">
                <w:rPr>
                  <w:lang w:val="en-US"/>
                  <w:rPrChange w:id="5193" w:author="mikle" w:date="2025-10-09T20:02:00Z" w16du:dateUtc="2025-10-10T03:02:00Z">
                    <w:rPr/>
                  </w:rPrChange>
                </w:rPr>
                <w:t xml:space="preserve">    h_alt = p["h_alt"]; R_slant = p["R_slant"]</w:t>
              </w:r>
            </w:ins>
          </w:p>
          <w:p w14:paraId="2A8A1021" w14:textId="77777777" w:rsidR="00BE130F" w:rsidRPr="00DF467A" w:rsidRDefault="00BE130F" w:rsidP="00BE130F">
            <w:pPr>
              <w:jc w:val="both"/>
              <w:rPr>
                <w:ins w:id="5194" w:author="mikle" w:date="2025-10-09T19:45:00Z"/>
                <w:lang w:val="en-US"/>
                <w:rPrChange w:id="5195" w:author="mikle" w:date="2025-10-09T20:02:00Z" w16du:dateUtc="2025-10-10T03:02:00Z">
                  <w:rPr>
                    <w:ins w:id="5196" w:author="mikle" w:date="2025-10-09T19:45:00Z"/>
                  </w:rPr>
                </w:rPrChange>
              </w:rPr>
            </w:pPr>
            <w:ins w:id="5197" w:author="mikle" w:date="2025-10-09T19:45:00Z">
              <w:r w:rsidRPr="00DF467A">
                <w:rPr>
                  <w:lang w:val="en-US"/>
                  <w:rPrChange w:id="5198" w:author="mikle" w:date="2025-10-09T20:02:00Z" w16du:dateUtc="2025-10-10T03:02:00Z">
                    <w:rPr/>
                  </w:rPrChange>
                </w:rPr>
                <w:t xml:space="preserve">    beta_deg = p["beta_deg"]; cross_overlap = p["cross_overlap"]; along_overlap = p["along_overlap"]</w:t>
              </w:r>
            </w:ins>
          </w:p>
          <w:p w14:paraId="0D99795D" w14:textId="77777777" w:rsidR="00BE130F" w:rsidRPr="00DF467A" w:rsidRDefault="00BE130F" w:rsidP="00BE130F">
            <w:pPr>
              <w:jc w:val="both"/>
              <w:rPr>
                <w:ins w:id="5199" w:author="mikle" w:date="2025-10-09T19:45:00Z"/>
                <w:lang w:val="en-US"/>
                <w:rPrChange w:id="5200" w:author="mikle" w:date="2025-10-09T20:02:00Z" w16du:dateUtc="2025-10-10T03:02:00Z">
                  <w:rPr>
                    <w:ins w:id="5201" w:author="mikle" w:date="2025-10-09T19:45:00Z"/>
                  </w:rPr>
                </w:rPrChange>
              </w:rPr>
            </w:pPr>
          </w:p>
          <w:p w14:paraId="2C2124A0" w14:textId="77777777" w:rsidR="00BE130F" w:rsidRPr="00DF467A" w:rsidRDefault="00BE130F" w:rsidP="00BE130F">
            <w:pPr>
              <w:jc w:val="both"/>
              <w:rPr>
                <w:ins w:id="5202" w:author="mikle" w:date="2025-10-09T19:45:00Z"/>
                <w:lang w:val="en-US"/>
                <w:rPrChange w:id="5203" w:author="mikle" w:date="2025-10-09T20:02:00Z" w16du:dateUtc="2025-10-10T03:02:00Z">
                  <w:rPr>
                    <w:ins w:id="5204" w:author="mikle" w:date="2025-10-09T19:45:00Z"/>
                  </w:rPr>
                </w:rPrChange>
              </w:rPr>
            </w:pPr>
            <w:ins w:id="5205" w:author="mikle" w:date="2025-10-09T19:45:00Z">
              <w:r w:rsidRPr="00DF467A">
                <w:rPr>
                  <w:lang w:val="en-US"/>
                  <w:rPrChange w:id="5206" w:author="mikle" w:date="2025-10-09T20:02:00Z" w16du:dateUtc="2025-10-10T03:02:00Z">
                    <w:rPr/>
                  </w:rPrChange>
                </w:rPr>
                <w:t xml:space="preserve">    U_cruise = p["U_cruise"]; U_acq = p["U_acq"]</w:t>
              </w:r>
            </w:ins>
          </w:p>
          <w:p w14:paraId="0E86C979" w14:textId="77777777" w:rsidR="00BE130F" w:rsidRPr="00DF467A" w:rsidRDefault="00BE130F" w:rsidP="00BE130F">
            <w:pPr>
              <w:jc w:val="both"/>
              <w:rPr>
                <w:ins w:id="5207" w:author="mikle" w:date="2025-10-09T19:45:00Z"/>
                <w:lang w:val="en-US"/>
                <w:rPrChange w:id="5208" w:author="mikle" w:date="2025-10-09T20:03:00Z" w16du:dateUtc="2025-10-10T03:03:00Z">
                  <w:rPr>
                    <w:ins w:id="5209" w:author="mikle" w:date="2025-10-09T19:45:00Z"/>
                  </w:rPr>
                </w:rPrChange>
              </w:rPr>
            </w:pPr>
            <w:ins w:id="5210" w:author="mikle" w:date="2025-10-09T19:45:00Z">
              <w:r w:rsidRPr="00DF467A">
                <w:rPr>
                  <w:lang w:val="en-US"/>
                  <w:rPrChange w:id="5211" w:author="mikle" w:date="2025-10-09T20:02:00Z" w16du:dateUtc="2025-10-10T03:02:00Z">
                    <w:rPr/>
                  </w:rPrChange>
                </w:rPr>
                <w:t xml:space="preserve">    </w:t>
              </w:r>
              <w:r w:rsidRPr="00DF467A">
                <w:rPr>
                  <w:lang w:val="en-US"/>
                  <w:rPrChange w:id="5212" w:author="mikle" w:date="2025-10-09T20:03:00Z" w16du:dateUtc="2025-10-10T03:03:00Z">
                    <w:rPr/>
                  </w:rPrChange>
                </w:rPr>
                <w:t>lookahead = p["lookahead"]; switch_R = p["switch_R"]</w:t>
              </w:r>
            </w:ins>
          </w:p>
          <w:p w14:paraId="63EBD509" w14:textId="77777777" w:rsidR="00BE130F" w:rsidRPr="00DF467A" w:rsidRDefault="00BE130F" w:rsidP="00BE130F">
            <w:pPr>
              <w:jc w:val="both"/>
              <w:rPr>
                <w:ins w:id="5213" w:author="mikle" w:date="2025-10-09T19:45:00Z"/>
                <w:lang w:val="en-US"/>
                <w:rPrChange w:id="5214" w:author="mikle" w:date="2025-10-09T20:03:00Z" w16du:dateUtc="2025-10-10T03:03:00Z">
                  <w:rPr>
                    <w:ins w:id="5215" w:author="mikle" w:date="2025-10-09T19:45:00Z"/>
                  </w:rPr>
                </w:rPrChange>
              </w:rPr>
            </w:pPr>
            <w:ins w:id="5216" w:author="mikle" w:date="2025-10-09T19:45:00Z">
              <w:r w:rsidRPr="00DF467A">
                <w:rPr>
                  <w:lang w:val="en-US"/>
                  <w:rPrChange w:id="5217" w:author="mikle" w:date="2025-10-09T20:03:00Z" w16du:dateUtc="2025-10-10T03:03:00Z">
                    <w:rPr/>
                  </w:rPrChange>
                </w:rPr>
                <w:t xml:space="preserve">    a_lat_max = p["a_lat_max"]; dt = p["dt"]</w:t>
              </w:r>
            </w:ins>
          </w:p>
          <w:p w14:paraId="6958AF4E" w14:textId="77777777" w:rsidR="00BE130F" w:rsidRPr="00DF467A" w:rsidRDefault="00BE130F" w:rsidP="00BE130F">
            <w:pPr>
              <w:jc w:val="both"/>
              <w:rPr>
                <w:ins w:id="5218" w:author="mikle" w:date="2025-10-09T19:45:00Z"/>
                <w:lang w:val="en-US"/>
                <w:rPrChange w:id="5219" w:author="mikle" w:date="2025-10-09T20:03:00Z" w16du:dateUtc="2025-10-10T03:03:00Z">
                  <w:rPr>
                    <w:ins w:id="5220" w:author="mikle" w:date="2025-10-09T19:45:00Z"/>
                  </w:rPr>
                </w:rPrChange>
              </w:rPr>
            </w:pPr>
          </w:p>
          <w:p w14:paraId="5C75A92B" w14:textId="77777777" w:rsidR="00BE130F" w:rsidRPr="00DF467A" w:rsidRDefault="00BE130F" w:rsidP="00BE130F">
            <w:pPr>
              <w:jc w:val="both"/>
              <w:rPr>
                <w:ins w:id="5221" w:author="mikle" w:date="2025-10-09T19:45:00Z"/>
                <w:lang w:val="en-US"/>
                <w:rPrChange w:id="5222" w:author="mikle" w:date="2025-10-09T20:03:00Z" w16du:dateUtc="2025-10-10T03:03:00Z">
                  <w:rPr>
                    <w:ins w:id="5223" w:author="mikle" w:date="2025-10-09T19:45:00Z"/>
                  </w:rPr>
                </w:rPrChange>
              </w:rPr>
            </w:pPr>
            <w:ins w:id="5224" w:author="mikle" w:date="2025-10-09T19:45:00Z">
              <w:r w:rsidRPr="00DF467A">
                <w:rPr>
                  <w:lang w:val="en-US"/>
                  <w:rPrChange w:id="5225" w:author="mikle" w:date="2025-10-09T20:03:00Z" w16du:dateUtc="2025-10-10T03:03:00Z">
                    <w:rPr/>
                  </w:rPrChange>
                </w:rPr>
                <w:t xml:space="preserve">    use_5pct_error_psi = p["use_5pct_error_psi"]</w:t>
              </w:r>
            </w:ins>
          </w:p>
          <w:p w14:paraId="28E7B9C1" w14:textId="77777777" w:rsidR="00BE130F" w:rsidRPr="00DF467A" w:rsidRDefault="00BE130F" w:rsidP="00BE130F">
            <w:pPr>
              <w:jc w:val="both"/>
              <w:rPr>
                <w:ins w:id="5226" w:author="mikle" w:date="2025-10-09T19:45:00Z"/>
                <w:lang w:val="en-US"/>
                <w:rPrChange w:id="5227" w:author="mikle" w:date="2025-10-09T20:03:00Z" w16du:dateUtc="2025-10-10T03:03:00Z">
                  <w:rPr>
                    <w:ins w:id="5228" w:author="mikle" w:date="2025-10-09T19:45:00Z"/>
                  </w:rPr>
                </w:rPrChange>
              </w:rPr>
            </w:pPr>
            <w:ins w:id="5229" w:author="mikle" w:date="2025-10-09T19:45:00Z">
              <w:r w:rsidRPr="00DF467A">
                <w:rPr>
                  <w:lang w:val="en-US"/>
                  <w:rPrChange w:id="5230" w:author="mikle" w:date="2025-10-09T20:03:00Z" w16du:dateUtc="2025-10-10T03:03:00Z">
                    <w:rPr/>
                  </w:rPrChange>
                </w:rPr>
                <w:t xml:space="preserve">    use_5pct_error_r = p["use_5pct_error_r"]</w:t>
              </w:r>
            </w:ins>
          </w:p>
          <w:p w14:paraId="5CCDE080" w14:textId="77777777" w:rsidR="00BE130F" w:rsidRPr="00DF467A" w:rsidRDefault="00BE130F" w:rsidP="00BE130F">
            <w:pPr>
              <w:jc w:val="both"/>
              <w:rPr>
                <w:ins w:id="5231" w:author="mikle" w:date="2025-10-09T19:45:00Z"/>
                <w:lang w:val="en-US"/>
                <w:rPrChange w:id="5232" w:author="mikle" w:date="2025-10-09T20:03:00Z" w16du:dateUtc="2025-10-10T03:03:00Z">
                  <w:rPr>
                    <w:ins w:id="5233" w:author="mikle" w:date="2025-10-09T19:45:00Z"/>
                  </w:rPr>
                </w:rPrChange>
              </w:rPr>
            </w:pPr>
            <w:ins w:id="5234" w:author="mikle" w:date="2025-10-09T19:45:00Z">
              <w:r w:rsidRPr="00DF467A">
                <w:rPr>
                  <w:lang w:val="en-US"/>
                  <w:rPrChange w:id="5235" w:author="mikle" w:date="2025-10-09T20:03:00Z" w16du:dateUtc="2025-10-10T03:03:00Z">
                    <w:rPr/>
                  </w:rPrChange>
                </w:rPr>
                <w:t xml:space="preserve">    use_5pct_error_u = p["use_5pct_error_u"]</w:t>
              </w:r>
            </w:ins>
          </w:p>
          <w:p w14:paraId="612A81F6" w14:textId="77777777" w:rsidR="00BE130F" w:rsidRPr="00DF467A" w:rsidRDefault="00BE130F" w:rsidP="00BE130F">
            <w:pPr>
              <w:jc w:val="both"/>
              <w:rPr>
                <w:ins w:id="5236" w:author="mikle" w:date="2025-10-09T19:45:00Z"/>
                <w:lang w:val="en-US"/>
                <w:rPrChange w:id="5237" w:author="mikle" w:date="2025-10-09T20:03:00Z" w16du:dateUtc="2025-10-10T03:03:00Z">
                  <w:rPr>
                    <w:ins w:id="5238" w:author="mikle" w:date="2025-10-09T19:45:00Z"/>
                  </w:rPr>
                </w:rPrChange>
              </w:rPr>
            </w:pPr>
            <w:ins w:id="5239" w:author="mikle" w:date="2025-10-09T19:45:00Z">
              <w:r w:rsidRPr="00DF467A">
                <w:rPr>
                  <w:lang w:val="en-US"/>
                  <w:rPrChange w:id="5240" w:author="mikle" w:date="2025-10-09T20:03:00Z" w16du:dateUtc="2025-10-10T03:03:00Z">
                    <w:rPr/>
                  </w:rPrChange>
                </w:rPr>
                <w:t xml:space="preserve">    meas_scale = p["meas_scale"]</w:t>
              </w:r>
            </w:ins>
          </w:p>
          <w:p w14:paraId="36C8B70C" w14:textId="77777777" w:rsidR="00BE130F" w:rsidRPr="00DF467A" w:rsidRDefault="00BE130F" w:rsidP="00BE130F">
            <w:pPr>
              <w:jc w:val="both"/>
              <w:rPr>
                <w:ins w:id="5241" w:author="mikle" w:date="2025-10-09T19:45:00Z"/>
                <w:lang w:val="en-US"/>
                <w:rPrChange w:id="5242" w:author="mikle" w:date="2025-10-09T20:03:00Z" w16du:dateUtc="2025-10-10T03:03:00Z">
                  <w:rPr>
                    <w:ins w:id="5243" w:author="mikle" w:date="2025-10-09T19:45:00Z"/>
                  </w:rPr>
                </w:rPrChange>
              </w:rPr>
            </w:pPr>
          </w:p>
          <w:p w14:paraId="592D62A5" w14:textId="77777777" w:rsidR="00BE130F" w:rsidRPr="00DF467A" w:rsidRDefault="00BE130F" w:rsidP="00BE130F">
            <w:pPr>
              <w:jc w:val="both"/>
              <w:rPr>
                <w:ins w:id="5244" w:author="mikle" w:date="2025-10-09T19:45:00Z"/>
                <w:lang w:val="en-US"/>
                <w:rPrChange w:id="5245" w:author="mikle" w:date="2025-10-09T20:03:00Z" w16du:dateUtc="2025-10-10T03:03:00Z">
                  <w:rPr>
                    <w:ins w:id="5246" w:author="mikle" w:date="2025-10-09T19:45:00Z"/>
                  </w:rPr>
                </w:rPrChange>
              </w:rPr>
            </w:pPr>
            <w:ins w:id="5247" w:author="mikle" w:date="2025-10-09T19:45:00Z">
              <w:r w:rsidRPr="00DF467A">
                <w:rPr>
                  <w:lang w:val="en-US"/>
                  <w:rPrChange w:id="5248" w:author="mikle" w:date="2025-10-09T20:03:00Z" w16du:dateUtc="2025-10-10T03:03:00Z">
                    <w:rPr/>
                  </w:rPrChange>
                </w:rPr>
                <w:t xml:space="preserve">    yaw_kwargs = dict(</w:t>
              </w:r>
            </w:ins>
          </w:p>
          <w:p w14:paraId="3D2E36EC" w14:textId="77777777" w:rsidR="00BE130F" w:rsidRPr="00DF467A" w:rsidRDefault="00BE130F" w:rsidP="00BE130F">
            <w:pPr>
              <w:jc w:val="both"/>
              <w:rPr>
                <w:ins w:id="5249" w:author="mikle" w:date="2025-10-09T19:45:00Z"/>
                <w:lang w:val="en-US"/>
                <w:rPrChange w:id="5250" w:author="mikle" w:date="2025-10-09T20:03:00Z" w16du:dateUtc="2025-10-10T03:03:00Z">
                  <w:rPr>
                    <w:ins w:id="5251" w:author="mikle" w:date="2025-10-09T19:45:00Z"/>
                  </w:rPr>
                </w:rPrChange>
              </w:rPr>
            </w:pPr>
            <w:ins w:id="5252" w:author="mikle" w:date="2025-10-09T19:45:00Z">
              <w:r w:rsidRPr="00DF467A">
                <w:rPr>
                  <w:lang w:val="en-US"/>
                  <w:rPrChange w:id="5253" w:author="mikle" w:date="2025-10-09T20:03:00Z" w16du:dateUtc="2025-10-10T03:03:00Z">
                    <w:rPr/>
                  </w:rPrChange>
                </w:rPr>
                <w:t xml:space="preserve">        Jy=p["Jy"], L55=p["L55"], Cwy1=p["Cwy1"], Cwy2=p["Cwy2"],</w:t>
              </w:r>
            </w:ins>
          </w:p>
          <w:p w14:paraId="30FDD38D" w14:textId="77777777" w:rsidR="00BE130F" w:rsidRPr="00DF467A" w:rsidRDefault="00BE130F" w:rsidP="00BE130F">
            <w:pPr>
              <w:jc w:val="both"/>
              <w:rPr>
                <w:ins w:id="5254" w:author="mikle" w:date="2025-10-09T19:45:00Z"/>
                <w:lang w:val="en-US"/>
                <w:rPrChange w:id="5255" w:author="mikle" w:date="2025-10-09T20:03:00Z" w16du:dateUtc="2025-10-10T03:03:00Z">
                  <w:rPr>
                    <w:ins w:id="5256" w:author="mikle" w:date="2025-10-09T19:45:00Z"/>
                  </w:rPr>
                </w:rPrChange>
              </w:rPr>
            </w:pPr>
            <w:ins w:id="5257" w:author="mikle" w:date="2025-10-09T19:45:00Z">
              <w:r w:rsidRPr="00DF467A">
                <w:rPr>
                  <w:lang w:val="en-US"/>
                  <w:rPrChange w:id="5258" w:author="mikle" w:date="2025-10-09T20:03:00Z" w16du:dateUtc="2025-10-10T03:03:00Z">
                    <w:rPr/>
                  </w:rPrChange>
                </w:rPr>
                <w:t xml:space="preserve">        Tdv=p["Tdv"], Kdv=p["Kdv_yaw"], b=p["b"], Umax=p["Umax_yaw"],</w:t>
              </w:r>
            </w:ins>
          </w:p>
          <w:p w14:paraId="14A99D92" w14:textId="77777777" w:rsidR="00BE130F" w:rsidRPr="00DF467A" w:rsidRDefault="00BE130F" w:rsidP="00BE130F">
            <w:pPr>
              <w:jc w:val="both"/>
              <w:rPr>
                <w:ins w:id="5259" w:author="mikle" w:date="2025-10-09T19:45:00Z"/>
                <w:lang w:val="en-US"/>
                <w:rPrChange w:id="5260" w:author="mikle" w:date="2025-10-09T20:03:00Z" w16du:dateUtc="2025-10-10T03:03:00Z">
                  <w:rPr>
                    <w:ins w:id="5261" w:author="mikle" w:date="2025-10-09T19:45:00Z"/>
                  </w:rPr>
                </w:rPrChange>
              </w:rPr>
            </w:pPr>
            <w:ins w:id="5262" w:author="mikle" w:date="2025-10-09T19:45:00Z">
              <w:r w:rsidRPr="00DF467A">
                <w:rPr>
                  <w:lang w:val="en-US"/>
                  <w:rPrChange w:id="5263" w:author="mikle" w:date="2025-10-09T20:03:00Z" w16du:dateUtc="2025-10-10T03:03:00Z">
                    <w:rPr/>
                  </w:rPrChange>
                </w:rPr>
                <w:t xml:space="preserve">        K1=p["K1"], K2=p["K2"],</w:t>
              </w:r>
            </w:ins>
          </w:p>
          <w:p w14:paraId="4A0E993E" w14:textId="77777777" w:rsidR="00BE130F" w:rsidRPr="00DF467A" w:rsidRDefault="00BE130F" w:rsidP="00BE130F">
            <w:pPr>
              <w:jc w:val="both"/>
              <w:rPr>
                <w:ins w:id="5264" w:author="mikle" w:date="2025-10-09T19:45:00Z"/>
                <w:lang w:val="en-US"/>
                <w:rPrChange w:id="5265" w:author="mikle" w:date="2025-10-09T20:03:00Z" w16du:dateUtc="2025-10-10T03:03:00Z">
                  <w:rPr>
                    <w:ins w:id="5266" w:author="mikle" w:date="2025-10-09T19:45:00Z"/>
                  </w:rPr>
                </w:rPrChange>
              </w:rPr>
            </w:pPr>
            <w:ins w:id="5267" w:author="mikle" w:date="2025-10-09T19:45:00Z">
              <w:r w:rsidRPr="00DF467A">
                <w:rPr>
                  <w:lang w:val="en-US"/>
                  <w:rPrChange w:id="5268" w:author="mikle" w:date="2025-10-09T20:03:00Z" w16du:dateUtc="2025-10-10T03:03:00Z">
                    <w:rPr/>
                  </w:rPrChange>
                </w:rPr>
                <w:t xml:space="preserve">        Mdist=p["Mdist"],</w:t>
              </w:r>
            </w:ins>
          </w:p>
          <w:p w14:paraId="2D19C9FF" w14:textId="77777777" w:rsidR="00BE130F" w:rsidRPr="00DF467A" w:rsidRDefault="00BE130F" w:rsidP="00BE130F">
            <w:pPr>
              <w:jc w:val="both"/>
              <w:rPr>
                <w:ins w:id="5269" w:author="mikle" w:date="2025-10-09T19:45:00Z"/>
                <w:lang w:val="en-US"/>
                <w:rPrChange w:id="5270" w:author="mikle" w:date="2025-10-09T20:03:00Z" w16du:dateUtc="2025-10-10T03:03:00Z">
                  <w:rPr>
                    <w:ins w:id="5271" w:author="mikle" w:date="2025-10-09T19:45:00Z"/>
                  </w:rPr>
                </w:rPrChange>
              </w:rPr>
            </w:pPr>
            <w:ins w:id="5272" w:author="mikle" w:date="2025-10-09T19:45:00Z">
              <w:r w:rsidRPr="00DF467A">
                <w:rPr>
                  <w:lang w:val="en-US"/>
                  <w:rPrChange w:id="5273" w:author="mikle" w:date="2025-10-09T20:03:00Z" w16du:dateUtc="2025-10-10T03:03:00Z">
                    <w:rPr/>
                  </w:rPrChange>
                </w:rPr>
                <w:lastRenderedPageBreak/>
                <w:t xml:space="preserve">        Fcur_yaw_mag=p["Fcur_yaw_mag"], Fcur_yaw_dir_deg=p["Fcur_yaw_dir_deg"], l_yaw_arm=p["l_yaw_arm"],</w:t>
              </w:r>
            </w:ins>
          </w:p>
          <w:p w14:paraId="516719BF" w14:textId="77777777" w:rsidR="00BE130F" w:rsidRPr="00DF467A" w:rsidRDefault="00BE130F" w:rsidP="00BE130F">
            <w:pPr>
              <w:jc w:val="both"/>
              <w:rPr>
                <w:ins w:id="5274" w:author="mikle" w:date="2025-10-09T19:45:00Z"/>
                <w:lang w:val="en-US"/>
                <w:rPrChange w:id="5275" w:author="mikle" w:date="2025-10-09T20:03:00Z" w16du:dateUtc="2025-10-10T03:03:00Z">
                  <w:rPr>
                    <w:ins w:id="5276" w:author="mikle" w:date="2025-10-09T19:45:00Z"/>
                  </w:rPr>
                </w:rPrChange>
              </w:rPr>
            </w:pPr>
            <w:ins w:id="5277" w:author="mikle" w:date="2025-10-09T19:45:00Z">
              <w:r w:rsidRPr="00DF467A">
                <w:rPr>
                  <w:lang w:val="en-US"/>
                  <w:rPrChange w:id="5278" w:author="mikle" w:date="2025-10-09T20:03:00Z" w16du:dateUtc="2025-10-10T03:03:00Z">
                    <w:rPr/>
                  </w:rPrChange>
                </w:rPr>
                <w:t xml:space="preserve">        use_5pct_error_psi=use_5pct_error_psi, use_5pct_error_r=use_5pct_error_r,</w:t>
              </w:r>
            </w:ins>
          </w:p>
          <w:p w14:paraId="7B53939E" w14:textId="77777777" w:rsidR="00BE130F" w:rsidRPr="00DF467A" w:rsidRDefault="00BE130F" w:rsidP="00BE130F">
            <w:pPr>
              <w:jc w:val="both"/>
              <w:rPr>
                <w:ins w:id="5279" w:author="mikle" w:date="2025-10-09T19:45:00Z"/>
                <w:lang w:val="en-US"/>
                <w:rPrChange w:id="5280" w:author="mikle" w:date="2025-10-09T20:04:00Z" w16du:dateUtc="2025-10-10T03:04:00Z">
                  <w:rPr>
                    <w:ins w:id="5281" w:author="mikle" w:date="2025-10-09T19:45:00Z"/>
                  </w:rPr>
                </w:rPrChange>
              </w:rPr>
            </w:pPr>
            <w:ins w:id="5282" w:author="mikle" w:date="2025-10-09T19:45:00Z">
              <w:r w:rsidRPr="00DF467A">
                <w:rPr>
                  <w:lang w:val="en-US"/>
                  <w:rPrChange w:id="5283" w:author="mikle" w:date="2025-10-09T20:03:00Z" w16du:dateUtc="2025-10-10T03:03:00Z">
                    <w:rPr/>
                  </w:rPrChange>
                </w:rPr>
                <w:t xml:space="preserve">        </w:t>
              </w:r>
              <w:r w:rsidRPr="00DF467A">
                <w:rPr>
                  <w:lang w:val="en-US"/>
                  <w:rPrChange w:id="5284" w:author="mikle" w:date="2025-10-09T20:04:00Z" w16du:dateUtc="2025-10-10T03:04:00Z">
                    <w:rPr/>
                  </w:rPrChange>
                </w:rPr>
                <w:t>meas_scale=meas_scale, dt=dt</w:t>
              </w:r>
            </w:ins>
          </w:p>
          <w:p w14:paraId="50530F6E" w14:textId="77777777" w:rsidR="00BE130F" w:rsidRPr="00DF467A" w:rsidRDefault="00BE130F" w:rsidP="00BE130F">
            <w:pPr>
              <w:jc w:val="both"/>
              <w:rPr>
                <w:ins w:id="5285" w:author="mikle" w:date="2025-10-09T19:45:00Z"/>
                <w:lang w:val="en-US"/>
                <w:rPrChange w:id="5286" w:author="mikle" w:date="2025-10-09T20:04:00Z" w16du:dateUtc="2025-10-10T03:04:00Z">
                  <w:rPr>
                    <w:ins w:id="5287" w:author="mikle" w:date="2025-10-09T19:45:00Z"/>
                  </w:rPr>
                </w:rPrChange>
              </w:rPr>
            </w:pPr>
            <w:ins w:id="5288" w:author="mikle" w:date="2025-10-09T19:45:00Z">
              <w:r w:rsidRPr="00DF467A">
                <w:rPr>
                  <w:lang w:val="en-US"/>
                  <w:rPrChange w:id="5289" w:author="mikle" w:date="2025-10-09T20:04:00Z" w16du:dateUtc="2025-10-10T03:04:00Z">
                    <w:rPr/>
                  </w:rPrChange>
                </w:rPr>
                <w:t xml:space="preserve">    )</w:t>
              </w:r>
            </w:ins>
          </w:p>
          <w:p w14:paraId="6530E155" w14:textId="77777777" w:rsidR="00BE130F" w:rsidRPr="00DF467A" w:rsidRDefault="00BE130F" w:rsidP="00BE130F">
            <w:pPr>
              <w:jc w:val="both"/>
              <w:rPr>
                <w:ins w:id="5290" w:author="mikle" w:date="2025-10-09T19:45:00Z"/>
                <w:lang w:val="en-US"/>
                <w:rPrChange w:id="5291" w:author="mikle" w:date="2025-10-09T20:04:00Z" w16du:dateUtc="2025-10-10T03:04:00Z">
                  <w:rPr>
                    <w:ins w:id="5292" w:author="mikle" w:date="2025-10-09T19:45:00Z"/>
                  </w:rPr>
                </w:rPrChange>
              </w:rPr>
            </w:pPr>
            <w:ins w:id="5293" w:author="mikle" w:date="2025-10-09T19:45:00Z">
              <w:r w:rsidRPr="00DF467A">
                <w:rPr>
                  <w:lang w:val="en-US"/>
                  <w:rPrChange w:id="5294" w:author="mikle" w:date="2025-10-09T20:04:00Z" w16du:dateUtc="2025-10-10T03:04:00Z">
                    <w:rPr/>
                  </w:rPrChange>
                </w:rPr>
                <w:t xml:space="preserve">    surge_kwargs = dict(</w:t>
              </w:r>
            </w:ins>
          </w:p>
          <w:p w14:paraId="1F41549F" w14:textId="77777777" w:rsidR="00BE130F" w:rsidRPr="00DF467A" w:rsidRDefault="00BE130F" w:rsidP="00BE130F">
            <w:pPr>
              <w:jc w:val="both"/>
              <w:rPr>
                <w:ins w:id="5295" w:author="mikle" w:date="2025-10-09T19:45:00Z"/>
                <w:lang w:val="en-US"/>
                <w:rPrChange w:id="5296" w:author="mikle" w:date="2025-10-09T20:04:00Z" w16du:dateUtc="2025-10-10T03:04:00Z">
                  <w:rPr>
                    <w:ins w:id="5297" w:author="mikle" w:date="2025-10-09T19:45:00Z"/>
                  </w:rPr>
                </w:rPrChange>
              </w:rPr>
            </w:pPr>
            <w:ins w:id="5298" w:author="mikle" w:date="2025-10-09T19:45:00Z">
              <w:r w:rsidRPr="00DF467A">
                <w:rPr>
                  <w:lang w:val="en-US"/>
                  <w:rPrChange w:id="5299" w:author="mikle" w:date="2025-10-09T20:04:00Z" w16du:dateUtc="2025-10-10T03:04:00Z">
                    <w:rPr/>
                  </w:rPrChange>
                </w:rPr>
                <w:t xml:space="preserve">        m=p["m"], lam11=p["lam11"], Cxu1=p["Cxu1"], Cxu2=p["Cxu2"],</w:t>
              </w:r>
            </w:ins>
          </w:p>
          <w:p w14:paraId="285809F7" w14:textId="77777777" w:rsidR="00BE130F" w:rsidRPr="00DF467A" w:rsidRDefault="00BE130F" w:rsidP="00BE130F">
            <w:pPr>
              <w:jc w:val="both"/>
              <w:rPr>
                <w:ins w:id="5300" w:author="mikle" w:date="2025-10-09T19:45:00Z"/>
                <w:lang w:val="en-US"/>
                <w:rPrChange w:id="5301" w:author="mikle" w:date="2025-10-09T20:04:00Z" w16du:dateUtc="2025-10-10T03:04:00Z">
                  <w:rPr>
                    <w:ins w:id="5302" w:author="mikle" w:date="2025-10-09T19:45:00Z"/>
                  </w:rPr>
                </w:rPrChange>
              </w:rPr>
            </w:pPr>
            <w:ins w:id="5303" w:author="mikle" w:date="2025-10-09T19:45:00Z">
              <w:r w:rsidRPr="00DF467A">
                <w:rPr>
                  <w:lang w:val="en-US"/>
                  <w:rPrChange w:id="5304" w:author="mikle" w:date="2025-10-09T20:04:00Z" w16du:dateUtc="2025-10-10T03:04:00Z">
                    <w:rPr/>
                  </w:rPrChange>
                </w:rPr>
                <w:t xml:space="preserve">        Tdx=p["Tdx"], Kdv=p["Kdv_surge"], Umax=p["Umax_surge"],</w:t>
              </w:r>
            </w:ins>
          </w:p>
          <w:p w14:paraId="54831708" w14:textId="77777777" w:rsidR="00BE130F" w:rsidRPr="00DF467A" w:rsidRDefault="00BE130F" w:rsidP="00BE130F">
            <w:pPr>
              <w:jc w:val="both"/>
              <w:rPr>
                <w:ins w:id="5305" w:author="mikle" w:date="2025-10-09T19:45:00Z"/>
                <w:lang w:val="en-US"/>
                <w:rPrChange w:id="5306" w:author="mikle" w:date="2025-10-09T20:04:00Z" w16du:dateUtc="2025-10-10T03:04:00Z">
                  <w:rPr>
                    <w:ins w:id="5307" w:author="mikle" w:date="2025-10-09T19:45:00Z"/>
                  </w:rPr>
                </w:rPrChange>
              </w:rPr>
            </w:pPr>
            <w:ins w:id="5308" w:author="mikle" w:date="2025-10-09T19:45:00Z">
              <w:r w:rsidRPr="00DF467A">
                <w:rPr>
                  <w:lang w:val="en-US"/>
                  <w:rPrChange w:id="5309" w:author="mikle" w:date="2025-10-09T20:04:00Z" w16du:dateUtc="2025-10-10T03:04:00Z">
                    <w:rPr/>
                  </w:rPrChange>
                </w:rPr>
                <w:t xml:space="preserve">        Kp=p["Kp"], Kd=p["Kd"], at=p["at"],</w:t>
              </w:r>
            </w:ins>
          </w:p>
          <w:p w14:paraId="441760A1" w14:textId="77777777" w:rsidR="00BE130F" w:rsidRPr="00DF467A" w:rsidRDefault="00BE130F" w:rsidP="00BE130F">
            <w:pPr>
              <w:jc w:val="both"/>
              <w:rPr>
                <w:ins w:id="5310" w:author="mikle" w:date="2025-10-09T19:45:00Z"/>
                <w:lang w:val="en-US"/>
                <w:rPrChange w:id="5311" w:author="mikle" w:date="2025-10-09T20:05:00Z" w16du:dateUtc="2025-10-10T03:05:00Z">
                  <w:rPr>
                    <w:ins w:id="5312" w:author="mikle" w:date="2025-10-09T19:45:00Z"/>
                  </w:rPr>
                </w:rPrChange>
              </w:rPr>
            </w:pPr>
            <w:ins w:id="5313" w:author="mikle" w:date="2025-10-09T19:45:00Z">
              <w:r w:rsidRPr="00DF467A">
                <w:rPr>
                  <w:lang w:val="en-US"/>
                  <w:rPrChange w:id="5314" w:author="mikle" w:date="2025-10-09T20:04:00Z" w16du:dateUtc="2025-10-10T03:04:00Z">
                    <w:rPr/>
                  </w:rPrChange>
                </w:rPr>
                <w:t xml:space="preserve">        </w:t>
              </w:r>
              <w:r w:rsidRPr="00DF467A">
                <w:rPr>
                  <w:lang w:val="en-US"/>
                  <w:rPrChange w:id="5315" w:author="mikle" w:date="2025-10-09T20:05:00Z" w16du:dateUtc="2025-10-10T03:05:00Z">
                    <w:rPr/>
                  </w:rPrChange>
                </w:rPr>
                <w:t>wn_ref=p["wn_ref"], zeta_ref=p["zeta_ref"],</w:t>
              </w:r>
            </w:ins>
          </w:p>
          <w:p w14:paraId="4FE2C858" w14:textId="77777777" w:rsidR="00BE130F" w:rsidRPr="00DF467A" w:rsidRDefault="00BE130F" w:rsidP="00BE130F">
            <w:pPr>
              <w:jc w:val="both"/>
              <w:rPr>
                <w:ins w:id="5316" w:author="mikle" w:date="2025-10-09T19:45:00Z"/>
                <w:lang w:val="en-US"/>
                <w:rPrChange w:id="5317" w:author="mikle" w:date="2025-10-09T20:05:00Z" w16du:dateUtc="2025-10-10T03:05:00Z">
                  <w:rPr>
                    <w:ins w:id="5318" w:author="mikle" w:date="2025-10-09T19:45:00Z"/>
                  </w:rPr>
                </w:rPrChange>
              </w:rPr>
            </w:pPr>
            <w:ins w:id="5319" w:author="mikle" w:date="2025-10-09T19:45:00Z">
              <w:r w:rsidRPr="00DF467A">
                <w:rPr>
                  <w:lang w:val="en-US"/>
                  <w:rPrChange w:id="5320" w:author="mikle" w:date="2025-10-09T20:05:00Z" w16du:dateUtc="2025-10-10T03:05:00Z">
                    <w:rPr/>
                  </w:rPrChange>
                </w:rPr>
                <w:t xml:space="preserve">        Ucur_mag=p["Ucur_mag"], Ucur_dir_deg=p["Ucur_dir_deg"],</w:t>
              </w:r>
            </w:ins>
          </w:p>
          <w:p w14:paraId="4A2CB93A" w14:textId="77777777" w:rsidR="00BE130F" w:rsidRPr="00DF467A" w:rsidRDefault="00BE130F" w:rsidP="00BE130F">
            <w:pPr>
              <w:jc w:val="both"/>
              <w:rPr>
                <w:ins w:id="5321" w:author="mikle" w:date="2025-10-09T19:45:00Z"/>
                <w:lang w:val="en-US"/>
                <w:rPrChange w:id="5322" w:author="mikle" w:date="2025-10-09T20:05:00Z" w16du:dateUtc="2025-10-10T03:05:00Z">
                  <w:rPr>
                    <w:ins w:id="5323" w:author="mikle" w:date="2025-10-09T19:45:00Z"/>
                  </w:rPr>
                </w:rPrChange>
              </w:rPr>
            </w:pPr>
            <w:ins w:id="5324" w:author="mikle" w:date="2025-10-09T19:45:00Z">
              <w:r w:rsidRPr="00DF467A">
                <w:rPr>
                  <w:lang w:val="en-US"/>
                  <w:rPrChange w:id="5325" w:author="mikle" w:date="2025-10-09T20:05:00Z" w16du:dateUtc="2025-10-10T03:05:00Z">
                    <w:rPr/>
                  </w:rPrChange>
                </w:rPr>
                <w:t xml:space="preserve">        use_5pct_error_u=p["use_5pct_error_u"], meas_scale=meas_scale, dt=dt</w:t>
              </w:r>
            </w:ins>
          </w:p>
          <w:p w14:paraId="30CAB712" w14:textId="77777777" w:rsidR="00BE130F" w:rsidRPr="00DF467A" w:rsidRDefault="00BE130F" w:rsidP="00BE130F">
            <w:pPr>
              <w:jc w:val="both"/>
              <w:rPr>
                <w:ins w:id="5326" w:author="mikle" w:date="2025-10-09T19:45:00Z"/>
                <w:lang w:val="en-US"/>
                <w:rPrChange w:id="5327" w:author="mikle" w:date="2025-10-09T20:05:00Z" w16du:dateUtc="2025-10-10T03:05:00Z">
                  <w:rPr>
                    <w:ins w:id="5328" w:author="mikle" w:date="2025-10-09T19:45:00Z"/>
                  </w:rPr>
                </w:rPrChange>
              </w:rPr>
            </w:pPr>
            <w:ins w:id="5329" w:author="mikle" w:date="2025-10-09T19:45:00Z">
              <w:r w:rsidRPr="00DF467A">
                <w:rPr>
                  <w:lang w:val="en-US"/>
                  <w:rPrChange w:id="5330" w:author="mikle" w:date="2025-10-09T20:05:00Z" w16du:dateUtc="2025-10-10T03:05:00Z">
                    <w:rPr/>
                  </w:rPrChange>
                </w:rPr>
                <w:t xml:space="preserve">    )</w:t>
              </w:r>
            </w:ins>
          </w:p>
          <w:p w14:paraId="6BDDEE93" w14:textId="77777777" w:rsidR="00BE130F" w:rsidRPr="00DF467A" w:rsidRDefault="00BE130F" w:rsidP="00BE130F">
            <w:pPr>
              <w:jc w:val="both"/>
              <w:rPr>
                <w:ins w:id="5331" w:author="mikle" w:date="2025-10-09T19:45:00Z"/>
                <w:lang w:val="en-US"/>
                <w:rPrChange w:id="5332" w:author="mikle" w:date="2025-10-09T20:05:00Z" w16du:dateUtc="2025-10-10T03:05:00Z">
                  <w:rPr>
                    <w:ins w:id="5333" w:author="mikle" w:date="2025-10-09T19:45:00Z"/>
                  </w:rPr>
                </w:rPrChange>
              </w:rPr>
            </w:pPr>
          </w:p>
          <w:p w14:paraId="43EF0B4D" w14:textId="77777777" w:rsidR="00BE130F" w:rsidRPr="00DF467A" w:rsidRDefault="00BE130F" w:rsidP="00BE130F">
            <w:pPr>
              <w:jc w:val="both"/>
              <w:rPr>
                <w:ins w:id="5334" w:author="mikle" w:date="2025-10-09T19:45:00Z"/>
                <w:lang w:val="en-US"/>
                <w:rPrChange w:id="5335" w:author="mikle" w:date="2025-10-09T20:05:00Z" w16du:dateUtc="2025-10-10T03:05:00Z">
                  <w:rPr>
                    <w:ins w:id="5336" w:author="mikle" w:date="2025-10-09T19:45:00Z"/>
                  </w:rPr>
                </w:rPrChange>
              </w:rPr>
            </w:pPr>
            <w:ins w:id="5337" w:author="mikle" w:date="2025-10-09T19:45:00Z">
              <w:r w:rsidRPr="00DF467A">
                <w:rPr>
                  <w:lang w:val="en-US"/>
                  <w:rPrChange w:id="5338" w:author="mikle" w:date="2025-10-09T20:05:00Z" w16du:dateUtc="2025-10-10T03:05:00Z">
                    <w:rPr/>
                  </w:rPrChange>
                </w:rPr>
                <w:t xml:space="preserve">    def estimate_ts_yaw(sys: Kurs, psi_step_deg=1.0, tol=0.02, Tmax=8.0):</w:t>
              </w:r>
            </w:ins>
          </w:p>
          <w:p w14:paraId="44915540" w14:textId="77777777" w:rsidR="00BE130F" w:rsidRPr="00DF467A" w:rsidRDefault="00BE130F" w:rsidP="00BE130F">
            <w:pPr>
              <w:jc w:val="both"/>
              <w:rPr>
                <w:ins w:id="5339" w:author="mikle" w:date="2025-10-09T19:45:00Z"/>
                <w:lang w:val="en-US"/>
                <w:rPrChange w:id="5340" w:author="mikle" w:date="2025-10-09T20:05:00Z" w16du:dateUtc="2025-10-10T03:05:00Z">
                  <w:rPr>
                    <w:ins w:id="5341" w:author="mikle" w:date="2025-10-09T19:45:00Z"/>
                  </w:rPr>
                </w:rPrChange>
              </w:rPr>
            </w:pPr>
            <w:ins w:id="5342" w:author="mikle" w:date="2025-10-09T19:45:00Z">
              <w:r w:rsidRPr="00DF467A">
                <w:rPr>
                  <w:lang w:val="en-US"/>
                  <w:rPrChange w:id="5343" w:author="mikle" w:date="2025-10-09T20:05:00Z" w16du:dateUtc="2025-10-10T03:05:00Z">
                    <w:rPr/>
                  </w:rPrChange>
                </w:rPr>
                <w:t xml:space="preserve">        tloc = 0.0; target = psi_step_deg; reached = False; ts = Tmax</w:t>
              </w:r>
            </w:ins>
          </w:p>
          <w:p w14:paraId="16804EA5" w14:textId="77777777" w:rsidR="00BE130F" w:rsidRPr="00DF467A" w:rsidRDefault="00BE130F" w:rsidP="00BE130F">
            <w:pPr>
              <w:jc w:val="both"/>
              <w:rPr>
                <w:ins w:id="5344" w:author="mikle" w:date="2025-10-09T19:45:00Z"/>
                <w:lang w:val="en-US"/>
                <w:rPrChange w:id="5345" w:author="mikle" w:date="2025-10-09T20:05:00Z" w16du:dateUtc="2025-10-10T03:05:00Z">
                  <w:rPr>
                    <w:ins w:id="5346" w:author="mikle" w:date="2025-10-09T19:45:00Z"/>
                  </w:rPr>
                </w:rPrChange>
              </w:rPr>
            </w:pPr>
            <w:ins w:id="5347" w:author="mikle" w:date="2025-10-09T19:45:00Z">
              <w:r w:rsidRPr="00DF467A">
                <w:rPr>
                  <w:lang w:val="en-US"/>
                  <w:rPrChange w:id="5348" w:author="mikle" w:date="2025-10-09T20:05:00Z" w16du:dateUtc="2025-10-10T03:05:00Z">
                    <w:rPr/>
                  </w:rPrChange>
                </w:rPr>
                <w:t xml:space="preserve">        while tloc &lt; Tmax:</w:t>
              </w:r>
            </w:ins>
          </w:p>
          <w:p w14:paraId="5355D3FA" w14:textId="77777777" w:rsidR="00BE130F" w:rsidRPr="00DF467A" w:rsidRDefault="00BE130F" w:rsidP="00BE130F">
            <w:pPr>
              <w:jc w:val="both"/>
              <w:rPr>
                <w:ins w:id="5349" w:author="mikle" w:date="2025-10-09T19:45:00Z"/>
                <w:lang w:val="en-US"/>
                <w:rPrChange w:id="5350" w:author="mikle" w:date="2025-10-09T20:05:00Z" w16du:dateUtc="2025-10-10T03:05:00Z">
                  <w:rPr>
                    <w:ins w:id="5351" w:author="mikle" w:date="2025-10-09T19:45:00Z"/>
                  </w:rPr>
                </w:rPrChange>
              </w:rPr>
            </w:pPr>
            <w:ins w:id="5352" w:author="mikle" w:date="2025-10-09T19:45:00Z">
              <w:r w:rsidRPr="00DF467A">
                <w:rPr>
                  <w:lang w:val="en-US"/>
                  <w:rPrChange w:id="5353" w:author="mikle" w:date="2025-10-09T20:05:00Z" w16du:dateUtc="2025-10-10T03:05:00Z">
                    <w:rPr/>
                  </w:rPrChange>
                </w:rPr>
                <w:t xml:space="preserve">            tloc += sys.dt</w:t>
              </w:r>
            </w:ins>
          </w:p>
          <w:p w14:paraId="1EB1F4F7" w14:textId="77777777" w:rsidR="00BE130F" w:rsidRPr="00DF467A" w:rsidRDefault="00BE130F" w:rsidP="00BE130F">
            <w:pPr>
              <w:jc w:val="both"/>
              <w:rPr>
                <w:ins w:id="5354" w:author="mikle" w:date="2025-10-09T19:45:00Z"/>
                <w:lang w:val="en-US"/>
                <w:rPrChange w:id="5355" w:author="mikle" w:date="2025-10-09T20:05:00Z" w16du:dateUtc="2025-10-10T03:05:00Z">
                  <w:rPr>
                    <w:ins w:id="5356" w:author="mikle" w:date="2025-10-09T19:45:00Z"/>
                  </w:rPr>
                </w:rPrChange>
              </w:rPr>
            </w:pPr>
            <w:ins w:id="5357" w:author="mikle" w:date="2025-10-09T19:45:00Z">
              <w:r w:rsidRPr="00DF467A">
                <w:rPr>
                  <w:lang w:val="en-US"/>
                  <w:rPrChange w:id="5358" w:author="mikle" w:date="2025-10-09T20:05:00Z" w16du:dateUtc="2025-10-10T03:05:00Z">
                    <w:rPr/>
                  </w:rPrChange>
                </w:rPr>
                <w:t xml:space="preserve">            y = sys.step(target)</w:t>
              </w:r>
            </w:ins>
          </w:p>
          <w:p w14:paraId="2C0F64B9" w14:textId="77777777" w:rsidR="00BE130F" w:rsidRPr="00DF467A" w:rsidRDefault="00BE130F" w:rsidP="00BE130F">
            <w:pPr>
              <w:jc w:val="both"/>
              <w:rPr>
                <w:ins w:id="5359" w:author="mikle" w:date="2025-10-09T19:45:00Z"/>
                <w:lang w:val="en-US"/>
                <w:rPrChange w:id="5360" w:author="mikle" w:date="2025-10-09T20:05:00Z" w16du:dateUtc="2025-10-10T03:05:00Z">
                  <w:rPr>
                    <w:ins w:id="5361" w:author="mikle" w:date="2025-10-09T19:45:00Z"/>
                  </w:rPr>
                </w:rPrChange>
              </w:rPr>
            </w:pPr>
            <w:ins w:id="5362" w:author="mikle" w:date="2025-10-09T19:45:00Z">
              <w:r w:rsidRPr="00DF467A">
                <w:rPr>
                  <w:lang w:val="en-US"/>
                  <w:rPrChange w:id="5363" w:author="mikle" w:date="2025-10-09T20:05:00Z" w16du:dateUtc="2025-10-10T03:05:00Z">
                    <w:rPr/>
                  </w:rPrChange>
                </w:rPr>
                <w:t xml:space="preserve">            err = abs(target - y)</w:t>
              </w:r>
            </w:ins>
          </w:p>
          <w:p w14:paraId="6597E180" w14:textId="77777777" w:rsidR="00BE130F" w:rsidRPr="00DF467A" w:rsidRDefault="00BE130F" w:rsidP="00BE130F">
            <w:pPr>
              <w:jc w:val="both"/>
              <w:rPr>
                <w:ins w:id="5364" w:author="mikle" w:date="2025-10-09T19:45:00Z"/>
                <w:lang w:val="en-US"/>
                <w:rPrChange w:id="5365" w:author="mikle" w:date="2025-10-09T20:05:00Z" w16du:dateUtc="2025-10-10T03:05:00Z">
                  <w:rPr>
                    <w:ins w:id="5366" w:author="mikle" w:date="2025-10-09T19:45:00Z"/>
                  </w:rPr>
                </w:rPrChange>
              </w:rPr>
            </w:pPr>
            <w:ins w:id="5367" w:author="mikle" w:date="2025-10-09T19:45:00Z">
              <w:r w:rsidRPr="00DF467A">
                <w:rPr>
                  <w:lang w:val="en-US"/>
                  <w:rPrChange w:id="5368" w:author="mikle" w:date="2025-10-09T20:05:00Z" w16du:dateUtc="2025-10-10T03:05:00Z">
                    <w:rPr/>
                  </w:rPrChange>
                </w:rPr>
                <w:t xml:space="preserve">            if not reached and err &lt;= tol*abs(target): reached = True; ts = tloc</w:t>
              </w:r>
            </w:ins>
          </w:p>
          <w:p w14:paraId="0EB2D29B" w14:textId="77777777" w:rsidR="00BE130F" w:rsidRPr="00DF467A" w:rsidRDefault="00BE130F" w:rsidP="00BE130F">
            <w:pPr>
              <w:jc w:val="both"/>
              <w:rPr>
                <w:ins w:id="5369" w:author="mikle" w:date="2025-10-09T19:45:00Z"/>
                <w:lang w:val="en-US"/>
                <w:rPrChange w:id="5370" w:author="mikle" w:date="2025-10-09T20:05:00Z" w16du:dateUtc="2025-10-10T03:05:00Z">
                  <w:rPr>
                    <w:ins w:id="5371" w:author="mikle" w:date="2025-10-09T19:45:00Z"/>
                  </w:rPr>
                </w:rPrChange>
              </w:rPr>
            </w:pPr>
            <w:ins w:id="5372" w:author="mikle" w:date="2025-10-09T19:45:00Z">
              <w:r w:rsidRPr="00DF467A">
                <w:rPr>
                  <w:lang w:val="en-US"/>
                  <w:rPrChange w:id="5373" w:author="mikle" w:date="2025-10-09T20:05:00Z" w16du:dateUtc="2025-10-10T03:05:00Z">
                    <w:rPr/>
                  </w:rPrChange>
                </w:rPr>
                <w:t xml:space="preserve">            if reached and err &gt; tol*abs(target): reached = False; ts = Tmax</w:t>
              </w:r>
            </w:ins>
          </w:p>
          <w:p w14:paraId="7D463562" w14:textId="77777777" w:rsidR="00BE130F" w:rsidRPr="00FA2782" w:rsidRDefault="00BE130F" w:rsidP="00BE130F">
            <w:pPr>
              <w:jc w:val="both"/>
              <w:rPr>
                <w:ins w:id="5374" w:author="mikle" w:date="2025-10-09T19:45:00Z"/>
                <w:lang w:val="en-US"/>
                <w:rPrChange w:id="5375" w:author="mikle" w:date="2025-10-09T20:06:00Z" w16du:dateUtc="2025-10-10T03:06:00Z">
                  <w:rPr>
                    <w:ins w:id="5376" w:author="mikle" w:date="2025-10-09T19:45:00Z"/>
                  </w:rPr>
                </w:rPrChange>
              </w:rPr>
            </w:pPr>
            <w:ins w:id="5377" w:author="mikle" w:date="2025-10-09T19:45:00Z">
              <w:r w:rsidRPr="00DF467A">
                <w:rPr>
                  <w:lang w:val="en-US"/>
                  <w:rPrChange w:id="5378" w:author="mikle" w:date="2025-10-09T20:05:00Z" w16du:dateUtc="2025-10-10T03:05:00Z">
                    <w:rPr/>
                  </w:rPrChange>
                </w:rPr>
                <w:t xml:space="preserve">        </w:t>
              </w:r>
              <w:r w:rsidRPr="00FA2782">
                <w:rPr>
                  <w:lang w:val="en-US"/>
                  <w:rPrChange w:id="5379" w:author="mikle" w:date="2025-10-09T20:06:00Z" w16du:dateUtc="2025-10-10T03:06:00Z">
                    <w:rPr/>
                  </w:rPrChange>
                </w:rPr>
                <w:t>return ts</w:t>
              </w:r>
            </w:ins>
          </w:p>
          <w:p w14:paraId="097AEFD5" w14:textId="77777777" w:rsidR="00BE130F" w:rsidRPr="00FA2782" w:rsidRDefault="00BE130F" w:rsidP="00BE130F">
            <w:pPr>
              <w:jc w:val="both"/>
              <w:rPr>
                <w:ins w:id="5380" w:author="mikle" w:date="2025-10-09T19:45:00Z"/>
                <w:lang w:val="en-US"/>
                <w:rPrChange w:id="5381" w:author="mikle" w:date="2025-10-09T20:06:00Z" w16du:dateUtc="2025-10-10T03:06:00Z">
                  <w:rPr>
                    <w:ins w:id="5382" w:author="mikle" w:date="2025-10-09T19:45:00Z"/>
                  </w:rPr>
                </w:rPrChange>
              </w:rPr>
            </w:pPr>
          </w:p>
          <w:p w14:paraId="4C4F8230" w14:textId="77777777" w:rsidR="00BE130F" w:rsidRPr="00FA2782" w:rsidRDefault="00BE130F" w:rsidP="00BE130F">
            <w:pPr>
              <w:jc w:val="both"/>
              <w:rPr>
                <w:ins w:id="5383" w:author="mikle" w:date="2025-10-09T19:45:00Z"/>
                <w:lang w:val="en-US"/>
                <w:rPrChange w:id="5384" w:author="mikle" w:date="2025-10-09T20:06:00Z" w16du:dateUtc="2025-10-10T03:06:00Z">
                  <w:rPr>
                    <w:ins w:id="5385" w:author="mikle" w:date="2025-10-09T19:45:00Z"/>
                  </w:rPr>
                </w:rPrChange>
              </w:rPr>
            </w:pPr>
            <w:ins w:id="5386" w:author="mikle" w:date="2025-10-09T19:45:00Z">
              <w:r w:rsidRPr="00FA2782">
                <w:rPr>
                  <w:lang w:val="en-US"/>
                  <w:rPrChange w:id="5387" w:author="mikle" w:date="2025-10-09T20:06:00Z" w16du:dateUtc="2025-10-10T03:06:00Z">
                    <w:rPr/>
                  </w:rPrChange>
                </w:rPr>
                <w:t xml:space="preserve">    def estimate_ts_surge(sys: MarshevPD, u_step=1.0, tol=0.02, Tmax=12.0):</w:t>
              </w:r>
            </w:ins>
          </w:p>
          <w:p w14:paraId="2142540A" w14:textId="77777777" w:rsidR="00BE130F" w:rsidRPr="00FA2782" w:rsidRDefault="00BE130F" w:rsidP="00BE130F">
            <w:pPr>
              <w:jc w:val="both"/>
              <w:rPr>
                <w:ins w:id="5388" w:author="mikle" w:date="2025-10-09T19:45:00Z"/>
                <w:lang w:val="en-US"/>
                <w:rPrChange w:id="5389" w:author="mikle" w:date="2025-10-09T20:06:00Z" w16du:dateUtc="2025-10-10T03:06:00Z">
                  <w:rPr>
                    <w:ins w:id="5390" w:author="mikle" w:date="2025-10-09T19:45:00Z"/>
                  </w:rPr>
                </w:rPrChange>
              </w:rPr>
            </w:pPr>
            <w:ins w:id="5391" w:author="mikle" w:date="2025-10-09T19:45:00Z">
              <w:r w:rsidRPr="00FA2782">
                <w:rPr>
                  <w:lang w:val="en-US"/>
                  <w:rPrChange w:id="5392" w:author="mikle" w:date="2025-10-09T20:06:00Z" w16du:dateUtc="2025-10-10T03:06:00Z">
                    <w:rPr/>
                  </w:rPrChange>
                </w:rPr>
                <w:t xml:space="preserve">        tloc = 0.0; target = u_step; reached = False; ts = Tmax; psi0 = 0.0</w:t>
              </w:r>
            </w:ins>
          </w:p>
          <w:p w14:paraId="089ECCFE" w14:textId="77777777" w:rsidR="00BE130F" w:rsidRPr="00FA2782" w:rsidRDefault="00BE130F" w:rsidP="00BE130F">
            <w:pPr>
              <w:jc w:val="both"/>
              <w:rPr>
                <w:ins w:id="5393" w:author="mikle" w:date="2025-10-09T19:45:00Z"/>
                <w:lang w:val="en-US"/>
                <w:rPrChange w:id="5394" w:author="mikle" w:date="2025-10-09T20:06:00Z" w16du:dateUtc="2025-10-10T03:06:00Z">
                  <w:rPr>
                    <w:ins w:id="5395" w:author="mikle" w:date="2025-10-09T19:45:00Z"/>
                  </w:rPr>
                </w:rPrChange>
              </w:rPr>
            </w:pPr>
            <w:ins w:id="5396" w:author="mikle" w:date="2025-10-09T19:45:00Z">
              <w:r w:rsidRPr="00FA2782">
                <w:rPr>
                  <w:lang w:val="en-US"/>
                  <w:rPrChange w:id="5397" w:author="mikle" w:date="2025-10-09T20:06:00Z" w16du:dateUtc="2025-10-10T03:06:00Z">
                    <w:rPr/>
                  </w:rPrChange>
                </w:rPr>
                <w:t xml:space="preserve">        while tloc &lt; Tmax:</w:t>
              </w:r>
            </w:ins>
          </w:p>
          <w:p w14:paraId="4F2AD914" w14:textId="77777777" w:rsidR="00BE130F" w:rsidRPr="00FA2782" w:rsidRDefault="00BE130F" w:rsidP="00BE130F">
            <w:pPr>
              <w:jc w:val="both"/>
              <w:rPr>
                <w:ins w:id="5398" w:author="mikle" w:date="2025-10-09T19:45:00Z"/>
                <w:lang w:val="en-US"/>
                <w:rPrChange w:id="5399" w:author="mikle" w:date="2025-10-09T20:06:00Z" w16du:dateUtc="2025-10-10T03:06:00Z">
                  <w:rPr>
                    <w:ins w:id="5400" w:author="mikle" w:date="2025-10-09T19:45:00Z"/>
                  </w:rPr>
                </w:rPrChange>
              </w:rPr>
            </w:pPr>
            <w:ins w:id="5401" w:author="mikle" w:date="2025-10-09T19:45:00Z">
              <w:r w:rsidRPr="00FA2782">
                <w:rPr>
                  <w:lang w:val="en-US"/>
                  <w:rPrChange w:id="5402" w:author="mikle" w:date="2025-10-09T20:06:00Z" w16du:dateUtc="2025-10-10T03:06:00Z">
                    <w:rPr/>
                  </w:rPrChange>
                </w:rPr>
                <w:t xml:space="preserve">            tloc += sys.dt</w:t>
              </w:r>
            </w:ins>
          </w:p>
          <w:p w14:paraId="39D6C5EF" w14:textId="77777777" w:rsidR="00BE130F" w:rsidRPr="00FA2782" w:rsidRDefault="00BE130F" w:rsidP="00BE130F">
            <w:pPr>
              <w:jc w:val="both"/>
              <w:rPr>
                <w:ins w:id="5403" w:author="mikle" w:date="2025-10-09T19:45:00Z"/>
                <w:lang w:val="en-US"/>
                <w:rPrChange w:id="5404" w:author="mikle" w:date="2025-10-09T20:06:00Z" w16du:dateUtc="2025-10-10T03:06:00Z">
                  <w:rPr>
                    <w:ins w:id="5405" w:author="mikle" w:date="2025-10-09T19:45:00Z"/>
                  </w:rPr>
                </w:rPrChange>
              </w:rPr>
            </w:pPr>
            <w:ins w:id="5406" w:author="mikle" w:date="2025-10-09T19:45:00Z">
              <w:r w:rsidRPr="00FA2782">
                <w:rPr>
                  <w:lang w:val="en-US"/>
                  <w:rPrChange w:id="5407" w:author="mikle" w:date="2025-10-09T20:06:00Z" w16du:dateUtc="2025-10-10T03:06:00Z">
                    <w:rPr/>
                  </w:rPrChange>
                </w:rPr>
                <w:t xml:space="preserve">            y_rel = sys.step(target, psi=psi0)</w:t>
              </w:r>
            </w:ins>
          </w:p>
          <w:p w14:paraId="7F742A5A" w14:textId="77777777" w:rsidR="00BE130F" w:rsidRPr="00FA2782" w:rsidRDefault="00BE130F" w:rsidP="00BE130F">
            <w:pPr>
              <w:jc w:val="both"/>
              <w:rPr>
                <w:ins w:id="5408" w:author="mikle" w:date="2025-10-09T19:45:00Z"/>
                <w:lang w:val="en-US"/>
                <w:rPrChange w:id="5409" w:author="mikle" w:date="2025-10-09T20:06:00Z" w16du:dateUtc="2025-10-10T03:06:00Z">
                  <w:rPr>
                    <w:ins w:id="5410" w:author="mikle" w:date="2025-10-09T19:45:00Z"/>
                  </w:rPr>
                </w:rPrChange>
              </w:rPr>
            </w:pPr>
            <w:ins w:id="5411" w:author="mikle" w:date="2025-10-09T19:45:00Z">
              <w:r w:rsidRPr="00FA2782">
                <w:rPr>
                  <w:lang w:val="en-US"/>
                  <w:rPrChange w:id="5412" w:author="mikle" w:date="2025-10-09T20:06:00Z" w16du:dateUtc="2025-10-10T03:06:00Z">
                    <w:rPr/>
                  </w:rPrChange>
                </w:rPr>
                <w:t xml:space="preserve">            y_ground = max(0.0, y_rel + sys.Ucur_mag * math.cos(sys.Ucur_dir - psi0))</w:t>
              </w:r>
            </w:ins>
          </w:p>
          <w:p w14:paraId="2689B84E" w14:textId="77777777" w:rsidR="00BE130F" w:rsidRPr="00FA2782" w:rsidRDefault="00BE130F" w:rsidP="00BE130F">
            <w:pPr>
              <w:jc w:val="both"/>
              <w:rPr>
                <w:ins w:id="5413" w:author="mikle" w:date="2025-10-09T19:45:00Z"/>
                <w:lang w:val="en-US"/>
                <w:rPrChange w:id="5414" w:author="mikle" w:date="2025-10-09T20:06:00Z" w16du:dateUtc="2025-10-10T03:06:00Z">
                  <w:rPr>
                    <w:ins w:id="5415" w:author="mikle" w:date="2025-10-09T19:45:00Z"/>
                  </w:rPr>
                </w:rPrChange>
              </w:rPr>
            </w:pPr>
            <w:ins w:id="5416" w:author="mikle" w:date="2025-10-09T19:45:00Z">
              <w:r w:rsidRPr="00FA2782">
                <w:rPr>
                  <w:lang w:val="en-US"/>
                  <w:rPrChange w:id="5417" w:author="mikle" w:date="2025-10-09T20:06:00Z" w16du:dateUtc="2025-10-10T03:06:00Z">
                    <w:rPr/>
                  </w:rPrChange>
                </w:rPr>
                <w:t xml:space="preserve">            err = abs(target - y_ground)</w:t>
              </w:r>
            </w:ins>
          </w:p>
          <w:p w14:paraId="0C705AB0" w14:textId="77777777" w:rsidR="00BE130F" w:rsidRPr="00FA2782" w:rsidRDefault="00BE130F" w:rsidP="00BE130F">
            <w:pPr>
              <w:jc w:val="both"/>
              <w:rPr>
                <w:ins w:id="5418" w:author="mikle" w:date="2025-10-09T19:45:00Z"/>
                <w:lang w:val="en-US"/>
                <w:rPrChange w:id="5419" w:author="mikle" w:date="2025-10-09T20:06:00Z" w16du:dateUtc="2025-10-10T03:06:00Z">
                  <w:rPr>
                    <w:ins w:id="5420" w:author="mikle" w:date="2025-10-09T19:45:00Z"/>
                  </w:rPr>
                </w:rPrChange>
              </w:rPr>
            </w:pPr>
            <w:ins w:id="5421" w:author="mikle" w:date="2025-10-09T19:45:00Z">
              <w:r w:rsidRPr="00FA2782">
                <w:rPr>
                  <w:lang w:val="en-US"/>
                  <w:rPrChange w:id="5422" w:author="mikle" w:date="2025-10-09T20:06:00Z" w16du:dateUtc="2025-10-10T03:06:00Z">
                    <w:rPr/>
                  </w:rPrChange>
                </w:rPr>
                <w:t xml:space="preserve">            if not reached and err &lt;= tol*abs(target): reached = True; ts = tloc</w:t>
              </w:r>
            </w:ins>
          </w:p>
          <w:p w14:paraId="4D53B6F4" w14:textId="77777777" w:rsidR="00BE130F" w:rsidRPr="00FA2782" w:rsidRDefault="00BE130F" w:rsidP="00BE130F">
            <w:pPr>
              <w:jc w:val="both"/>
              <w:rPr>
                <w:ins w:id="5423" w:author="mikle" w:date="2025-10-09T19:45:00Z"/>
                <w:lang w:val="en-US"/>
                <w:rPrChange w:id="5424" w:author="mikle" w:date="2025-10-09T20:06:00Z" w16du:dateUtc="2025-10-10T03:06:00Z">
                  <w:rPr>
                    <w:ins w:id="5425" w:author="mikle" w:date="2025-10-09T19:45:00Z"/>
                  </w:rPr>
                </w:rPrChange>
              </w:rPr>
            </w:pPr>
            <w:ins w:id="5426" w:author="mikle" w:date="2025-10-09T19:45:00Z">
              <w:r w:rsidRPr="00FA2782">
                <w:rPr>
                  <w:lang w:val="en-US"/>
                  <w:rPrChange w:id="5427" w:author="mikle" w:date="2025-10-09T20:06:00Z" w16du:dateUtc="2025-10-10T03:06:00Z">
                    <w:rPr/>
                  </w:rPrChange>
                </w:rPr>
                <w:t xml:space="preserve">            if reached and err &gt; tol*abs(target): reached = False; ts = Tmax</w:t>
              </w:r>
            </w:ins>
          </w:p>
          <w:p w14:paraId="1F9E7E24" w14:textId="77777777" w:rsidR="00BE130F" w:rsidRPr="00FA2782" w:rsidRDefault="00BE130F" w:rsidP="00BE130F">
            <w:pPr>
              <w:jc w:val="both"/>
              <w:rPr>
                <w:ins w:id="5428" w:author="mikle" w:date="2025-10-09T19:45:00Z"/>
                <w:lang w:val="en-US"/>
                <w:rPrChange w:id="5429" w:author="mikle" w:date="2025-10-09T20:06:00Z" w16du:dateUtc="2025-10-10T03:06:00Z">
                  <w:rPr>
                    <w:ins w:id="5430" w:author="mikle" w:date="2025-10-09T19:45:00Z"/>
                  </w:rPr>
                </w:rPrChange>
              </w:rPr>
            </w:pPr>
            <w:ins w:id="5431" w:author="mikle" w:date="2025-10-09T19:45:00Z">
              <w:r w:rsidRPr="00FA2782">
                <w:rPr>
                  <w:lang w:val="en-US"/>
                  <w:rPrChange w:id="5432" w:author="mikle" w:date="2025-10-09T20:06:00Z" w16du:dateUtc="2025-10-10T03:06:00Z">
                    <w:rPr/>
                  </w:rPrChange>
                </w:rPr>
                <w:t xml:space="preserve">        return ts</w:t>
              </w:r>
            </w:ins>
          </w:p>
          <w:p w14:paraId="1E59FA34" w14:textId="77777777" w:rsidR="00BE130F" w:rsidRPr="00FA2782" w:rsidRDefault="00BE130F" w:rsidP="00BE130F">
            <w:pPr>
              <w:jc w:val="both"/>
              <w:rPr>
                <w:ins w:id="5433" w:author="mikle" w:date="2025-10-09T19:45:00Z"/>
                <w:lang w:val="en-US"/>
                <w:rPrChange w:id="5434" w:author="mikle" w:date="2025-10-09T20:06:00Z" w16du:dateUtc="2025-10-10T03:06:00Z">
                  <w:rPr>
                    <w:ins w:id="5435" w:author="mikle" w:date="2025-10-09T19:45:00Z"/>
                  </w:rPr>
                </w:rPrChange>
              </w:rPr>
            </w:pPr>
          </w:p>
          <w:p w14:paraId="7CE06F88" w14:textId="77777777" w:rsidR="00BE130F" w:rsidRPr="00FA2782" w:rsidRDefault="00BE130F" w:rsidP="00BE130F">
            <w:pPr>
              <w:jc w:val="both"/>
              <w:rPr>
                <w:ins w:id="5436" w:author="mikle" w:date="2025-10-09T19:45:00Z"/>
                <w:lang w:val="en-US"/>
                <w:rPrChange w:id="5437" w:author="mikle" w:date="2025-10-09T20:06:00Z" w16du:dateUtc="2025-10-10T03:06:00Z">
                  <w:rPr>
                    <w:ins w:id="5438" w:author="mikle" w:date="2025-10-09T19:45:00Z"/>
                  </w:rPr>
                </w:rPrChange>
              </w:rPr>
            </w:pPr>
            <w:ins w:id="5439" w:author="mikle" w:date="2025-10-09T19:45:00Z">
              <w:r w:rsidRPr="00FA2782">
                <w:rPr>
                  <w:lang w:val="en-US"/>
                  <w:rPrChange w:id="5440" w:author="mikle" w:date="2025-10-09T20:06:00Z" w16du:dateUtc="2025-10-10T03:06:00Z">
                    <w:rPr/>
                  </w:rPrChange>
                </w:rPr>
                <w:t xml:space="preserve">    ts_yaw = estimate_ts_yaw(Kurs(**yaw_kwargs), psi_step_deg=1.0, Tmax=8.0)</w:t>
              </w:r>
            </w:ins>
          </w:p>
          <w:p w14:paraId="4923C205" w14:textId="77777777" w:rsidR="00BE130F" w:rsidRPr="00FA2782" w:rsidRDefault="00BE130F" w:rsidP="00BE130F">
            <w:pPr>
              <w:jc w:val="both"/>
              <w:rPr>
                <w:ins w:id="5441" w:author="mikle" w:date="2025-10-09T19:45:00Z"/>
                <w:lang w:val="en-US"/>
                <w:rPrChange w:id="5442" w:author="mikle" w:date="2025-10-09T20:06:00Z" w16du:dateUtc="2025-10-10T03:06:00Z">
                  <w:rPr>
                    <w:ins w:id="5443" w:author="mikle" w:date="2025-10-09T19:45:00Z"/>
                  </w:rPr>
                </w:rPrChange>
              </w:rPr>
            </w:pPr>
            <w:ins w:id="5444" w:author="mikle" w:date="2025-10-09T19:45:00Z">
              <w:r w:rsidRPr="00FA2782">
                <w:rPr>
                  <w:lang w:val="en-US"/>
                  <w:rPrChange w:id="5445" w:author="mikle" w:date="2025-10-09T20:06:00Z" w16du:dateUtc="2025-10-10T03:06:00Z">
                    <w:rPr/>
                  </w:rPrChange>
                </w:rPr>
                <w:t xml:space="preserve">    ts_surge = estimate_ts_surge(MarshevPD(**surge_kwargs), u_step=1.0, Tmax=12.0)</w:t>
              </w:r>
            </w:ins>
          </w:p>
          <w:p w14:paraId="7BD71F31" w14:textId="77777777" w:rsidR="00BE130F" w:rsidRPr="00FA2782" w:rsidRDefault="00BE130F" w:rsidP="00BE130F">
            <w:pPr>
              <w:jc w:val="both"/>
              <w:rPr>
                <w:ins w:id="5446" w:author="mikle" w:date="2025-10-09T19:45:00Z"/>
                <w:lang w:val="en-US"/>
                <w:rPrChange w:id="5447" w:author="mikle" w:date="2025-10-09T20:06:00Z" w16du:dateUtc="2025-10-10T03:06:00Z">
                  <w:rPr>
                    <w:ins w:id="5448" w:author="mikle" w:date="2025-10-09T19:45:00Z"/>
                  </w:rPr>
                </w:rPrChange>
              </w:rPr>
            </w:pPr>
            <w:ins w:id="5449" w:author="mikle" w:date="2025-10-09T19:45:00Z">
              <w:r w:rsidRPr="00FA2782">
                <w:rPr>
                  <w:lang w:val="en-US"/>
                  <w:rPrChange w:id="5450" w:author="mikle" w:date="2025-10-09T20:06:00Z" w16du:dateUtc="2025-10-10T03:06:00Z">
                    <w:rPr/>
                  </w:rPrChange>
                </w:rPr>
                <w:t xml:space="preserve">    ts_dom = max(ts_yaw, ts_surge)</w:t>
              </w:r>
            </w:ins>
          </w:p>
          <w:p w14:paraId="06D491CA" w14:textId="77777777" w:rsidR="00BE130F" w:rsidRPr="00FA2782" w:rsidRDefault="00BE130F" w:rsidP="00BE130F">
            <w:pPr>
              <w:jc w:val="both"/>
              <w:rPr>
                <w:ins w:id="5451" w:author="mikle" w:date="2025-10-09T19:45:00Z"/>
                <w:lang w:val="en-US"/>
                <w:rPrChange w:id="5452" w:author="mikle" w:date="2025-10-09T20:06:00Z" w16du:dateUtc="2025-10-10T03:06:00Z">
                  <w:rPr>
                    <w:ins w:id="5453" w:author="mikle" w:date="2025-10-09T19:45:00Z"/>
                  </w:rPr>
                </w:rPrChange>
              </w:rPr>
            </w:pPr>
            <w:ins w:id="5454" w:author="mikle" w:date="2025-10-09T19:45:00Z">
              <w:r w:rsidRPr="00FA2782">
                <w:rPr>
                  <w:lang w:val="en-US"/>
                  <w:rPrChange w:id="5455" w:author="mikle" w:date="2025-10-09T20:06:00Z" w16du:dateUtc="2025-10-10T03:06:00Z">
                    <w:rPr/>
                  </w:rPrChange>
                </w:rPr>
                <w:t xml:space="preserve">    turn_buffer = 1.2 * U_cruise * ts_dom</w:t>
              </w:r>
            </w:ins>
          </w:p>
          <w:p w14:paraId="23E9B6F2" w14:textId="77777777" w:rsidR="00BE130F" w:rsidRPr="00FA2782" w:rsidRDefault="00BE130F" w:rsidP="00BE130F">
            <w:pPr>
              <w:jc w:val="both"/>
              <w:rPr>
                <w:ins w:id="5456" w:author="mikle" w:date="2025-10-09T19:45:00Z"/>
                <w:lang w:val="en-US"/>
                <w:rPrChange w:id="5457" w:author="mikle" w:date="2025-10-09T20:06:00Z" w16du:dateUtc="2025-10-10T03:06:00Z">
                  <w:rPr>
                    <w:ins w:id="5458" w:author="mikle" w:date="2025-10-09T19:45:00Z"/>
                  </w:rPr>
                </w:rPrChange>
              </w:rPr>
            </w:pPr>
          </w:p>
          <w:p w14:paraId="499581AE" w14:textId="77777777" w:rsidR="00BE130F" w:rsidRPr="00FA2782" w:rsidRDefault="00BE130F" w:rsidP="00BE130F">
            <w:pPr>
              <w:jc w:val="both"/>
              <w:rPr>
                <w:ins w:id="5459" w:author="mikle" w:date="2025-10-09T19:45:00Z"/>
                <w:lang w:val="en-US"/>
                <w:rPrChange w:id="5460" w:author="mikle" w:date="2025-10-09T20:06:00Z" w16du:dateUtc="2025-10-10T03:06:00Z">
                  <w:rPr>
                    <w:ins w:id="5461" w:author="mikle" w:date="2025-10-09T19:45:00Z"/>
                  </w:rPr>
                </w:rPrChange>
              </w:rPr>
            </w:pPr>
            <w:ins w:id="5462" w:author="mikle" w:date="2025-10-09T19:45:00Z">
              <w:r w:rsidRPr="00FA2782">
                <w:rPr>
                  <w:lang w:val="en-US"/>
                  <w:rPrChange w:id="5463" w:author="mikle" w:date="2025-10-09T20:06:00Z" w16du:dateUtc="2025-10-10T03:06:00Z">
                    <w:rPr/>
                  </w:rPrChange>
                </w:rPr>
                <w:t xml:space="preserve">    W_use, lane_spacing = sss_swath_and_spacing(R_slant, h_alt, beta_deg, cross_overlap)</w:t>
              </w:r>
            </w:ins>
          </w:p>
          <w:p w14:paraId="079CC722" w14:textId="77777777" w:rsidR="00BE130F" w:rsidRPr="00FA2782" w:rsidRDefault="00BE130F" w:rsidP="00BE130F">
            <w:pPr>
              <w:jc w:val="both"/>
              <w:rPr>
                <w:ins w:id="5464" w:author="mikle" w:date="2025-10-09T19:45:00Z"/>
                <w:lang w:val="en-US"/>
                <w:rPrChange w:id="5465" w:author="mikle" w:date="2025-10-09T20:06:00Z" w16du:dateUtc="2025-10-10T03:06:00Z">
                  <w:rPr>
                    <w:ins w:id="5466" w:author="mikle" w:date="2025-10-09T19:45:00Z"/>
                  </w:rPr>
                </w:rPrChange>
              </w:rPr>
            </w:pPr>
            <w:ins w:id="5467" w:author="mikle" w:date="2025-10-09T19:45:00Z">
              <w:r w:rsidRPr="00FA2782">
                <w:rPr>
                  <w:lang w:val="en-US"/>
                  <w:rPrChange w:id="5468" w:author="mikle" w:date="2025-10-09T20:06:00Z" w16du:dateUtc="2025-10-10T03:06:00Z">
                    <w:rPr/>
                  </w:rPrChange>
                </w:rPr>
                <w:t xml:space="preserve">    s_ping = (1.0 - along_overlap) * W_use</w:t>
              </w:r>
            </w:ins>
          </w:p>
          <w:p w14:paraId="24900B71" w14:textId="77777777" w:rsidR="00BE130F" w:rsidRPr="00FA2782" w:rsidRDefault="00BE130F" w:rsidP="00BE130F">
            <w:pPr>
              <w:jc w:val="both"/>
              <w:rPr>
                <w:ins w:id="5469" w:author="mikle" w:date="2025-10-09T19:45:00Z"/>
                <w:lang w:val="en-US"/>
                <w:rPrChange w:id="5470" w:author="mikle" w:date="2025-10-09T20:06:00Z" w16du:dateUtc="2025-10-10T03:06:00Z">
                  <w:rPr>
                    <w:ins w:id="5471" w:author="mikle" w:date="2025-10-09T19:45:00Z"/>
                  </w:rPr>
                </w:rPrChange>
              </w:rPr>
            </w:pPr>
            <w:ins w:id="5472" w:author="mikle" w:date="2025-10-09T19:45:00Z">
              <w:r w:rsidRPr="00FA2782">
                <w:rPr>
                  <w:lang w:val="en-US"/>
                  <w:rPrChange w:id="5473" w:author="mikle" w:date="2025-10-09T20:06:00Z" w16du:dateUtc="2025-10-10T03:06:00Z">
                    <w:rPr/>
                  </w:rPrChange>
                </w:rPr>
                <w:t xml:space="preserve">    dt_ping = s_ping / max(1e-6, U_acq)</w:t>
              </w:r>
            </w:ins>
          </w:p>
          <w:p w14:paraId="4513A858" w14:textId="77777777" w:rsidR="00BE130F" w:rsidRPr="00FA2782" w:rsidRDefault="00BE130F" w:rsidP="00BE130F">
            <w:pPr>
              <w:jc w:val="both"/>
              <w:rPr>
                <w:ins w:id="5474" w:author="mikle" w:date="2025-10-09T19:45:00Z"/>
                <w:lang w:val="en-US"/>
                <w:rPrChange w:id="5475" w:author="mikle" w:date="2025-10-09T20:06:00Z" w16du:dateUtc="2025-10-10T03:06:00Z">
                  <w:rPr>
                    <w:ins w:id="5476" w:author="mikle" w:date="2025-10-09T19:45:00Z"/>
                  </w:rPr>
                </w:rPrChange>
              </w:rPr>
            </w:pPr>
          </w:p>
          <w:p w14:paraId="6A3FAEEB" w14:textId="77777777" w:rsidR="00BE130F" w:rsidRPr="00FA2782" w:rsidRDefault="00BE130F" w:rsidP="00BE130F">
            <w:pPr>
              <w:jc w:val="both"/>
              <w:rPr>
                <w:ins w:id="5477" w:author="mikle" w:date="2025-10-09T19:45:00Z"/>
                <w:lang w:val="en-US"/>
                <w:rPrChange w:id="5478" w:author="mikle" w:date="2025-10-09T20:06:00Z" w16du:dateUtc="2025-10-10T03:06:00Z">
                  <w:rPr>
                    <w:ins w:id="5479" w:author="mikle" w:date="2025-10-09T19:45:00Z"/>
                  </w:rPr>
                </w:rPrChange>
              </w:rPr>
            </w:pPr>
            <w:ins w:id="5480" w:author="mikle" w:date="2025-10-09T19:45:00Z">
              <w:r w:rsidRPr="00FA2782">
                <w:rPr>
                  <w:lang w:val="en-US"/>
                  <w:rPrChange w:id="5481" w:author="mikle" w:date="2025-10-09T20:06:00Z" w16du:dateUtc="2025-10-10T03:06:00Z">
                    <w:rPr/>
                  </w:rPrChange>
                </w:rPr>
                <w:t xml:space="preserve">    wps = build_lawnmower_in_rect_from_corner(rect, lane_spacing, heading_deg, margin=0.0)</w:t>
              </w:r>
            </w:ins>
          </w:p>
          <w:p w14:paraId="28265DB1" w14:textId="77777777" w:rsidR="00BE130F" w:rsidRPr="00FA2782" w:rsidRDefault="00BE130F" w:rsidP="00BE130F">
            <w:pPr>
              <w:jc w:val="both"/>
              <w:rPr>
                <w:ins w:id="5482" w:author="mikle" w:date="2025-10-09T19:45:00Z"/>
                <w:lang w:val="en-US"/>
                <w:rPrChange w:id="5483" w:author="mikle" w:date="2025-10-09T20:06:00Z" w16du:dateUtc="2025-10-10T03:06:00Z">
                  <w:rPr>
                    <w:ins w:id="5484" w:author="mikle" w:date="2025-10-09T19:45:00Z"/>
                  </w:rPr>
                </w:rPrChange>
              </w:rPr>
            </w:pPr>
          </w:p>
          <w:p w14:paraId="08436B7A" w14:textId="77777777" w:rsidR="00BE130F" w:rsidRPr="00FA2782" w:rsidRDefault="00BE130F" w:rsidP="00BE130F">
            <w:pPr>
              <w:jc w:val="both"/>
              <w:rPr>
                <w:ins w:id="5485" w:author="mikle" w:date="2025-10-09T19:45:00Z"/>
                <w:lang w:val="en-US"/>
                <w:rPrChange w:id="5486" w:author="mikle" w:date="2025-10-09T20:06:00Z" w16du:dateUtc="2025-10-10T03:06:00Z">
                  <w:rPr>
                    <w:ins w:id="5487" w:author="mikle" w:date="2025-10-09T19:45:00Z"/>
                  </w:rPr>
                </w:rPrChange>
              </w:rPr>
            </w:pPr>
            <w:ins w:id="5488" w:author="mikle" w:date="2025-10-09T19:45:00Z">
              <w:r w:rsidRPr="00FA2782">
                <w:rPr>
                  <w:lang w:val="en-US"/>
                  <w:rPrChange w:id="5489" w:author="mikle" w:date="2025-10-09T20:06:00Z" w16du:dateUtc="2025-10-10T03:06:00Z">
                    <w:rPr/>
                  </w:rPrChange>
                </w:rPr>
                <w:t xml:space="preserve">    def build_acq_spans_on_straights(wps_list, buf):</w:t>
              </w:r>
            </w:ins>
          </w:p>
          <w:p w14:paraId="1D7ECC7D" w14:textId="77777777" w:rsidR="00BE130F" w:rsidRPr="00FA2782" w:rsidRDefault="00BE130F" w:rsidP="00BE130F">
            <w:pPr>
              <w:jc w:val="both"/>
              <w:rPr>
                <w:ins w:id="5490" w:author="mikle" w:date="2025-10-09T19:45:00Z"/>
                <w:lang w:val="en-US"/>
                <w:rPrChange w:id="5491" w:author="mikle" w:date="2025-10-09T20:06:00Z" w16du:dateUtc="2025-10-10T03:06:00Z">
                  <w:rPr>
                    <w:ins w:id="5492" w:author="mikle" w:date="2025-10-09T19:45:00Z"/>
                  </w:rPr>
                </w:rPrChange>
              </w:rPr>
            </w:pPr>
            <w:ins w:id="5493" w:author="mikle" w:date="2025-10-09T19:45:00Z">
              <w:r w:rsidRPr="00FA2782">
                <w:rPr>
                  <w:lang w:val="en-US"/>
                  <w:rPrChange w:id="5494" w:author="mikle" w:date="2025-10-09T20:06:00Z" w16du:dateUtc="2025-10-10T03:06:00Z">
                    <w:rPr/>
                  </w:rPrChange>
                </w:rPr>
                <w:t xml:space="preserve">        spans_ = []</w:t>
              </w:r>
            </w:ins>
          </w:p>
          <w:p w14:paraId="24778E7C" w14:textId="77777777" w:rsidR="00BE130F" w:rsidRPr="00FA2782" w:rsidRDefault="00BE130F" w:rsidP="00BE130F">
            <w:pPr>
              <w:jc w:val="both"/>
              <w:rPr>
                <w:ins w:id="5495" w:author="mikle" w:date="2025-10-09T19:45:00Z"/>
                <w:lang w:val="en-US"/>
                <w:rPrChange w:id="5496" w:author="mikle" w:date="2025-10-09T20:06:00Z" w16du:dateUtc="2025-10-10T03:06:00Z">
                  <w:rPr>
                    <w:ins w:id="5497" w:author="mikle" w:date="2025-10-09T19:45:00Z"/>
                  </w:rPr>
                </w:rPrChange>
              </w:rPr>
            </w:pPr>
            <w:ins w:id="5498" w:author="mikle" w:date="2025-10-09T19:45:00Z">
              <w:r w:rsidRPr="00FA2782">
                <w:rPr>
                  <w:lang w:val="en-US"/>
                  <w:rPrChange w:id="5499" w:author="mikle" w:date="2025-10-09T20:06:00Z" w16du:dateUtc="2025-10-10T03:06:00Z">
                    <w:rPr/>
                  </w:rPrChange>
                </w:rPr>
                <w:t xml:space="preserve">        for i in range(1, len(wps_list) - 1, 2):</w:t>
              </w:r>
            </w:ins>
          </w:p>
          <w:p w14:paraId="19A1F1EF" w14:textId="77777777" w:rsidR="00BE130F" w:rsidRPr="00FA2782" w:rsidRDefault="00BE130F" w:rsidP="00BE130F">
            <w:pPr>
              <w:jc w:val="both"/>
              <w:rPr>
                <w:ins w:id="5500" w:author="mikle" w:date="2025-10-09T19:45:00Z"/>
                <w:lang w:val="en-US"/>
                <w:rPrChange w:id="5501" w:author="mikle" w:date="2025-10-09T20:06:00Z" w16du:dateUtc="2025-10-10T03:06:00Z">
                  <w:rPr>
                    <w:ins w:id="5502" w:author="mikle" w:date="2025-10-09T19:45:00Z"/>
                  </w:rPr>
                </w:rPrChange>
              </w:rPr>
            </w:pPr>
            <w:ins w:id="5503" w:author="mikle" w:date="2025-10-09T19:45:00Z">
              <w:r w:rsidRPr="00FA2782">
                <w:rPr>
                  <w:lang w:val="en-US"/>
                  <w:rPrChange w:id="5504" w:author="mikle" w:date="2025-10-09T20:06:00Z" w16du:dateUtc="2025-10-10T03:06:00Z">
                    <w:rPr/>
                  </w:rPrChange>
                </w:rPr>
                <w:t xml:space="preserve">            A = wps_list[i]; B = wps_list[i + 1]</w:t>
              </w:r>
            </w:ins>
          </w:p>
          <w:p w14:paraId="74CB0ADA" w14:textId="77777777" w:rsidR="00BE130F" w:rsidRPr="00FA2782" w:rsidRDefault="00BE130F" w:rsidP="00BE130F">
            <w:pPr>
              <w:jc w:val="both"/>
              <w:rPr>
                <w:ins w:id="5505" w:author="mikle" w:date="2025-10-09T19:45:00Z"/>
                <w:lang w:val="en-US"/>
                <w:rPrChange w:id="5506" w:author="mikle" w:date="2025-10-09T20:06:00Z" w16du:dateUtc="2025-10-10T03:06:00Z">
                  <w:rPr>
                    <w:ins w:id="5507" w:author="mikle" w:date="2025-10-09T19:45:00Z"/>
                  </w:rPr>
                </w:rPrChange>
              </w:rPr>
            </w:pPr>
            <w:ins w:id="5508" w:author="mikle" w:date="2025-10-09T19:45:00Z">
              <w:r w:rsidRPr="00FA2782">
                <w:rPr>
                  <w:lang w:val="en-US"/>
                  <w:rPrChange w:id="5509" w:author="mikle" w:date="2025-10-09T20:06:00Z" w16du:dateUtc="2025-10-10T03:06:00Z">
                    <w:rPr/>
                  </w:rPrChange>
                </w:rPr>
                <w:t xml:space="preserve">            L = math.hypot(B[0]-A[0], B[1]-A[1])</w:t>
              </w:r>
            </w:ins>
          </w:p>
          <w:p w14:paraId="2C6C53C5" w14:textId="77777777" w:rsidR="00BE130F" w:rsidRPr="00FA2782" w:rsidRDefault="00BE130F" w:rsidP="00BE130F">
            <w:pPr>
              <w:jc w:val="both"/>
              <w:rPr>
                <w:ins w:id="5510" w:author="mikle" w:date="2025-10-09T19:45:00Z"/>
                <w:lang w:val="en-US"/>
                <w:rPrChange w:id="5511" w:author="mikle" w:date="2025-10-09T20:06:00Z" w16du:dateUtc="2025-10-10T03:06:00Z">
                  <w:rPr>
                    <w:ins w:id="5512" w:author="mikle" w:date="2025-10-09T19:45:00Z"/>
                  </w:rPr>
                </w:rPrChange>
              </w:rPr>
            </w:pPr>
            <w:ins w:id="5513" w:author="mikle" w:date="2025-10-09T19:45:00Z">
              <w:r w:rsidRPr="00FA2782">
                <w:rPr>
                  <w:lang w:val="en-US"/>
                  <w:rPrChange w:id="5514" w:author="mikle" w:date="2025-10-09T20:06:00Z" w16du:dateUtc="2025-10-10T03:06:00Z">
                    <w:rPr/>
                  </w:rPrChange>
                </w:rPr>
                <w:lastRenderedPageBreak/>
                <w:t xml:space="preserve">            if L &lt;= 2*buf: continue</w:t>
              </w:r>
            </w:ins>
          </w:p>
          <w:p w14:paraId="52D668BC" w14:textId="77777777" w:rsidR="00BE130F" w:rsidRPr="00FA2782" w:rsidRDefault="00BE130F" w:rsidP="00BE130F">
            <w:pPr>
              <w:jc w:val="both"/>
              <w:rPr>
                <w:ins w:id="5515" w:author="mikle" w:date="2025-10-09T19:45:00Z"/>
                <w:lang w:val="en-US"/>
                <w:rPrChange w:id="5516" w:author="mikle" w:date="2025-10-09T20:06:00Z" w16du:dateUtc="2025-10-10T03:06:00Z">
                  <w:rPr>
                    <w:ins w:id="5517" w:author="mikle" w:date="2025-10-09T19:45:00Z"/>
                  </w:rPr>
                </w:rPrChange>
              </w:rPr>
            </w:pPr>
            <w:ins w:id="5518" w:author="mikle" w:date="2025-10-09T19:45:00Z">
              <w:r w:rsidRPr="00FA2782">
                <w:rPr>
                  <w:lang w:val="en-US"/>
                  <w:rPrChange w:id="5519" w:author="mikle" w:date="2025-10-09T20:06:00Z" w16du:dateUtc="2025-10-10T03:06:00Z">
                    <w:rPr/>
                  </w:rPrChange>
                </w:rPr>
                <w:t xml:space="preserve">            dx = (B[0]-A[0]) / L; dy = (B[1]-A[1]) / L</w:t>
              </w:r>
            </w:ins>
          </w:p>
          <w:p w14:paraId="067CC8AC" w14:textId="77777777" w:rsidR="00BE130F" w:rsidRPr="00FA2782" w:rsidRDefault="00BE130F" w:rsidP="00BE130F">
            <w:pPr>
              <w:jc w:val="both"/>
              <w:rPr>
                <w:ins w:id="5520" w:author="mikle" w:date="2025-10-09T19:45:00Z"/>
                <w:lang w:val="en-US"/>
                <w:rPrChange w:id="5521" w:author="mikle" w:date="2025-10-09T20:06:00Z" w16du:dateUtc="2025-10-10T03:06:00Z">
                  <w:rPr>
                    <w:ins w:id="5522" w:author="mikle" w:date="2025-10-09T19:45:00Z"/>
                  </w:rPr>
                </w:rPrChange>
              </w:rPr>
            </w:pPr>
            <w:ins w:id="5523" w:author="mikle" w:date="2025-10-09T19:45:00Z">
              <w:r w:rsidRPr="00FA2782">
                <w:rPr>
                  <w:lang w:val="en-US"/>
                  <w:rPrChange w:id="5524" w:author="mikle" w:date="2025-10-09T20:06:00Z" w16du:dateUtc="2025-10-10T03:06:00Z">
                    <w:rPr/>
                  </w:rPrChange>
                </w:rPr>
                <w:t xml:space="preserve">            S = (A[0] + dx*buf, A[1] + dy*buf)</w:t>
              </w:r>
            </w:ins>
          </w:p>
          <w:p w14:paraId="7C2B0FD3" w14:textId="77777777" w:rsidR="00BE130F" w:rsidRPr="00FA2782" w:rsidRDefault="00BE130F" w:rsidP="00BE130F">
            <w:pPr>
              <w:jc w:val="both"/>
              <w:rPr>
                <w:ins w:id="5525" w:author="mikle" w:date="2025-10-09T19:45:00Z"/>
                <w:lang w:val="en-US"/>
                <w:rPrChange w:id="5526" w:author="mikle" w:date="2025-10-09T20:06:00Z" w16du:dateUtc="2025-10-10T03:06:00Z">
                  <w:rPr>
                    <w:ins w:id="5527" w:author="mikle" w:date="2025-10-09T19:45:00Z"/>
                  </w:rPr>
                </w:rPrChange>
              </w:rPr>
            </w:pPr>
            <w:ins w:id="5528" w:author="mikle" w:date="2025-10-09T19:45:00Z">
              <w:r w:rsidRPr="00FA2782">
                <w:rPr>
                  <w:lang w:val="en-US"/>
                  <w:rPrChange w:id="5529" w:author="mikle" w:date="2025-10-09T20:06:00Z" w16du:dateUtc="2025-10-10T03:06:00Z">
                    <w:rPr/>
                  </w:rPrChange>
                </w:rPr>
                <w:t xml:space="preserve">            E = (B[0] - dx*buf, B[1] - dy*buf)</w:t>
              </w:r>
            </w:ins>
          </w:p>
          <w:p w14:paraId="1B0B0B57" w14:textId="77777777" w:rsidR="00BE130F" w:rsidRPr="00FA2782" w:rsidRDefault="00BE130F" w:rsidP="00BE130F">
            <w:pPr>
              <w:jc w:val="both"/>
              <w:rPr>
                <w:ins w:id="5530" w:author="mikle" w:date="2025-10-09T19:45:00Z"/>
                <w:lang w:val="en-US"/>
                <w:rPrChange w:id="5531" w:author="mikle" w:date="2025-10-09T20:06:00Z" w16du:dateUtc="2025-10-10T03:06:00Z">
                  <w:rPr>
                    <w:ins w:id="5532" w:author="mikle" w:date="2025-10-09T19:45:00Z"/>
                  </w:rPr>
                </w:rPrChange>
              </w:rPr>
            </w:pPr>
            <w:ins w:id="5533" w:author="mikle" w:date="2025-10-09T19:45:00Z">
              <w:r w:rsidRPr="00FA2782">
                <w:rPr>
                  <w:lang w:val="en-US"/>
                  <w:rPrChange w:id="5534" w:author="mikle" w:date="2025-10-09T20:06:00Z" w16du:dateUtc="2025-10-10T03:06:00Z">
                    <w:rPr/>
                  </w:rPrChange>
                </w:rPr>
                <w:t xml:space="preserve">            spans_.append((S, E))</w:t>
              </w:r>
            </w:ins>
          </w:p>
          <w:p w14:paraId="11BEBB7C" w14:textId="77777777" w:rsidR="00BE130F" w:rsidRPr="00FA2782" w:rsidRDefault="00BE130F" w:rsidP="00BE130F">
            <w:pPr>
              <w:jc w:val="both"/>
              <w:rPr>
                <w:ins w:id="5535" w:author="mikle" w:date="2025-10-09T19:45:00Z"/>
                <w:lang w:val="en-US"/>
                <w:rPrChange w:id="5536" w:author="mikle" w:date="2025-10-09T20:06:00Z" w16du:dateUtc="2025-10-10T03:06:00Z">
                  <w:rPr>
                    <w:ins w:id="5537" w:author="mikle" w:date="2025-10-09T19:45:00Z"/>
                  </w:rPr>
                </w:rPrChange>
              </w:rPr>
            </w:pPr>
            <w:ins w:id="5538" w:author="mikle" w:date="2025-10-09T19:45:00Z">
              <w:r w:rsidRPr="00FA2782">
                <w:rPr>
                  <w:lang w:val="en-US"/>
                  <w:rPrChange w:id="5539" w:author="mikle" w:date="2025-10-09T20:06:00Z" w16du:dateUtc="2025-10-10T03:06:00Z">
                    <w:rPr/>
                  </w:rPrChange>
                </w:rPr>
                <w:t xml:space="preserve">        return spans_</w:t>
              </w:r>
            </w:ins>
          </w:p>
          <w:p w14:paraId="5D2B4455" w14:textId="77777777" w:rsidR="00BE130F" w:rsidRPr="00FA2782" w:rsidRDefault="00BE130F" w:rsidP="00BE130F">
            <w:pPr>
              <w:jc w:val="both"/>
              <w:rPr>
                <w:ins w:id="5540" w:author="mikle" w:date="2025-10-09T19:45:00Z"/>
                <w:lang w:val="en-US"/>
                <w:rPrChange w:id="5541" w:author="mikle" w:date="2025-10-09T20:06:00Z" w16du:dateUtc="2025-10-10T03:06:00Z">
                  <w:rPr>
                    <w:ins w:id="5542" w:author="mikle" w:date="2025-10-09T19:45:00Z"/>
                  </w:rPr>
                </w:rPrChange>
              </w:rPr>
            </w:pPr>
          </w:p>
          <w:p w14:paraId="5FE96B3C" w14:textId="77777777" w:rsidR="00BE130F" w:rsidRPr="00FA2782" w:rsidRDefault="00BE130F" w:rsidP="00BE130F">
            <w:pPr>
              <w:jc w:val="both"/>
              <w:rPr>
                <w:ins w:id="5543" w:author="mikle" w:date="2025-10-09T19:45:00Z"/>
                <w:lang w:val="en-US"/>
                <w:rPrChange w:id="5544" w:author="mikle" w:date="2025-10-09T20:06:00Z" w16du:dateUtc="2025-10-10T03:06:00Z">
                  <w:rPr>
                    <w:ins w:id="5545" w:author="mikle" w:date="2025-10-09T19:45:00Z"/>
                  </w:rPr>
                </w:rPrChange>
              </w:rPr>
            </w:pPr>
            <w:ins w:id="5546" w:author="mikle" w:date="2025-10-09T19:45:00Z">
              <w:r w:rsidRPr="00FA2782">
                <w:rPr>
                  <w:lang w:val="en-US"/>
                  <w:rPrChange w:id="5547" w:author="mikle" w:date="2025-10-09T20:06:00Z" w16du:dateUtc="2025-10-10T03:06:00Z">
                    <w:rPr/>
                  </w:rPrChange>
                </w:rPr>
                <w:t xml:space="preserve">    acq_spans = build_acq_spans_on_straights(wps, turn_buffer)</w:t>
              </w:r>
            </w:ins>
          </w:p>
          <w:p w14:paraId="18C3CE64" w14:textId="77777777" w:rsidR="00BE130F" w:rsidRPr="00FA2782" w:rsidRDefault="00BE130F" w:rsidP="00BE130F">
            <w:pPr>
              <w:jc w:val="both"/>
              <w:rPr>
                <w:ins w:id="5548" w:author="mikle" w:date="2025-10-09T19:45:00Z"/>
                <w:lang w:val="en-US"/>
                <w:rPrChange w:id="5549" w:author="mikle" w:date="2025-10-09T20:06:00Z" w16du:dateUtc="2025-10-10T03:06:00Z">
                  <w:rPr>
                    <w:ins w:id="5550" w:author="mikle" w:date="2025-10-09T19:45:00Z"/>
                  </w:rPr>
                </w:rPrChange>
              </w:rPr>
            </w:pPr>
          </w:p>
          <w:p w14:paraId="45236932" w14:textId="77777777" w:rsidR="00BE130F" w:rsidRPr="00FA2782" w:rsidRDefault="00BE130F" w:rsidP="00BE130F">
            <w:pPr>
              <w:jc w:val="both"/>
              <w:rPr>
                <w:ins w:id="5551" w:author="mikle" w:date="2025-10-09T19:45:00Z"/>
                <w:lang w:val="en-US"/>
                <w:rPrChange w:id="5552" w:author="mikle" w:date="2025-10-09T20:06:00Z" w16du:dateUtc="2025-10-10T03:06:00Z">
                  <w:rPr>
                    <w:ins w:id="5553" w:author="mikle" w:date="2025-10-09T19:45:00Z"/>
                  </w:rPr>
                </w:rPrChange>
              </w:rPr>
            </w:pPr>
            <w:ins w:id="5554" w:author="mikle" w:date="2025-10-09T19:45:00Z">
              <w:r w:rsidRPr="00FA2782">
                <w:rPr>
                  <w:lang w:val="en-US"/>
                  <w:rPrChange w:id="5555" w:author="mikle" w:date="2025-10-09T20:06:00Z" w16du:dateUtc="2025-10-10T03:06:00Z">
                    <w:rPr/>
                  </w:rPrChange>
                </w:rPr>
                <w:t xml:space="preserve">    spans_ex = []</w:t>
              </w:r>
            </w:ins>
          </w:p>
          <w:p w14:paraId="7A87750F" w14:textId="77777777" w:rsidR="00BE130F" w:rsidRPr="00FA2782" w:rsidRDefault="00BE130F" w:rsidP="00BE130F">
            <w:pPr>
              <w:jc w:val="both"/>
              <w:rPr>
                <w:ins w:id="5556" w:author="mikle" w:date="2025-10-09T19:45:00Z"/>
                <w:lang w:val="en-US"/>
                <w:rPrChange w:id="5557" w:author="mikle" w:date="2025-10-09T20:06:00Z" w16du:dateUtc="2025-10-10T03:06:00Z">
                  <w:rPr>
                    <w:ins w:id="5558" w:author="mikle" w:date="2025-10-09T19:45:00Z"/>
                  </w:rPr>
                </w:rPrChange>
              </w:rPr>
            </w:pPr>
            <w:ins w:id="5559" w:author="mikle" w:date="2025-10-09T19:45:00Z">
              <w:r w:rsidRPr="00FA2782">
                <w:rPr>
                  <w:lang w:val="en-US"/>
                  <w:rPrChange w:id="5560" w:author="mikle" w:date="2025-10-09T20:06:00Z" w16du:dateUtc="2025-10-10T03:06:00Z">
                    <w:rPr/>
                  </w:rPrChange>
                </w:rPr>
                <w:t xml:space="preserve">    for S, E in acq_spans:</w:t>
              </w:r>
            </w:ins>
          </w:p>
          <w:p w14:paraId="39A2AEBF" w14:textId="77777777" w:rsidR="00BE130F" w:rsidRPr="00FA2782" w:rsidRDefault="00BE130F" w:rsidP="00BE130F">
            <w:pPr>
              <w:jc w:val="both"/>
              <w:rPr>
                <w:ins w:id="5561" w:author="mikle" w:date="2025-10-09T19:45:00Z"/>
                <w:lang w:val="en-US"/>
                <w:rPrChange w:id="5562" w:author="mikle" w:date="2025-10-09T20:06:00Z" w16du:dateUtc="2025-10-10T03:06:00Z">
                  <w:rPr>
                    <w:ins w:id="5563" w:author="mikle" w:date="2025-10-09T19:45:00Z"/>
                  </w:rPr>
                </w:rPrChange>
              </w:rPr>
            </w:pPr>
            <w:ins w:id="5564" w:author="mikle" w:date="2025-10-09T19:45:00Z">
              <w:r w:rsidRPr="00FA2782">
                <w:rPr>
                  <w:lang w:val="en-US"/>
                  <w:rPrChange w:id="5565" w:author="mikle" w:date="2025-10-09T20:06:00Z" w16du:dateUtc="2025-10-10T03:06:00Z">
                    <w:rPr/>
                  </w:rPrChange>
                </w:rPr>
                <w:t xml:space="preserve">        dx, dy = E[0]-S[0], E[1]-S[1]</w:t>
              </w:r>
            </w:ins>
          </w:p>
          <w:p w14:paraId="31169740" w14:textId="77777777" w:rsidR="00BE130F" w:rsidRPr="00FA2782" w:rsidRDefault="00BE130F" w:rsidP="00BE130F">
            <w:pPr>
              <w:jc w:val="both"/>
              <w:rPr>
                <w:ins w:id="5566" w:author="mikle" w:date="2025-10-09T19:45:00Z"/>
                <w:lang w:val="en-US"/>
                <w:rPrChange w:id="5567" w:author="mikle" w:date="2025-10-09T20:06:00Z" w16du:dateUtc="2025-10-10T03:06:00Z">
                  <w:rPr>
                    <w:ins w:id="5568" w:author="mikle" w:date="2025-10-09T19:45:00Z"/>
                  </w:rPr>
                </w:rPrChange>
              </w:rPr>
            </w:pPr>
            <w:ins w:id="5569" w:author="mikle" w:date="2025-10-09T19:45:00Z">
              <w:r w:rsidRPr="00FA2782">
                <w:rPr>
                  <w:lang w:val="en-US"/>
                  <w:rPrChange w:id="5570" w:author="mikle" w:date="2025-10-09T20:06:00Z" w16du:dateUtc="2025-10-10T03:06:00Z">
                    <w:rPr/>
                  </w:rPrChange>
                </w:rPr>
                <w:t xml:space="preserve">        L = math.hypot(dx, dy)</w:t>
              </w:r>
            </w:ins>
          </w:p>
          <w:p w14:paraId="4AB53F20" w14:textId="77777777" w:rsidR="00BE130F" w:rsidRPr="00FA2782" w:rsidRDefault="00BE130F" w:rsidP="00BE130F">
            <w:pPr>
              <w:jc w:val="both"/>
              <w:rPr>
                <w:ins w:id="5571" w:author="mikle" w:date="2025-10-09T19:45:00Z"/>
                <w:lang w:val="en-US"/>
                <w:rPrChange w:id="5572" w:author="mikle" w:date="2025-10-09T20:06:00Z" w16du:dateUtc="2025-10-10T03:06:00Z">
                  <w:rPr>
                    <w:ins w:id="5573" w:author="mikle" w:date="2025-10-09T19:45:00Z"/>
                  </w:rPr>
                </w:rPrChange>
              </w:rPr>
            </w:pPr>
            <w:ins w:id="5574" w:author="mikle" w:date="2025-10-09T19:45:00Z">
              <w:r w:rsidRPr="00FA2782">
                <w:rPr>
                  <w:lang w:val="en-US"/>
                  <w:rPrChange w:id="5575" w:author="mikle" w:date="2025-10-09T20:06:00Z" w16du:dateUtc="2025-10-10T03:06:00Z">
                    <w:rPr/>
                  </w:rPrChange>
                </w:rPr>
                <w:t xml:space="preserve">        if L &lt; 1e-6: continue</w:t>
              </w:r>
            </w:ins>
          </w:p>
          <w:p w14:paraId="26439667" w14:textId="77777777" w:rsidR="00BE130F" w:rsidRPr="00FA2782" w:rsidRDefault="00BE130F" w:rsidP="00BE130F">
            <w:pPr>
              <w:jc w:val="both"/>
              <w:rPr>
                <w:ins w:id="5576" w:author="mikle" w:date="2025-10-09T19:45:00Z"/>
                <w:lang w:val="en-US"/>
                <w:rPrChange w:id="5577" w:author="mikle" w:date="2025-10-09T20:06:00Z" w16du:dateUtc="2025-10-10T03:06:00Z">
                  <w:rPr>
                    <w:ins w:id="5578" w:author="mikle" w:date="2025-10-09T19:45:00Z"/>
                  </w:rPr>
                </w:rPrChange>
              </w:rPr>
            </w:pPr>
            <w:ins w:id="5579" w:author="mikle" w:date="2025-10-09T19:45:00Z">
              <w:r w:rsidRPr="00FA2782">
                <w:rPr>
                  <w:lang w:val="en-US"/>
                  <w:rPrChange w:id="5580" w:author="mikle" w:date="2025-10-09T20:06:00Z" w16du:dateUtc="2025-10-10T03:06:00Z">
                    <w:rPr/>
                  </w:rPrChange>
                </w:rPr>
                <w:t xml:space="preserve">        ux, uy = dx/L, dy/L</w:t>
              </w:r>
            </w:ins>
          </w:p>
          <w:p w14:paraId="09EDB6DA" w14:textId="77777777" w:rsidR="00BE130F" w:rsidRPr="00FA2782" w:rsidRDefault="00BE130F" w:rsidP="00BE130F">
            <w:pPr>
              <w:jc w:val="both"/>
              <w:rPr>
                <w:ins w:id="5581" w:author="mikle" w:date="2025-10-09T19:45:00Z"/>
                <w:lang w:val="en-US"/>
                <w:rPrChange w:id="5582" w:author="mikle" w:date="2025-10-09T20:06:00Z" w16du:dateUtc="2025-10-10T03:06:00Z">
                  <w:rPr>
                    <w:ins w:id="5583" w:author="mikle" w:date="2025-10-09T19:45:00Z"/>
                  </w:rPr>
                </w:rPrChange>
              </w:rPr>
            </w:pPr>
            <w:ins w:id="5584" w:author="mikle" w:date="2025-10-09T19:45:00Z">
              <w:r w:rsidRPr="00FA2782">
                <w:rPr>
                  <w:lang w:val="en-US"/>
                  <w:rPrChange w:id="5585" w:author="mikle" w:date="2025-10-09T20:06:00Z" w16du:dateUtc="2025-10-10T03:06:00Z">
                    <w:rPr/>
                  </w:rPrChange>
                </w:rPr>
                <w:t xml:space="preserve">        spans_ex.append({"S": S, "E": E, "u": (ux, uy), "L": L,</w:t>
              </w:r>
            </w:ins>
          </w:p>
          <w:p w14:paraId="7F8C7CF8" w14:textId="77777777" w:rsidR="00BE130F" w:rsidRPr="00FA2782" w:rsidRDefault="00BE130F" w:rsidP="00BE130F">
            <w:pPr>
              <w:jc w:val="both"/>
              <w:rPr>
                <w:ins w:id="5586" w:author="mikle" w:date="2025-10-09T19:45:00Z"/>
                <w:lang w:val="en-US"/>
                <w:rPrChange w:id="5587" w:author="mikle" w:date="2025-10-09T20:06:00Z" w16du:dateUtc="2025-10-10T03:06:00Z">
                  <w:rPr>
                    <w:ins w:id="5588" w:author="mikle" w:date="2025-10-09T19:45:00Z"/>
                  </w:rPr>
                </w:rPrChange>
              </w:rPr>
            </w:pPr>
            <w:ins w:id="5589" w:author="mikle" w:date="2025-10-09T19:45:00Z">
              <w:r w:rsidRPr="00FA2782">
                <w:rPr>
                  <w:lang w:val="en-US"/>
                  <w:rPrChange w:id="5590" w:author="mikle" w:date="2025-10-09T20:06:00Z" w16du:dateUtc="2025-10-10T03:06:00Z">
                    <w:rPr/>
                  </w:rPrChange>
                </w:rPr>
                <w:t xml:space="preserve">                         "start_fired": False, "end_fired": False})</w:t>
              </w:r>
            </w:ins>
          </w:p>
          <w:p w14:paraId="4BA323A3" w14:textId="77777777" w:rsidR="00BE130F" w:rsidRPr="00FA2782" w:rsidRDefault="00BE130F" w:rsidP="00BE130F">
            <w:pPr>
              <w:jc w:val="both"/>
              <w:rPr>
                <w:ins w:id="5591" w:author="mikle" w:date="2025-10-09T19:45:00Z"/>
                <w:lang w:val="en-US"/>
                <w:rPrChange w:id="5592" w:author="mikle" w:date="2025-10-09T20:06:00Z" w16du:dateUtc="2025-10-10T03:06:00Z">
                  <w:rPr>
                    <w:ins w:id="5593" w:author="mikle" w:date="2025-10-09T19:45:00Z"/>
                  </w:rPr>
                </w:rPrChange>
              </w:rPr>
            </w:pPr>
          </w:p>
          <w:p w14:paraId="74474BC5" w14:textId="77777777" w:rsidR="00BE130F" w:rsidRPr="00FA2782" w:rsidRDefault="00BE130F" w:rsidP="00BE130F">
            <w:pPr>
              <w:jc w:val="both"/>
              <w:rPr>
                <w:ins w:id="5594" w:author="mikle" w:date="2025-10-09T19:45:00Z"/>
                <w:lang w:val="en-US"/>
                <w:rPrChange w:id="5595" w:author="mikle" w:date="2025-10-09T20:06:00Z" w16du:dateUtc="2025-10-10T03:06:00Z">
                  <w:rPr>
                    <w:ins w:id="5596" w:author="mikle" w:date="2025-10-09T19:45:00Z"/>
                  </w:rPr>
                </w:rPrChange>
              </w:rPr>
            </w:pPr>
            <w:ins w:id="5597" w:author="mikle" w:date="2025-10-09T19:45:00Z">
              <w:r w:rsidRPr="00FA2782">
                <w:rPr>
                  <w:lang w:val="en-US"/>
                  <w:rPrChange w:id="5598" w:author="mikle" w:date="2025-10-09T20:06:00Z" w16du:dateUtc="2025-10-10T03:06:00Z">
                    <w:rPr/>
                  </w:rPrChange>
                </w:rPr>
                <w:t xml:space="preserve">    total_dist = sum(math.hypot(wps[i+1][0]-wps[i][0], wps[i+1][1]-wps[i][1]) for i in range(len(wps)-1))</w:t>
              </w:r>
            </w:ins>
          </w:p>
          <w:p w14:paraId="6E32A898" w14:textId="77777777" w:rsidR="00BE130F" w:rsidRPr="00FA2782" w:rsidRDefault="00BE130F" w:rsidP="00BE130F">
            <w:pPr>
              <w:jc w:val="both"/>
              <w:rPr>
                <w:ins w:id="5599" w:author="mikle" w:date="2025-10-09T19:45:00Z"/>
                <w:lang w:val="en-US"/>
                <w:rPrChange w:id="5600" w:author="mikle" w:date="2025-10-09T20:06:00Z" w16du:dateUtc="2025-10-10T03:06:00Z">
                  <w:rPr>
                    <w:ins w:id="5601" w:author="mikle" w:date="2025-10-09T19:45:00Z"/>
                  </w:rPr>
                </w:rPrChange>
              </w:rPr>
            </w:pPr>
            <w:ins w:id="5602" w:author="mikle" w:date="2025-10-09T19:45:00Z">
              <w:r w:rsidRPr="00FA2782">
                <w:rPr>
                  <w:lang w:val="en-US"/>
                  <w:rPrChange w:id="5603" w:author="mikle" w:date="2025-10-09T20:06:00Z" w16du:dateUtc="2025-10-10T03:06:00Z">
                    <w:rPr/>
                  </w:rPrChange>
                </w:rPr>
                <w:t xml:space="preserve">    span_len_total = sum(math.hypot(E[0]-S[0], E[1]-S[1]) for (S, E) in acq_spans)</w:t>
              </w:r>
            </w:ins>
          </w:p>
          <w:p w14:paraId="287ABBF1" w14:textId="77777777" w:rsidR="00BE130F" w:rsidRPr="00FA2782" w:rsidRDefault="00BE130F" w:rsidP="00BE130F">
            <w:pPr>
              <w:jc w:val="both"/>
              <w:rPr>
                <w:ins w:id="5604" w:author="mikle" w:date="2025-10-09T19:45:00Z"/>
                <w:lang w:val="en-US"/>
                <w:rPrChange w:id="5605" w:author="mikle" w:date="2025-10-09T20:06:00Z" w16du:dateUtc="2025-10-10T03:06:00Z">
                  <w:rPr>
                    <w:ins w:id="5606" w:author="mikle" w:date="2025-10-09T19:45:00Z"/>
                  </w:rPr>
                </w:rPrChange>
              </w:rPr>
            </w:pPr>
            <w:ins w:id="5607" w:author="mikle" w:date="2025-10-09T19:45:00Z">
              <w:r w:rsidRPr="00FA2782">
                <w:rPr>
                  <w:lang w:val="en-US"/>
                  <w:rPrChange w:id="5608" w:author="mikle" w:date="2025-10-09T20:06:00Z" w16du:dateUtc="2025-10-10T03:06:00Z">
                    <w:rPr/>
                  </w:rPrChange>
                </w:rPr>
                <w:t xml:space="preserve">    span_len_total = max(0.0, min(span_len_total, total_dist))</w:t>
              </w:r>
            </w:ins>
          </w:p>
          <w:p w14:paraId="0788D59C" w14:textId="77777777" w:rsidR="00BE130F" w:rsidRPr="00FA2782" w:rsidRDefault="00BE130F" w:rsidP="00BE130F">
            <w:pPr>
              <w:jc w:val="both"/>
              <w:rPr>
                <w:ins w:id="5609" w:author="mikle" w:date="2025-10-09T19:45:00Z"/>
                <w:lang w:val="en-US"/>
                <w:rPrChange w:id="5610" w:author="mikle" w:date="2025-10-09T20:06:00Z" w16du:dateUtc="2025-10-10T03:06:00Z">
                  <w:rPr>
                    <w:ins w:id="5611" w:author="mikle" w:date="2025-10-09T19:45:00Z"/>
                  </w:rPr>
                </w:rPrChange>
              </w:rPr>
            </w:pPr>
            <w:ins w:id="5612" w:author="mikle" w:date="2025-10-09T19:45:00Z">
              <w:r w:rsidRPr="00FA2782">
                <w:rPr>
                  <w:lang w:val="en-US"/>
                  <w:rPrChange w:id="5613" w:author="mikle" w:date="2025-10-09T20:06:00Z" w16du:dateUtc="2025-10-10T03:06:00Z">
                    <w:rPr/>
                  </w:rPrChange>
                </w:rPr>
                <w:t xml:space="preserve">    T_nom = (span_len_total / max(1e-6, U_acq)) + ((total_dist - span_len_total) / max(1e-6, U_cruise))</w:t>
              </w:r>
            </w:ins>
          </w:p>
          <w:p w14:paraId="277778F9" w14:textId="77777777" w:rsidR="00BE130F" w:rsidRPr="00FA2782" w:rsidRDefault="00BE130F" w:rsidP="00BE130F">
            <w:pPr>
              <w:jc w:val="both"/>
              <w:rPr>
                <w:ins w:id="5614" w:author="mikle" w:date="2025-10-09T19:45:00Z"/>
                <w:lang w:val="en-US"/>
                <w:rPrChange w:id="5615" w:author="mikle" w:date="2025-10-09T20:06:00Z" w16du:dateUtc="2025-10-10T03:06:00Z">
                  <w:rPr>
                    <w:ins w:id="5616" w:author="mikle" w:date="2025-10-09T19:45:00Z"/>
                  </w:rPr>
                </w:rPrChange>
              </w:rPr>
            </w:pPr>
            <w:ins w:id="5617" w:author="mikle" w:date="2025-10-09T19:45:00Z">
              <w:r w:rsidRPr="00FA2782">
                <w:rPr>
                  <w:lang w:val="en-US"/>
                  <w:rPrChange w:id="5618" w:author="mikle" w:date="2025-10-09T20:06:00Z" w16du:dateUtc="2025-10-10T03:06:00Z">
                    <w:rPr/>
                  </w:rPrChange>
                </w:rPr>
                <w:t xml:space="preserve">    T_end = 1.25 * T_nom</w:t>
              </w:r>
            </w:ins>
          </w:p>
          <w:p w14:paraId="2D689DE2" w14:textId="77777777" w:rsidR="00BE130F" w:rsidRPr="00FA2782" w:rsidRDefault="00BE130F" w:rsidP="00BE130F">
            <w:pPr>
              <w:jc w:val="both"/>
              <w:rPr>
                <w:ins w:id="5619" w:author="mikle" w:date="2025-10-09T19:45:00Z"/>
                <w:lang w:val="en-US"/>
                <w:rPrChange w:id="5620" w:author="mikle" w:date="2025-10-09T20:06:00Z" w16du:dateUtc="2025-10-10T03:06:00Z">
                  <w:rPr>
                    <w:ins w:id="5621" w:author="mikle" w:date="2025-10-09T19:45:00Z"/>
                  </w:rPr>
                </w:rPrChange>
              </w:rPr>
            </w:pPr>
          </w:p>
          <w:p w14:paraId="6D8E2FAE" w14:textId="77777777" w:rsidR="00BE130F" w:rsidRPr="00FA2782" w:rsidRDefault="00BE130F" w:rsidP="00BE130F">
            <w:pPr>
              <w:jc w:val="both"/>
              <w:rPr>
                <w:ins w:id="5622" w:author="mikle" w:date="2025-10-09T19:45:00Z"/>
                <w:lang w:val="en-US"/>
                <w:rPrChange w:id="5623" w:author="mikle" w:date="2025-10-09T20:06:00Z" w16du:dateUtc="2025-10-10T03:06:00Z">
                  <w:rPr>
                    <w:ins w:id="5624" w:author="mikle" w:date="2025-10-09T19:45:00Z"/>
                  </w:rPr>
                </w:rPrChange>
              </w:rPr>
            </w:pPr>
            <w:ins w:id="5625" w:author="mikle" w:date="2025-10-09T19:45:00Z">
              <w:r w:rsidRPr="00FA2782">
                <w:rPr>
                  <w:lang w:val="en-US"/>
                  <w:rPrChange w:id="5626" w:author="mikle" w:date="2025-10-09T20:06:00Z" w16du:dateUtc="2025-10-10T03:06:00Z">
                    <w:rPr/>
                  </w:rPrChange>
                </w:rPr>
                <w:t xml:space="preserve">    yaw = Kurs(**yaw_kwargs)</w:t>
              </w:r>
            </w:ins>
          </w:p>
          <w:p w14:paraId="02C8248B" w14:textId="77777777" w:rsidR="00BE130F" w:rsidRPr="00FA2782" w:rsidRDefault="00BE130F" w:rsidP="00BE130F">
            <w:pPr>
              <w:jc w:val="both"/>
              <w:rPr>
                <w:ins w:id="5627" w:author="mikle" w:date="2025-10-09T19:45:00Z"/>
                <w:lang w:val="en-US"/>
                <w:rPrChange w:id="5628" w:author="mikle" w:date="2025-10-09T20:06:00Z" w16du:dateUtc="2025-10-10T03:06:00Z">
                  <w:rPr>
                    <w:ins w:id="5629" w:author="mikle" w:date="2025-10-09T19:45:00Z"/>
                  </w:rPr>
                </w:rPrChange>
              </w:rPr>
            </w:pPr>
            <w:ins w:id="5630" w:author="mikle" w:date="2025-10-09T19:45:00Z">
              <w:r w:rsidRPr="00FA2782">
                <w:rPr>
                  <w:lang w:val="en-US"/>
                  <w:rPrChange w:id="5631" w:author="mikle" w:date="2025-10-09T20:06:00Z" w16du:dateUtc="2025-10-10T03:06:00Z">
                    <w:rPr/>
                  </w:rPrChange>
                </w:rPr>
                <w:t xml:space="preserve">    surge = MarshevPD(**surge_kwargs)</w:t>
              </w:r>
            </w:ins>
          </w:p>
          <w:p w14:paraId="532EA569" w14:textId="77777777" w:rsidR="00BE130F" w:rsidRPr="00FA2782" w:rsidRDefault="00BE130F" w:rsidP="00BE130F">
            <w:pPr>
              <w:jc w:val="both"/>
              <w:rPr>
                <w:ins w:id="5632" w:author="mikle" w:date="2025-10-09T19:45:00Z"/>
                <w:lang w:val="en-US"/>
                <w:rPrChange w:id="5633" w:author="mikle" w:date="2025-10-09T20:06:00Z" w16du:dateUtc="2025-10-10T03:06:00Z">
                  <w:rPr>
                    <w:ins w:id="5634" w:author="mikle" w:date="2025-10-09T19:45:00Z"/>
                  </w:rPr>
                </w:rPrChange>
              </w:rPr>
            </w:pPr>
          </w:p>
          <w:p w14:paraId="11030D9C" w14:textId="77777777" w:rsidR="00BE130F" w:rsidRPr="00FA2782" w:rsidRDefault="00BE130F" w:rsidP="00BE130F">
            <w:pPr>
              <w:jc w:val="both"/>
              <w:rPr>
                <w:ins w:id="5635" w:author="mikle" w:date="2025-10-09T19:45:00Z"/>
                <w:lang w:val="en-US"/>
                <w:rPrChange w:id="5636" w:author="mikle" w:date="2025-10-09T20:06:00Z" w16du:dateUtc="2025-10-10T03:06:00Z">
                  <w:rPr>
                    <w:ins w:id="5637" w:author="mikle" w:date="2025-10-09T19:45:00Z"/>
                  </w:rPr>
                </w:rPrChange>
              </w:rPr>
            </w:pPr>
            <w:ins w:id="5638" w:author="mikle" w:date="2025-10-09T19:45:00Z">
              <w:r w:rsidRPr="00FA2782">
                <w:rPr>
                  <w:lang w:val="en-US"/>
                  <w:rPrChange w:id="5639" w:author="mikle" w:date="2025-10-09T20:06:00Z" w16du:dateUtc="2025-10-10T03:06:00Z">
                    <w:rPr/>
                  </w:rPrChange>
                </w:rPr>
                <w:t xml:space="preserve">    x, y = wps[0]</w:t>
              </w:r>
            </w:ins>
          </w:p>
          <w:p w14:paraId="3D2DC14F" w14:textId="77777777" w:rsidR="00BE130F" w:rsidRPr="00FA2782" w:rsidRDefault="00BE130F" w:rsidP="00BE130F">
            <w:pPr>
              <w:jc w:val="both"/>
              <w:rPr>
                <w:ins w:id="5640" w:author="mikle" w:date="2025-10-09T19:45:00Z"/>
                <w:lang w:val="en-US"/>
                <w:rPrChange w:id="5641" w:author="mikle" w:date="2025-10-09T20:06:00Z" w16du:dateUtc="2025-10-10T03:06:00Z">
                  <w:rPr>
                    <w:ins w:id="5642" w:author="mikle" w:date="2025-10-09T19:45:00Z"/>
                  </w:rPr>
                </w:rPrChange>
              </w:rPr>
            </w:pPr>
            <w:ins w:id="5643" w:author="mikle" w:date="2025-10-09T19:45:00Z">
              <w:r w:rsidRPr="00FA2782">
                <w:rPr>
                  <w:lang w:val="en-US"/>
                  <w:rPrChange w:id="5644" w:author="mikle" w:date="2025-10-09T20:06:00Z" w16du:dateUtc="2025-10-10T03:06:00Z">
                    <w:rPr/>
                  </w:rPrChange>
                </w:rPr>
                <w:t xml:space="preserve">    if len(wps) &gt;= 2:</w:t>
              </w:r>
            </w:ins>
          </w:p>
          <w:p w14:paraId="1F5DD0EA" w14:textId="77777777" w:rsidR="00BE130F" w:rsidRPr="00FA2782" w:rsidRDefault="00BE130F" w:rsidP="00BE130F">
            <w:pPr>
              <w:jc w:val="both"/>
              <w:rPr>
                <w:ins w:id="5645" w:author="mikle" w:date="2025-10-09T19:45:00Z"/>
                <w:lang w:val="en-US"/>
                <w:rPrChange w:id="5646" w:author="mikle" w:date="2025-10-09T20:06:00Z" w16du:dateUtc="2025-10-10T03:06:00Z">
                  <w:rPr>
                    <w:ins w:id="5647" w:author="mikle" w:date="2025-10-09T19:45:00Z"/>
                  </w:rPr>
                </w:rPrChange>
              </w:rPr>
            </w:pPr>
            <w:ins w:id="5648" w:author="mikle" w:date="2025-10-09T19:45:00Z">
              <w:r w:rsidRPr="00FA2782">
                <w:rPr>
                  <w:lang w:val="en-US"/>
                  <w:rPrChange w:id="5649" w:author="mikle" w:date="2025-10-09T20:06:00Z" w16du:dateUtc="2025-10-10T03:06:00Z">
                    <w:rPr/>
                  </w:rPrChange>
                </w:rPr>
                <w:t xml:space="preserve">        dx0, dy0 = wps[1][0]-wps[0][0], wps[1][1]-wps[0][1]</w:t>
              </w:r>
            </w:ins>
          </w:p>
          <w:p w14:paraId="6D2452FC" w14:textId="77777777" w:rsidR="00BE130F" w:rsidRPr="00FA2782" w:rsidRDefault="00BE130F" w:rsidP="00BE130F">
            <w:pPr>
              <w:jc w:val="both"/>
              <w:rPr>
                <w:ins w:id="5650" w:author="mikle" w:date="2025-10-09T19:45:00Z"/>
                <w:lang w:val="en-US"/>
                <w:rPrChange w:id="5651" w:author="mikle" w:date="2025-10-09T20:06:00Z" w16du:dateUtc="2025-10-10T03:06:00Z">
                  <w:rPr>
                    <w:ins w:id="5652" w:author="mikle" w:date="2025-10-09T19:45:00Z"/>
                  </w:rPr>
                </w:rPrChange>
              </w:rPr>
            </w:pPr>
            <w:ins w:id="5653" w:author="mikle" w:date="2025-10-09T19:45:00Z">
              <w:r w:rsidRPr="00FA2782">
                <w:rPr>
                  <w:lang w:val="en-US"/>
                  <w:rPrChange w:id="5654" w:author="mikle" w:date="2025-10-09T20:06:00Z" w16du:dateUtc="2025-10-10T03:06:00Z">
                    <w:rPr/>
                  </w:rPrChange>
                </w:rPr>
                <w:t xml:space="preserve">        yaw.psi = math.atan2(dy0, dx0)</w:t>
              </w:r>
            </w:ins>
          </w:p>
          <w:p w14:paraId="25906D4F" w14:textId="77777777" w:rsidR="00BE130F" w:rsidRPr="00FA2782" w:rsidRDefault="00BE130F" w:rsidP="00BE130F">
            <w:pPr>
              <w:jc w:val="both"/>
              <w:rPr>
                <w:ins w:id="5655" w:author="mikle" w:date="2025-10-09T19:45:00Z"/>
                <w:lang w:val="en-US"/>
                <w:rPrChange w:id="5656" w:author="mikle" w:date="2025-10-09T20:06:00Z" w16du:dateUtc="2025-10-10T03:06:00Z">
                  <w:rPr>
                    <w:ins w:id="5657" w:author="mikle" w:date="2025-10-09T19:45:00Z"/>
                  </w:rPr>
                </w:rPrChange>
              </w:rPr>
            </w:pPr>
          </w:p>
          <w:p w14:paraId="0A217DF8" w14:textId="77777777" w:rsidR="00BE130F" w:rsidRPr="00FA2782" w:rsidRDefault="00BE130F" w:rsidP="00BE130F">
            <w:pPr>
              <w:jc w:val="both"/>
              <w:rPr>
                <w:ins w:id="5658" w:author="mikle" w:date="2025-10-09T19:45:00Z"/>
                <w:lang w:val="en-US"/>
                <w:rPrChange w:id="5659" w:author="mikle" w:date="2025-10-09T20:06:00Z" w16du:dateUtc="2025-10-10T03:06:00Z">
                  <w:rPr>
                    <w:ins w:id="5660" w:author="mikle" w:date="2025-10-09T19:45:00Z"/>
                  </w:rPr>
                </w:rPrChange>
              </w:rPr>
            </w:pPr>
            <w:ins w:id="5661" w:author="mikle" w:date="2025-10-09T19:45:00Z">
              <w:r w:rsidRPr="00FA2782">
                <w:rPr>
                  <w:lang w:val="en-US"/>
                  <w:rPrChange w:id="5662" w:author="mikle" w:date="2025-10-09T20:06:00Z" w16du:dateUtc="2025-10-10T03:06:00Z">
                    <w:rPr/>
                  </w:rPrChange>
                </w:rPr>
                <w:t xml:space="preserve">    xs, ys = [x], [y]</w:t>
              </w:r>
            </w:ins>
          </w:p>
          <w:p w14:paraId="41EA588D" w14:textId="77777777" w:rsidR="00BE130F" w:rsidRPr="00FA2782" w:rsidRDefault="00BE130F" w:rsidP="00BE130F">
            <w:pPr>
              <w:jc w:val="both"/>
              <w:rPr>
                <w:ins w:id="5663" w:author="mikle" w:date="2025-10-09T19:45:00Z"/>
                <w:lang w:val="en-US"/>
                <w:rPrChange w:id="5664" w:author="mikle" w:date="2025-10-09T20:06:00Z" w16du:dateUtc="2025-10-10T03:06:00Z">
                  <w:rPr>
                    <w:ins w:id="5665" w:author="mikle" w:date="2025-10-09T19:45:00Z"/>
                  </w:rPr>
                </w:rPrChange>
              </w:rPr>
            </w:pPr>
            <w:ins w:id="5666" w:author="mikle" w:date="2025-10-09T19:45:00Z">
              <w:r w:rsidRPr="00FA2782">
                <w:rPr>
                  <w:lang w:val="en-US"/>
                  <w:rPrChange w:id="5667" w:author="mikle" w:date="2025-10-09T20:06:00Z" w16du:dateUtc="2025-10-10T03:06:00Z">
                    <w:rPr/>
                  </w:rPrChange>
                </w:rPr>
                <w:t xml:space="preserve">    psis_deg = [yaw.psi * RAD2DEG]</w:t>
              </w:r>
            </w:ins>
          </w:p>
          <w:p w14:paraId="565401AC" w14:textId="77777777" w:rsidR="00BE130F" w:rsidRPr="00FA2782" w:rsidRDefault="00BE130F" w:rsidP="00BE130F">
            <w:pPr>
              <w:jc w:val="both"/>
              <w:rPr>
                <w:ins w:id="5668" w:author="mikle" w:date="2025-10-09T19:45:00Z"/>
                <w:lang w:val="en-US"/>
                <w:rPrChange w:id="5669" w:author="mikle" w:date="2025-10-09T20:06:00Z" w16du:dateUtc="2025-10-10T03:06:00Z">
                  <w:rPr>
                    <w:ins w:id="5670" w:author="mikle" w:date="2025-10-09T19:45:00Z"/>
                  </w:rPr>
                </w:rPrChange>
              </w:rPr>
            </w:pPr>
            <w:ins w:id="5671" w:author="mikle" w:date="2025-10-09T19:45:00Z">
              <w:r w:rsidRPr="00FA2782">
                <w:rPr>
                  <w:lang w:val="en-US"/>
                  <w:rPrChange w:id="5672" w:author="mikle" w:date="2025-10-09T20:06:00Z" w16du:dateUtc="2025-10-10T03:06:00Z">
                    <w:rPr/>
                  </w:rPrChange>
                </w:rPr>
                <w:t xml:space="preserve">    us_ground = []</w:t>
              </w:r>
            </w:ins>
          </w:p>
          <w:p w14:paraId="6FD10543" w14:textId="77777777" w:rsidR="00BE130F" w:rsidRPr="00FA2782" w:rsidRDefault="00BE130F" w:rsidP="00BE130F">
            <w:pPr>
              <w:jc w:val="both"/>
              <w:rPr>
                <w:ins w:id="5673" w:author="mikle" w:date="2025-10-09T19:45:00Z"/>
                <w:lang w:val="en-US"/>
                <w:rPrChange w:id="5674" w:author="mikle" w:date="2025-10-09T20:06:00Z" w16du:dateUtc="2025-10-10T03:06:00Z">
                  <w:rPr>
                    <w:ins w:id="5675" w:author="mikle" w:date="2025-10-09T19:45:00Z"/>
                  </w:rPr>
                </w:rPrChange>
              </w:rPr>
            </w:pPr>
            <w:ins w:id="5676" w:author="mikle" w:date="2025-10-09T19:45:00Z">
              <w:r w:rsidRPr="00FA2782">
                <w:rPr>
                  <w:lang w:val="en-US"/>
                  <w:rPrChange w:id="5677" w:author="mikle" w:date="2025-10-09T20:06:00Z" w16du:dateUtc="2025-10-10T03:06:00Z">
                    <w:rPr/>
                  </w:rPrChange>
                </w:rPr>
                <w:t xml:space="preserve">    e_ct_hist = [0.0]</w:t>
              </w:r>
            </w:ins>
          </w:p>
          <w:p w14:paraId="40C3DD1E" w14:textId="77777777" w:rsidR="00BE130F" w:rsidRPr="00FA2782" w:rsidRDefault="00BE130F" w:rsidP="00BE130F">
            <w:pPr>
              <w:jc w:val="both"/>
              <w:rPr>
                <w:ins w:id="5678" w:author="mikle" w:date="2025-10-09T19:45:00Z"/>
                <w:lang w:val="en-US"/>
                <w:rPrChange w:id="5679" w:author="mikle" w:date="2025-10-09T20:06:00Z" w16du:dateUtc="2025-10-10T03:06:00Z">
                  <w:rPr>
                    <w:ins w:id="5680" w:author="mikle" w:date="2025-10-09T19:45:00Z"/>
                  </w:rPr>
                </w:rPrChange>
              </w:rPr>
            </w:pPr>
            <w:ins w:id="5681" w:author="mikle" w:date="2025-10-09T19:45:00Z">
              <w:r w:rsidRPr="00FA2782">
                <w:rPr>
                  <w:lang w:val="en-US"/>
                  <w:rPrChange w:id="5682" w:author="mikle" w:date="2025-10-09T20:06:00Z" w16du:dateUtc="2025-10-10T03:06:00Z">
                    <w:rPr/>
                  </w:rPrChange>
                </w:rPr>
                <w:t xml:space="preserve">    t_hist = [0.0]</w:t>
              </w:r>
            </w:ins>
          </w:p>
          <w:p w14:paraId="35069274" w14:textId="77777777" w:rsidR="00BE130F" w:rsidRPr="00FA2782" w:rsidRDefault="00BE130F" w:rsidP="00BE130F">
            <w:pPr>
              <w:jc w:val="both"/>
              <w:rPr>
                <w:ins w:id="5683" w:author="mikle" w:date="2025-10-09T19:45:00Z"/>
                <w:lang w:val="en-US"/>
                <w:rPrChange w:id="5684" w:author="mikle" w:date="2025-10-09T20:06:00Z" w16du:dateUtc="2025-10-10T03:06:00Z">
                  <w:rPr>
                    <w:ins w:id="5685" w:author="mikle" w:date="2025-10-09T19:45:00Z"/>
                  </w:rPr>
                </w:rPrChange>
              </w:rPr>
            </w:pPr>
            <w:ins w:id="5686" w:author="mikle" w:date="2025-10-09T19:45:00Z">
              <w:r w:rsidRPr="00FA2782">
                <w:rPr>
                  <w:lang w:val="en-US"/>
                  <w:rPrChange w:id="5687" w:author="mikle" w:date="2025-10-09T20:06:00Z" w16du:dateUtc="2025-10-10T03:06:00Z">
                    <w:rPr/>
                  </w:rPrChange>
                </w:rPr>
                <w:t xml:space="preserve">    camera_events: List[Tuple[str, Tuple[float, float], float]] = []</w:t>
              </w:r>
            </w:ins>
          </w:p>
          <w:p w14:paraId="582D3BB7" w14:textId="77777777" w:rsidR="00BE130F" w:rsidRPr="00FA2782" w:rsidRDefault="00BE130F" w:rsidP="00BE130F">
            <w:pPr>
              <w:jc w:val="both"/>
              <w:rPr>
                <w:ins w:id="5688" w:author="mikle" w:date="2025-10-09T19:45:00Z"/>
                <w:lang w:val="en-US"/>
                <w:rPrChange w:id="5689" w:author="mikle" w:date="2025-10-09T20:06:00Z" w16du:dateUtc="2025-10-10T03:06:00Z">
                  <w:rPr>
                    <w:ins w:id="5690" w:author="mikle" w:date="2025-10-09T19:45:00Z"/>
                  </w:rPr>
                </w:rPrChange>
              </w:rPr>
            </w:pPr>
            <w:ins w:id="5691" w:author="mikle" w:date="2025-10-09T19:45:00Z">
              <w:r w:rsidRPr="00FA2782">
                <w:rPr>
                  <w:lang w:val="en-US"/>
                  <w:rPrChange w:id="5692" w:author="mikle" w:date="2025-10-09T20:06:00Z" w16du:dateUtc="2025-10-10T03:06:00Z">
                    <w:rPr/>
                  </w:rPrChange>
                </w:rPr>
                <w:t xml:space="preserve">    event_perp_tol = 2.0  # </w:t>
              </w:r>
              <w:r w:rsidRPr="00BE130F">
                <w:t>м</w:t>
              </w:r>
            </w:ins>
          </w:p>
          <w:p w14:paraId="5A58B192" w14:textId="77777777" w:rsidR="00BE130F" w:rsidRPr="00FA2782" w:rsidRDefault="00BE130F" w:rsidP="00BE130F">
            <w:pPr>
              <w:jc w:val="both"/>
              <w:rPr>
                <w:ins w:id="5693" w:author="mikle" w:date="2025-10-09T19:45:00Z"/>
                <w:lang w:val="en-US"/>
                <w:rPrChange w:id="5694" w:author="mikle" w:date="2025-10-09T20:06:00Z" w16du:dateUtc="2025-10-10T03:06:00Z">
                  <w:rPr>
                    <w:ins w:id="5695" w:author="mikle" w:date="2025-10-09T19:45:00Z"/>
                  </w:rPr>
                </w:rPrChange>
              </w:rPr>
            </w:pPr>
          </w:p>
          <w:p w14:paraId="1BC5C5BA" w14:textId="77777777" w:rsidR="00BE130F" w:rsidRPr="00FA2782" w:rsidRDefault="00BE130F" w:rsidP="00BE130F">
            <w:pPr>
              <w:jc w:val="both"/>
              <w:rPr>
                <w:ins w:id="5696" w:author="mikle" w:date="2025-10-09T19:45:00Z"/>
                <w:lang w:val="en-US"/>
                <w:rPrChange w:id="5697" w:author="mikle" w:date="2025-10-09T20:06:00Z" w16du:dateUtc="2025-10-10T03:06:00Z">
                  <w:rPr>
                    <w:ins w:id="5698" w:author="mikle" w:date="2025-10-09T19:45:00Z"/>
                  </w:rPr>
                </w:rPrChange>
              </w:rPr>
            </w:pPr>
            <w:ins w:id="5699" w:author="mikle" w:date="2025-10-09T19:45:00Z">
              <w:r w:rsidRPr="00FA2782">
                <w:rPr>
                  <w:lang w:val="en-US"/>
                  <w:rPrChange w:id="5700" w:author="mikle" w:date="2025-10-09T20:06:00Z" w16du:dateUtc="2025-10-10T03:06:00Z">
                    <w:rPr/>
                  </w:rPrChange>
                </w:rPr>
                <w:t xml:space="preserve">    Ucx = surge.Ucur_mag * math.cos(surge.Ucur_dir)</w:t>
              </w:r>
            </w:ins>
          </w:p>
          <w:p w14:paraId="0D3F2C11" w14:textId="77777777" w:rsidR="00BE130F" w:rsidRPr="00FA2782" w:rsidRDefault="00BE130F" w:rsidP="00BE130F">
            <w:pPr>
              <w:jc w:val="both"/>
              <w:rPr>
                <w:ins w:id="5701" w:author="mikle" w:date="2025-10-09T19:45:00Z"/>
                <w:lang w:val="en-US"/>
                <w:rPrChange w:id="5702" w:author="mikle" w:date="2025-10-09T20:06:00Z" w16du:dateUtc="2025-10-10T03:06:00Z">
                  <w:rPr>
                    <w:ins w:id="5703" w:author="mikle" w:date="2025-10-09T19:45:00Z"/>
                  </w:rPr>
                </w:rPrChange>
              </w:rPr>
            </w:pPr>
            <w:ins w:id="5704" w:author="mikle" w:date="2025-10-09T19:45:00Z">
              <w:r w:rsidRPr="00FA2782">
                <w:rPr>
                  <w:lang w:val="en-US"/>
                  <w:rPrChange w:id="5705" w:author="mikle" w:date="2025-10-09T20:06:00Z" w16du:dateUtc="2025-10-10T03:06:00Z">
                    <w:rPr/>
                  </w:rPrChange>
                </w:rPr>
                <w:t xml:space="preserve">    Ucy = surge.Ucur_mag * math.sin(surge.Ucur_dir)</w:t>
              </w:r>
            </w:ins>
          </w:p>
          <w:p w14:paraId="4B8A4431" w14:textId="77777777" w:rsidR="00BE130F" w:rsidRPr="00FA2782" w:rsidRDefault="00BE130F" w:rsidP="00BE130F">
            <w:pPr>
              <w:jc w:val="both"/>
              <w:rPr>
                <w:ins w:id="5706" w:author="mikle" w:date="2025-10-09T19:45:00Z"/>
                <w:lang w:val="en-US"/>
                <w:rPrChange w:id="5707" w:author="mikle" w:date="2025-10-09T20:06:00Z" w16du:dateUtc="2025-10-10T03:06:00Z">
                  <w:rPr>
                    <w:ins w:id="5708" w:author="mikle" w:date="2025-10-09T19:45:00Z"/>
                  </w:rPr>
                </w:rPrChange>
              </w:rPr>
            </w:pPr>
          </w:p>
          <w:p w14:paraId="1266F89A" w14:textId="77777777" w:rsidR="00BE130F" w:rsidRPr="00FA2782" w:rsidRDefault="00BE130F" w:rsidP="00BE130F">
            <w:pPr>
              <w:jc w:val="both"/>
              <w:rPr>
                <w:ins w:id="5709" w:author="mikle" w:date="2025-10-09T19:45:00Z"/>
                <w:lang w:val="en-US"/>
                <w:rPrChange w:id="5710" w:author="mikle" w:date="2025-10-09T20:06:00Z" w16du:dateUtc="2025-10-10T03:06:00Z">
                  <w:rPr>
                    <w:ins w:id="5711" w:author="mikle" w:date="2025-10-09T19:45:00Z"/>
                  </w:rPr>
                </w:rPrChange>
              </w:rPr>
            </w:pPr>
            <w:ins w:id="5712" w:author="mikle" w:date="2025-10-09T19:45:00Z">
              <w:r w:rsidRPr="00FA2782">
                <w:rPr>
                  <w:lang w:val="en-US"/>
                  <w:rPrChange w:id="5713" w:author="mikle" w:date="2025-10-09T20:06:00Z" w16du:dateUtc="2025-10-10T03:06:00Z">
                    <w:rPr/>
                  </w:rPrChange>
                </w:rPr>
                <w:t xml:space="preserve">    t = 0.0; i_seg = 0</w:t>
              </w:r>
            </w:ins>
          </w:p>
          <w:p w14:paraId="135BD589" w14:textId="77777777" w:rsidR="00BE130F" w:rsidRPr="00FA2782" w:rsidRDefault="00BE130F" w:rsidP="00BE130F">
            <w:pPr>
              <w:jc w:val="both"/>
              <w:rPr>
                <w:ins w:id="5714" w:author="mikle" w:date="2025-10-09T19:45:00Z"/>
                <w:lang w:val="en-US"/>
                <w:rPrChange w:id="5715" w:author="mikle" w:date="2025-10-09T20:06:00Z" w16du:dateUtc="2025-10-10T03:06:00Z">
                  <w:rPr>
                    <w:ins w:id="5716" w:author="mikle" w:date="2025-10-09T19:45:00Z"/>
                  </w:rPr>
                </w:rPrChange>
              </w:rPr>
            </w:pPr>
            <w:ins w:id="5717" w:author="mikle" w:date="2025-10-09T19:45:00Z">
              <w:r w:rsidRPr="00FA2782">
                <w:rPr>
                  <w:lang w:val="en-US"/>
                  <w:rPrChange w:id="5718" w:author="mikle" w:date="2025-10-09T20:06:00Z" w16du:dateUtc="2025-10-10T03:06:00Z">
                    <w:rPr/>
                  </w:rPrChange>
                </w:rPr>
                <w:t xml:space="preserve">    x_prev, y_prev = x, y</w:t>
              </w:r>
            </w:ins>
          </w:p>
          <w:p w14:paraId="451B94FA" w14:textId="77777777" w:rsidR="00BE130F" w:rsidRPr="00FA2782" w:rsidRDefault="00BE130F" w:rsidP="00BE130F">
            <w:pPr>
              <w:jc w:val="both"/>
              <w:rPr>
                <w:ins w:id="5719" w:author="mikle" w:date="2025-10-09T19:45:00Z"/>
                <w:lang w:val="en-US"/>
                <w:rPrChange w:id="5720" w:author="mikle" w:date="2025-10-09T20:06:00Z" w16du:dateUtc="2025-10-10T03:06:00Z">
                  <w:rPr>
                    <w:ins w:id="5721" w:author="mikle" w:date="2025-10-09T19:45:00Z"/>
                  </w:rPr>
                </w:rPrChange>
              </w:rPr>
            </w:pPr>
            <w:ins w:id="5722" w:author="mikle" w:date="2025-10-09T19:45:00Z">
              <w:r w:rsidRPr="00FA2782">
                <w:rPr>
                  <w:lang w:val="en-US"/>
                  <w:rPrChange w:id="5723" w:author="mikle" w:date="2025-10-09T20:06:00Z" w16du:dateUtc="2025-10-10T03:06:00Z">
                    <w:rPr/>
                  </w:rPrChange>
                </w:rPr>
                <w:t xml:space="preserve">    max_steps = int(2.0 * T_end / dt) + 10000</w:t>
              </w:r>
            </w:ins>
          </w:p>
          <w:p w14:paraId="4E2F1B1A" w14:textId="77777777" w:rsidR="00BE130F" w:rsidRPr="00FA2782" w:rsidRDefault="00BE130F" w:rsidP="00BE130F">
            <w:pPr>
              <w:jc w:val="both"/>
              <w:rPr>
                <w:ins w:id="5724" w:author="mikle" w:date="2025-10-09T19:45:00Z"/>
                <w:lang w:val="en-US"/>
                <w:rPrChange w:id="5725" w:author="mikle" w:date="2025-10-09T20:06:00Z" w16du:dateUtc="2025-10-10T03:06:00Z">
                  <w:rPr>
                    <w:ins w:id="5726" w:author="mikle" w:date="2025-10-09T19:45:00Z"/>
                  </w:rPr>
                </w:rPrChange>
              </w:rPr>
            </w:pPr>
            <w:ins w:id="5727" w:author="mikle" w:date="2025-10-09T19:45:00Z">
              <w:r w:rsidRPr="00FA2782">
                <w:rPr>
                  <w:lang w:val="en-US"/>
                  <w:rPrChange w:id="5728" w:author="mikle" w:date="2025-10-09T20:06:00Z" w16du:dateUtc="2025-10-10T03:06:00Z">
                    <w:rPr/>
                  </w:rPrChange>
                </w:rPr>
                <w:t xml:space="preserve">    steps = 0</w:t>
              </w:r>
            </w:ins>
          </w:p>
          <w:p w14:paraId="002F9DF3" w14:textId="77777777" w:rsidR="00BE130F" w:rsidRPr="00FA2782" w:rsidRDefault="00BE130F" w:rsidP="00BE130F">
            <w:pPr>
              <w:jc w:val="both"/>
              <w:rPr>
                <w:ins w:id="5729" w:author="mikle" w:date="2025-10-09T19:45:00Z"/>
                <w:lang w:val="en-US"/>
                <w:rPrChange w:id="5730" w:author="mikle" w:date="2025-10-09T20:06:00Z" w16du:dateUtc="2025-10-10T03:06:00Z">
                  <w:rPr>
                    <w:ins w:id="5731" w:author="mikle" w:date="2025-10-09T19:45:00Z"/>
                  </w:rPr>
                </w:rPrChange>
              </w:rPr>
            </w:pPr>
          </w:p>
          <w:p w14:paraId="3DCB1D2A" w14:textId="77777777" w:rsidR="00BE130F" w:rsidRPr="00FA2782" w:rsidRDefault="00BE130F" w:rsidP="00BE130F">
            <w:pPr>
              <w:jc w:val="both"/>
              <w:rPr>
                <w:ins w:id="5732" w:author="mikle" w:date="2025-10-09T19:45:00Z"/>
                <w:lang w:val="en-US"/>
                <w:rPrChange w:id="5733" w:author="mikle" w:date="2025-10-09T20:06:00Z" w16du:dateUtc="2025-10-10T03:06:00Z">
                  <w:rPr>
                    <w:ins w:id="5734" w:author="mikle" w:date="2025-10-09T19:45:00Z"/>
                  </w:rPr>
                </w:rPrChange>
              </w:rPr>
            </w:pPr>
            <w:ins w:id="5735" w:author="mikle" w:date="2025-10-09T19:45:00Z">
              <w:r w:rsidRPr="00FA2782">
                <w:rPr>
                  <w:lang w:val="en-US"/>
                  <w:rPrChange w:id="5736" w:author="mikle" w:date="2025-10-09T20:06:00Z" w16du:dateUtc="2025-10-10T03:06:00Z">
                    <w:rPr/>
                  </w:rPrChange>
                </w:rPr>
                <w:t xml:space="preserve">    while t &lt; T_end and i_seg &lt; len(wps)-1 and steps &lt; max_steps:</w:t>
              </w:r>
            </w:ins>
          </w:p>
          <w:p w14:paraId="342A9C57" w14:textId="77777777" w:rsidR="00BE130F" w:rsidRPr="00FA2782" w:rsidRDefault="00BE130F" w:rsidP="00BE130F">
            <w:pPr>
              <w:jc w:val="both"/>
              <w:rPr>
                <w:ins w:id="5737" w:author="mikle" w:date="2025-10-09T19:45:00Z"/>
                <w:lang w:val="en-US"/>
                <w:rPrChange w:id="5738" w:author="mikle" w:date="2025-10-09T20:06:00Z" w16du:dateUtc="2025-10-10T03:06:00Z">
                  <w:rPr>
                    <w:ins w:id="5739" w:author="mikle" w:date="2025-10-09T19:45:00Z"/>
                  </w:rPr>
                </w:rPrChange>
              </w:rPr>
            </w:pPr>
            <w:ins w:id="5740" w:author="mikle" w:date="2025-10-09T19:45:00Z">
              <w:r w:rsidRPr="00FA2782">
                <w:rPr>
                  <w:lang w:val="en-US"/>
                  <w:rPrChange w:id="5741" w:author="mikle" w:date="2025-10-09T20:06:00Z" w16du:dateUtc="2025-10-10T03:06:00Z">
                    <w:rPr/>
                  </w:rPrChange>
                </w:rPr>
                <w:t xml:space="preserve">        steps += 1</w:t>
              </w:r>
            </w:ins>
          </w:p>
          <w:p w14:paraId="61BC93CA" w14:textId="77777777" w:rsidR="00BE130F" w:rsidRPr="00FA2782" w:rsidRDefault="00BE130F" w:rsidP="00BE130F">
            <w:pPr>
              <w:jc w:val="both"/>
              <w:rPr>
                <w:ins w:id="5742" w:author="mikle" w:date="2025-10-09T19:45:00Z"/>
                <w:lang w:val="en-US"/>
                <w:rPrChange w:id="5743" w:author="mikle" w:date="2025-10-09T20:06:00Z" w16du:dateUtc="2025-10-10T03:06:00Z">
                  <w:rPr>
                    <w:ins w:id="5744" w:author="mikle" w:date="2025-10-09T19:45:00Z"/>
                  </w:rPr>
                </w:rPrChange>
              </w:rPr>
            </w:pPr>
            <w:ins w:id="5745" w:author="mikle" w:date="2025-10-09T19:45:00Z">
              <w:r w:rsidRPr="00FA2782">
                <w:rPr>
                  <w:lang w:val="en-US"/>
                  <w:rPrChange w:id="5746" w:author="mikle" w:date="2025-10-09T20:06:00Z" w16du:dateUtc="2025-10-10T03:06:00Z">
                    <w:rPr/>
                  </w:rPrChange>
                </w:rPr>
                <w:lastRenderedPageBreak/>
                <w:t xml:space="preserve">        wp_i = wps[i_seg]; wp_j = wps[i_seg+1]</w:t>
              </w:r>
            </w:ins>
          </w:p>
          <w:p w14:paraId="1A7E9296" w14:textId="77777777" w:rsidR="00BE130F" w:rsidRPr="00FA2782" w:rsidRDefault="00BE130F" w:rsidP="00BE130F">
            <w:pPr>
              <w:jc w:val="both"/>
              <w:rPr>
                <w:ins w:id="5747" w:author="mikle" w:date="2025-10-09T19:45:00Z"/>
                <w:lang w:val="en-US"/>
                <w:rPrChange w:id="5748" w:author="mikle" w:date="2025-10-09T20:06:00Z" w16du:dateUtc="2025-10-10T03:06:00Z">
                  <w:rPr>
                    <w:ins w:id="5749" w:author="mikle" w:date="2025-10-09T19:45:00Z"/>
                  </w:rPr>
                </w:rPrChange>
              </w:rPr>
            </w:pPr>
            <w:ins w:id="5750" w:author="mikle" w:date="2025-10-09T19:45:00Z">
              <w:r w:rsidRPr="00FA2782">
                <w:rPr>
                  <w:lang w:val="en-US"/>
                  <w:rPrChange w:id="5751" w:author="mikle" w:date="2025-10-09T20:06:00Z" w16du:dateUtc="2025-10-10T03:06:00Z">
                    <w:rPr/>
                  </w:rPrChange>
                </w:rPr>
                <w:t xml:space="preserve">        psi_ref, target_pt, e_ct = los_pure_pursuit((x, y), wp_i, wp_j, lookahead)</w:t>
              </w:r>
            </w:ins>
          </w:p>
          <w:p w14:paraId="04CA550B" w14:textId="77777777" w:rsidR="00BE130F" w:rsidRPr="00FA2782" w:rsidRDefault="00BE130F" w:rsidP="00BE130F">
            <w:pPr>
              <w:jc w:val="both"/>
              <w:rPr>
                <w:ins w:id="5752" w:author="mikle" w:date="2025-10-09T19:45:00Z"/>
                <w:lang w:val="en-US"/>
                <w:rPrChange w:id="5753" w:author="mikle" w:date="2025-10-09T20:06:00Z" w16du:dateUtc="2025-10-10T03:06:00Z">
                  <w:rPr>
                    <w:ins w:id="5754" w:author="mikle" w:date="2025-10-09T19:45:00Z"/>
                  </w:rPr>
                </w:rPrChange>
              </w:rPr>
            </w:pPr>
            <w:ins w:id="5755" w:author="mikle" w:date="2025-10-09T19:45:00Z">
              <w:r w:rsidRPr="00FA2782">
                <w:rPr>
                  <w:lang w:val="en-US"/>
                  <w:rPrChange w:id="5756" w:author="mikle" w:date="2025-10-09T20:06:00Z" w16du:dateUtc="2025-10-10T03:06:00Z">
                    <w:rPr/>
                  </w:rPrChange>
                </w:rPr>
                <w:t xml:space="preserve">        xt, yt = target_pt</w:t>
              </w:r>
            </w:ins>
          </w:p>
          <w:p w14:paraId="612D4496" w14:textId="77777777" w:rsidR="00BE130F" w:rsidRPr="00FA2782" w:rsidRDefault="00BE130F" w:rsidP="00BE130F">
            <w:pPr>
              <w:jc w:val="both"/>
              <w:rPr>
                <w:ins w:id="5757" w:author="mikle" w:date="2025-10-09T19:45:00Z"/>
                <w:lang w:val="en-US"/>
                <w:rPrChange w:id="5758" w:author="mikle" w:date="2025-10-09T20:06:00Z" w16du:dateUtc="2025-10-10T03:06:00Z">
                  <w:rPr>
                    <w:ins w:id="5759" w:author="mikle" w:date="2025-10-09T19:45:00Z"/>
                  </w:rPr>
                </w:rPrChange>
              </w:rPr>
            </w:pPr>
            <w:ins w:id="5760" w:author="mikle" w:date="2025-10-09T19:45:00Z">
              <w:r w:rsidRPr="00FA2782">
                <w:rPr>
                  <w:lang w:val="en-US"/>
                  <w:rPrChange w:id="5761" w:author="mikle" w:date="2025-10-09T20:06:00Z" w16du:dateUtc="2025-10-10T03:06:00Z">
                    <w:rPr/>
                  </w:rPrChange>
                </w:rPr>
                <w:t xml:space="preserve">        d_target = math.hypot(xt - x, yt - y)</w:t>
              </w:r>
            </w:ins>
          </w:p>
          <w:p w14:paraId="20AD142C" w14:textId="77777777" w:rsidR="00BE130F" w:rsidRPr="00FA2782" w:rsidRDefault="00BE130F" w:rsidP="00BE130F">
            <w:pPr>
              <w:jc w:val="both"/>
              <w:rPr>
                <w:ins w:id="5762" w:author="mikle" w:date="2025-10-09T19:45:00Z"/>
                <w:lang w:val="en-US"/>
                <w:rPrChange w:id="5763" w:author="mikle" w:date="2025-10-09T20:06:00Z" w16du:dateUtc="2025-10-10T03:06:00Z">
                  <w:rPr>
                    <w:ins w:id="5764" w:author="mikle" w:date="2025-10-09T19:45:00Z"/>
                  </w:rPr>
                </w:rPrChange>
              </w:rPr>
            </w:pPr>
          </w:p>
          <w:p w14:paraId="2CB73357" w14:textId="77777777" w:rsidR="00BE130F" w:rsidRPr="00FA2782" w:rsidRDefault="00BE130F" w:rsidP="00BE130F">
            <w:pPr>
              <w:jc w:val="both"/>
              <w:rPr>
                <w:ins w:id="5765" w:author="mikle" w:date="2025-10-09T19:45:00Z"/>
                <w:lang w:val="en-US"/>
                <w:rPrChange w:id="5766" w:author="mikle" w:date="2025-10-09T20:06:00Z" w16du:dateUtc="2025-10-10T03:06:00Z">
                  <w:rPr>
                    <w:ins w:id="5767" w:author="mikle" w:date="2025-10-09T19:45:00Z"/>
                  </w:rPr>
                </w:rPrChange>
              </w:rPr>
            </w:pPr>
            <w:ins w:id="5768" w:author="mikle" w:date="2025-10-09T19:45:00Z">
              <w:r w:rsidRPr="00FA2782">
                <w:rPr>
                  <w:lang w:val="en-US"/>
                  <w:rPrChange w:id="5769" w:author="mikle" w:date="2025-10-09T20:06:00Z" w16du:dateUtc="2025-10-10T03:06:00Z">
                    <w:rPr/>
                  </w:rPrChange>
                </w:rPr>
                <w:t xml:space="preserve">        capturing = False</w:t>
              </w:r>
            </w:ins>
          </w:p>
          <w:p w14:paraId="0B394D4D" w14:textId="77777777" w:rsidR="00BE130F" w:rsidRPr="00FA2782" w:rsidRDefault="00BE130F" w:rsidP="00BE130F">
            <w:pPr>
              <w:jc w:val="both"/>
              <w:rPr>
                <w:ins w:id="5770" w:author="mikle" w:date="2025-10-09T19:45:00Z"/>
                <w:lang w:val="en-US"/>
                <w:rPrChange w:id="5771" w:author="mikle" w:date="2025-10-09T20:06:00Z" w16du:dateUtc="2025-10-10T03:06:00Z">
                  <w:rPr>
                    <w:ins w:id="5772" w:author="mikle" w:date="2025-10-09T19:45:00Z"/>
                  </w:rPr>
                </w:rPrChange>
              </w:rPr>
            </w:pPr>
            <w:ins w:id="5773" w:author="mikle" w:date="2025-10-09T19:45:00Z">
              <w:r w:rsidRPr="00FA2782">
                <w:rPr>
                  <w:lang w:val="en-US"/>
                  <w:rPrChange w:id="5774" w:author="mikle" w:date="2025-10-09T20:06:00Z" w16du:dateUtc="2025-10-10T03:06:00Z">
                    <w:rPr/>
                  </w:rPrChange>
                </w:rPr>
                <w:t xml:space="preserve">        for sp in spans_ex:</w:t>
              </w:r>
            </w:ins>
          </w:p>
          <w:p w14:paraId="30573B65" w14:textId="77777777" w:rsidR="00BE130F" w:rsidRPr="00FA2782" w:rsidRDefault="00BE130F" w:rsidP="00BE130F">
            <w:pPr>
              <w:jc w:val="both"/>
              <w:rPr>
                <w:ins w:id="5775" w:author="mikle" w:date="2025-10-09T19:45:00Z"/>
                <w:lang w:val="en-US"/>
                <w:rPrChange w:id="5776" w:author="mikle" w:date="2025-10-09T20:06:00Z" w16du:dateUtc="2025-10-10T03:06:00Z">
                  <w:rPr>
                    <w:ins w:id="5777" w:author="mikle" w:date="2025-10-09T19:45:00Z"/>
                  </w:rPr>
                </w:rPrChange>
              </w:rPr>
            </w:pPr>
            <w:ins w:id="5778" w:author="mikle" w:date="2025-10-09T19:45:00Z">
              <w:r w:rsidRPr="00FA2782">
                <w:rPr>
                  <w:lang w:val="en-US"/>
                  <w:rPrChange w:id="5779" w:author="mikle" w:date="2025-10-09T20:06:00Z" w16du:dateUtc="2025-10-10T03:06:00Z">
                    <w:rPr/>
                  </w:rPrChange>
                </w:rPr>
                <w:t xml:space="preserve">            Sx, Sy = sp["S"]; ux, uy = sp["u"]; L = sp["L"]</w:t>
              </w:r>
            </w:ins>
          </w:p>
          <w:p w14:paraId="1D8E62EB" w14:textId="77777777" w:rsidR="00BE130F" w:rsidRPr="00FA2782" w:rsidRDefault="00BE130F" w:rsidP="00BE130F">
            <w:pPr>
              <w:jc w:val="both"/>
              <w:rPr>
                <w:ins w:id="5780" w:author="mikle" w:date="2025-10-09T19:45:00Z"/>
                <w:lang w:val="en-US"/>
                <w:rPrChange w:id="5781" w:author="mikle" w:date="2025-10-09T20:06:00Z" w16du:dateUtc="2025-10-10T03:06:00Z">
                  <w:rPr>
                    <w:ins w:id="5782" w:author="mikle" w:date="2025-10-09T19:45:00Z"/>
                  </w:rPr>
                </w:rPrChange>
              </w:rPr>
            </w:pPr>
            <w:ins w:id="5783" w:author="mikle" w:date="2025-10-09T19:45:00Z">
              <w:r w:rsidRPr="00FA2782">
                <w:rPr>
                  <w:lang w:val="en-US"/>
                  <w:rPrChange w:id="5784" w:author="mikle" w:date="2025-10-09T20:06:00Z" w16du:dateUtc="2025-10-10T03:06:00Z">
                    <w:rPr/>
                  </w:rPrChange>
                </w:rPr>
                <w:t xml:space="preserve">            s_prev = (x_prev - Sx)*ux + (y_prev - Sy)*uy</w:t>
              </w:r>
            </w:ins>
          </w:p>
          <w:p w14:paraId="7A7580F3" w14:textId="77777777" w:rsidR="00BE130F" w:rsidRPr="00FA2782" w:rsidRDefault="00BE130F" w:rsidP="00BE130F">
            <w:pPr>
              <w:jc w:val="both"/>
              <w:rPr>
                <w:ins w:id="5785" w:author="mikle" w:date="2025-10-09T19:45:00Z"/>
                <w:lang w:val="en-US"/>
                <w:rPrChange w:id="5786" w:author="mikle" w:date="2025-10-09T20:06:00Z" w16du:dateUtc="2025-10-10T03:06:00Z">
                  <w:rPr>
                    <w:ins w:id="5787" w:author="mikle" w:date="2025-10-09T19:45:00Z"/>
                  </w:rPr>
                </w:rPrChange>
              </w:rPr>
            </w:pPr>
            <w:ins w:id="5788" w:author="mikle" w:date="2025-10-09T19:45:00Z">
              <w:r w:rsidRPr="00FA2782">
                <w:rPr>
                  <w:lang w:val="en-US"/>
                  <w:rPrChange w:id="5789" w:author="mikle" w:date="2025-10-09T20:06:00Z" w16du:dateUtc="2025-10-10T03:06:00Z">
                    <w:rPr/>
                  </w:rPrChange>
                </w:rPr>
                <w:t xml:space="preserve">            s      = (x      - Sx)*ux + (y      - Sy)*uy</w:t>
              </w:r>
            </w:ins>
          </w:p>
          <w:p w14:paraId="08E0D13C" w14:textId="77777777" w:rsidR="00BE130F" w:rsidRPr="00FA2782" w:rsidRDefault="00BE130F" w:rsidP="00BE130F">
            <w:pPr>
              <w:jc w:val="both"/>
              <w:rPr>
                <w:ins w:id="5790" w:author="mikle" w:date="2025-10-09T19:45:00Z"/>
                <w:lang w:val="en-US"/>
                <w:rPrChange w:id="5791" w:author="mikle" w:date="2025-10-09T20:06:00Z" w16du:dateUtc="2025-10-10T03:06:00Z">
                  <w:rPr>
                    <w:ins w:id="5792" w:author="mikle" w:date="2025-10-09T19:45:00Z"/>
                  </w:rPr>
                </w:rPrChange>
              </w:rPr>
            </w:pPr>
            <w:ins w:id="5793" w:author="mikle" w:date="2025-10-09T19:45:00Z">
              <w:r w:rsidRPr="00FA2782">
                <w:rPr>
                  <w:lang w:val="en-US"/>
                  <w:rPrChange w:id="5794" w:author="mikle" w:date="2025-10-09T20:06:00Z" w16du:dateUtc="2025-10-10T03:06:00Z">
                    <w:rPr/>
                  </w:rPrChange>
                </w:rPr>
                <w:t xml:space="preserve">            d_perp = abs((x - Sx)*(-uy) + (y - Sy)*ux)</w:t>
              </w:r>
            </w:ins>
          </w:p>
          <w:p w14:paraId="33C78DF0" w14:textId="77777777" w:rsidR="00BE130F" w:rsidRPr="00FA2782" w:rsidRDefault="00BE130F" w:rsidP="00BE130F">
            <w:pPr>
              <w:jc w:val="both"/>
              <w:rPr>
                <w:ins w:id="5795" w:author="mikle" w:date="2025-10-09T19:45:00Z"/>
                <w:lang w:val="en-US"/>
                <w:rPrChange w:id="5796" w:author="mikle" w:date="2025-10-09T20:06:00Z" w16du:dateUtc="2025-10-10T03:06:00Z">
                  <w:rPr>
                    <w:ins w:id="5797" w:author="mikle" w:date="2025-10-09T19:45:00Z"/>
                  </w:rPr>
                </w:rPrChange>
              </w:rPr>
            </w:pPr>
          </w:p>
          <w:p w14:paraId="099D114C" w14:textId="77777777" w:rsidR="00BE130F" w:rsidRPr="00FA2782" w:rsidRDefault="00BE130F" w:rsidP="00BE130F">
            <w:pPr>
              <w:jc w:val="both"/>
              <w:rPr>
                <w:ins w:id="5798" w:author="mikle" w:date="2025-10-09T19:45:00Z"/>
                <w:lang w:val="en-US"/>
                <w:rPrChange w:id="5799" w:author="mikle" w:date="2025-10-09T20:06:00Z" w16du:dateUtc="2025-10-10T03:06:00Z">
                  <w:rPr>
                    <w:ins w:id="5800" w:author="mikle" w:date="2025-10-09T19:45:00Z"/>
                  </w:rPr>
                </w:rPrChange>
              </w:rPr>
            </w:pPr>
            <w:ins w:id="5801" w:author="mikle" w:date="2025-10-09T19:45:00Z">
              <w:r w:rsidRPr="00FA2782">
                <w:rPr>
                  <w:lang w:val="en-US"/>
                  <w:rPrChange w:id="5802" w:author="mikle" w:date="2025-10-09T20:06:00Z" w16du:dateUtc="2025-10-10T03:06:00Z">
                    <w:rPr/>
                  </w:rPrChange>
                </w:rPr>
                <w:t xml:space="preserve">            if (not sp["start_fired"]) and (s_prev &lt; 0.0) and (s &gt;= 0.0) and (d_perp &lt;= event_perp_tol):</w:t>
              </w:r>
            </w:ins>
          </w:p>
          <w:p w14:paraId="69AD53AB" w14:textId="77777777" w:rsidR="00BE130F" w:rsidRPr="00FA2782" w:rsidRDefault="00BE130F" w:rsidP="00BE130F">
            <w:pPr>
              <w:jc w:val="both"/>
              <w:rPr>
                <w:ins w:id="5803" w:author="mikle" w:date="2025-10-09T19:45:00Z"/>
                <w:lang w:val="en-US"/>
                <w:rPrChange w:id="5804" w:author="mikle" w:date="2025-10-09T20:06:00Z" w16du:dateUtc="2025-10-10T03:06:00Z">
                  <w:rPr>
                    <w:ins w:id="5805" w:author="mikle" w:date="2025-10-09T19:45:00Z"/>
                  </w:rPr>
                </w:rPrChange>
              </w:rPr>
            </w:pPr>
            <w:ins w:id="5806" w:author="mikle" w:date="2025-10-09T19:45:00Z">
              <w:r w:rsidRPr="00FA2782">
                <w:rPr>
                  <w:lang w:val="en-US"/>
                  <w:rPrChange w:id="5807" w:author="mikle" w:date="2025-10-09T20:06:00Z" w16du:dateUtc="2025-10-10T03:06:00Z">
                    <w:rPr/>
                  </w:rPrChange>
                </w:rPr>
                <w:t xml:space="preserve">                send_camera_cmd("START")</w:t>
              </w:r>
            </w:ins>
          </w:p>
          <w:p w14:paraId="396FB6C4" w14:textId="77777777" w:rsidR="00BE130F" w:rsidRPr="00FA2782" w:rsidRDefault="00BE130F" w:rsidP="00BE130F">
            <w:pPr>
              <w:jc w:val="both"/>
              <w:rPr>
                <w:ins w:id="5808" w:author="mikle" w:date="2025-10-09T19:45:00Z"/>
                <w:lang w:val="en-US"/>
                <w:rPrChange w:id="5809" w:author="mikle" w:date="2025-10-09T20:06:00Z" w16du:dateUtc="2025-10-10T03:06:00Z">
                  <w:rPr>
                    <w:ins w:id="5810" w:author="mikle" w:date="2025-10-09T19:45:00Z"/>
                  </w:rPr>
                </w:rPrChange>
              </w:rPr>
            </w:pPr>
            <w:ins w:id="5811" w:author="mikle" w:date="2025-10-09T19:45:00Z">
              <w:r w:rsidRPr="00FA2782">
                <w:rPr>
                  <w:lang w:val="en-US"/>
                  <w:rPrChange w:id="5812" w:author="mikle" w:date="2025-10-09T20:06:00Z" w16du:dateUtc="2025-10-10T03:06:00Z">
                    <w:rPr/>
                  </w:rPrChange>
                </w:rPr>
                <w:t xml:space="preserve">                camera_events.append(("START", (Sx, Sy), t))</w:t>
              </w:r>
            </w:ins>
          </w:p>
          <w:p w14:paraId="0DC34969" w14:textId="77777777" w:rsidR="00BE130F" w:rsidRPr="00FA2782" w:rsidRDefault="00BE130F" w:rsidP="00BE130F">
            <w:pPr>
              <w:jc w:val="both"/>
              <w:rPr>
                <w:ins w:id="5813" w:author="mikle" w:date="2025-10-09T19:45:00Z"/>
                <w:lang w:val="en-US"/>
                <w:rPrChange w:id="5814" w:author="mikle" w:date="2025-10-09T20:06:00Z" w16du:dateUtc="2025-10-10T03:06:00Z">
                  <w:rPr>
                    <w:ins w:id="5815" w:author="mikle" w:date="2025-10-09T19:45:00Z"/>
                  </w:rPr>
                </w:rPrChange>
              </w:rPr>
            </w:pPr>
            <w:ins w:id="5816" w:author="mikle" w:date="2025-10-09T19:45:00Z">
              <w:r w:rsidRPr="00FA2782">
                <w:rPr>
                  <w:lang w:val="en-US"/>
                  <w:rPrChange w:id="5817" w:author="mikle" w:date="2025-10-09T20:06:00Z" w16du:dateUtc="2025-10-10T03:06:00Z">
                    <w:rPr/>
                  </w:rPrChange>
                </w:rPr>
                <w:t xml:space="preserve">                sp["start_fired"] = True</w:t>
              </w:r>
            </w:ins>
          </w:p>
          <w:p w14:paraId="17E3EA35" w14:textId="77777777" w:rsidR="00BE130F" w:rsidRPr="00FA2782" w:rsidRDefault="00BE130F" w:rsidP="00BE130F">
            <w:pPr>
              <w:jc w:val="both"/>
              <w:rPr>
                <w:ins w:id="5818" w:author="mikle" w:date="2025-10-09T19:45:00Z"/>
                <w:lang w:val="en-US"/>
                <w:rPrChange w:id="5819" w:author="mikle" w:date="2025-10-09T20:06:00Z" w16du:dateUtc="2025-10-10T03:06:00Z">
                  <w:rPr>
                    <w:ins w:id="5820" w:author="mikle" w:date="2025-10-09T19:45:00Z"/>
                  </w:rPr>
                </w:rPrChange>
              </w:rPr>
            </w:pPr>
          </w:p>
          <w:p w14:paraId="1D9CBB6A" w14:textId="77777777" w:rsidR="00BE130F" w:rsidRPr="00FA2782" w:rsidRDefault="00BE130F" w:rsidP="00BE130F">
            <w:pPr>
              <w:jc w:val="both"/>
              <w:rPr>
                <w:ins w:id="5821" w:author="mikle" w:date="2025-10-09T19:45:00Z"/>
                <w:lang w:val="en-US"/>
                <w:rPrChange w:id="5822" w:author="mikle" w:date="2025-10-09T20:06:00Z" w16du:dateUtc="2025-10-10T03:06:00Z">
                  <w:rPr>
                    <w:ins w:id="5823" w:author="mikle" w:date="2025-10-09T19:45:00Z"/>
                  </w:rPr>
                </w:rPrChange>
              </w:rPr>
            </w:pPr>
            <w:ins w:id="5824" w:author="mikle" w:date="2025-10-09T19:45:00Z">
              <w:r w:rsidRPr="00FA2782">
                <w:rPr>
                  <w:lang w:val="en-US"/>
                  <w:rPrChange w:id="5825" w:author="mikle" w:date="2025-10-09T20:06:00Z" w16du:dateUtc="2025-10-10T03:06:00Z">
                    <w:rPr/>
                  </w:rPrChange>
                </w:rPr>
                <w:t xml:space="preserve">            if (not sp["end_fired"]) and (s_prev &lt; L) and (s &gt;= L) and (d_perp &lt;= event_perp_tol):</w:t>
              </w:r>
            </w:ins>
          </w:p>
          <w:p w14:paraId="20CE81EA" w14:textId="77777777" w:rsidR="00BE130F" w:rsidRPr="00FA2782" w:rsidRDefault="00BE130F" w:rsidP="00BE130F">
            <w:pPr>
              <w:jc w:val="both"/>
              <w:rPr>
                <w:ins w:id="5826" w:author="mikle" w:date="2025-10-09T19:45:00Z"/>
                <w:lang w:val="en-US"/>
                <w:rPrChange w:id="5827" w:author="mikle" w:date="2025-10-09T20:06:00Z" w16du:dateUtc="2025-10-10T03:06:00Z">
                  <w:rPr>
                    <w:ins w:id="5828" w:author="mikle" w:date="2025-10-09T19:45:00Z"/>
                  </w:rPr>
                </w:rPrChange>
              </w:rPr>
            </w:pPr>
            <w:ins w:id="5829" w:author="mikle" w:date="2025-10-09T19:45:00Z">
              <w:r w:rsidRPr="00FA2782">
                <w:rPr>
                  <w:lang w:val="en-US"/>
                  <w:rPrChange w:id="5830" w:author="mikle" w:date="2025-10-09T20:06:00Z" w16du:dateUtc="2025-10-10T03:06:00Z">
                    <w:rPr/>
                  </w:rPrChange>
                </w:rPr>
                <w:t xml:space="preserve">                send_camera_cmd("END")</w:t>
              </w:r>
            </w:ins>
          </w:p>
          <w:p w14:paraId="2D5AAE86" w14:textId="77777777" w:rsidR="00BE130F" w:rsidRPr="00FA2782" w:rsidRDefault="00BE130F" w:rsidP="00BE130F">
            <w:pPr>
              <w:jc w:val="both"/>
              <w:rPr>
                <w:ins w:id="5831" w:author="mikle" w:date="2025-10-09T19:45:00Z"/>
                <w:lang w:val="en-US"/>
                <w:rPrChange w:id="5832" w:author="mikle" w:date="2025-10-09T20:06:00Z" w16du:dateUtc="2025-10-10T03:06:00Z">
                  <w:rPr>
                    <w:ins w:id="5833" w:author="mikle" w:date="2025-10-09T19:45:00Z"/>
                  </w:rPr>
                </w:rPrChange>
              </w:rPr>
            </w:pPr>
            <w:ins w:id="5834" w:author="mikle" w:date="2025-10-09T19:45:00Z">
              <w:r w:rsidRPr="00FA2782">
                <w:rPr>
                  <w:lang w:val="en-US"/>
                  <w:rPrChange w:id="5835" w:author="mikle" w:date="2025-10-09T20:06:00Z" w16du:dateUtc="2025-10-10T03:06:00Z">
                    <w:rPr/>
                  </w:rPrChange>
                </w:rPr>
                <w:t xml:space="preserve">                Ex, Ey = sp["E"]</w:t>
              </w:r>
            </w:ins>
          </w:p>
          <w:p w14:paraId="0AE60D38" w14:textId="77777777" w:rsidR="00BE130F" w:rsidRPr="00FA2782" w:rsidRDefault="00BE130F" w:rsidP="00BE130F">
            <w:pPr>
              <w:jc w:val="both"/>
              <w:rPr>
                <w:ins w:id="5836" w:author="mikle" w:date="2025-10-09T19:45:00Z"/>
                <w:lang w:val="en-US"/>
                <w:rPrChange w:id="5837" w:author="mikle" w:date="2025-10-09T20:06:00Z" w16du:dateUtc="2025-10-10T03:06:00Z">
                  <w:rPr>
                    <w:ins w:id="5838" w:author="mikle" w:date="2025-10-09T19:45:00Z"/>
                  </w:rPr>
                </w:rPrChange>
              </w:rPr>
            </w:pPr>
            <w:ins w:id="5839" w:author="mikle" w:date="2025-10-09T19:45:00Z">
              <w:r w:rsidRPr="00FA2782">
                <w:rPr>
                  <w:lang w:val="en-US"/>
                  <w:rPrChange w:id="5840" w:author="mikle" w:date="2025-10-09T20:06:00Z" w16du:dateUtc="2025-10-10T03:06:00Z">
                    <w:rPr/>
                  </w:rPrChange>
                </w:rPr>
                <w:t xml:space="preserve">                camera_events.append(("END", (Ex, Ey), t))</w:t>
              </w:r>
            </w:ins>
          </w:p>
          <w:p w14:paraId="3695DC36" w14:textId="77777777" w:rsidR="00BE130F" w:rsidRPr="00FA2782" w:rsidRDefault="00BE130F" w:rsidP="00BE130F">
            <w:pPr>
              <w:jc w:val="both"/>
              <w:rPr>
                <w:ins w:id="5841" w:author="mikle" w:date="2025-10-09T19:45:00Z"/>
                <w:lang w:val="en-US"/>
                <w:rPrChange w:id="5842" w:author="mikle" w:date="2025-10-09T20:06:00Z" w16du:dateUtc="2025-10-10T03:06:00Z">
                  <w:rPr>
                    <w:ins w:id="5843" w:author="mikle" w:date="2025-10-09T19:45:00Z"/>
                  </w:rPr>
                </w:rPrChange>
              </w:rPr>
            </w:pPr>
            <w:ins w:id="5844" w:author="mikle" w:date="2025-10-09T19:45:00Z">
              <w:r w:rsidRPr="00FA2782">
                <w:rPr>
                  <w:lang w:val="en-US"/>
                  <w:rPrChange w:id="5845" w:author="mikle" w:date="2025-10-09T20:06:00Z" w16du:dateUtc="2025-10-10T03:06:00Z">
                    <w:rPr/>
                  </w:rPrChange>
                </w:rPr>
                <w:t xml:space="preserve">                sp["end_fired"] = True</w:t>
              </w:r>
            </w:ins>
          </w:p>
          <w:p w14:paraId="2E2DC64E" w14:textId="77777777" w:rsidR="00BE130F" w:rsidRPr="00FA2782" w:rsidRDefault="00BE130F" w:rsidP="00BE130F">
            <w:pPr>
              <w:jc w:val="both"/>
              <w:rPr>
                <w:ins w:id="5846" w:author="mikle" w:date="2025-10-09T19:45:00Z"/>
                <w:lang w:val="en-US"/>
                <w:rPrChange w:id="5847" w:author="mikle" w:date="2025-10-09T20:06:00Z" w16du:dateUtc="2025-10-10T03:06:00Z">
                  <w:rPr>
                    <w:ins w:id="5848" w:author="mikle" w:date="2025-10-09T19:45:00Z"/>
                  </w:rPr>
                </w:rPrChange>
              </w:rPr>
            </w:pPr>
          </w:p>
          <w:p w14:paraId="2D1D6B24" w14:textId="77777777" w:rsidR="00BE130F" w:rsidRPr="00FA2782" w:rsidRDefault="00BE130F" w:rsidP="00BE130F">
            <w:pPr>
              <w:jc w:val="both"/>
              <w:rPr>
                <w:ins w:id="5849" w:author="mikle" w:date="2025-10-09T19:45:00Z"/>
                <w:lang w:val="en-US"/>
                <w:rPrChange w:id="5850" w:author="mikle" w:date="2025-10-09T20:06:00Z" w16du:dateUtc="2025-10-10T03:06:00Z">
                  <w:rPr>
                    <w:ins w:id="5851" w:author="mikle" w:date="2025-10-09T19:45:00Z"/>
                  </w:rPr>
                </w:rPrChange>
              </w:rPr>
            </w:pPr>
            <w:ins w:id="5852" w:author="mikle" w:date="2025-10-09T19:45:00Z">
              <w:r w:rsidRPr="00FA2782">
                <w:rPr>
                  <w:lang w:val="en-US"/>
                  <w:rPrChange w:id="5853" w:author="mikle" w:date="2025-10-09T20:06:00Z" w16du:dateUtc="2025-10-10T03:06:00Z">
                    <w:rPr/>
                  </w:rPrChange>
                </w:rPr>
                <w:t xml:space="preserve">            if (0.0 &lt;= s &lt;= L) and (d_perp &lt;= event_perp_tol):</w:t>
              </w:r>
            </w:ins>
          </w:p>
          <w:p w14:paraId="5CA3FE85" w14:textId="77777777" w:rsidR="00BE130F" w:rsidRPr="00FA2782" w:rsidRDefault="00BE130F" w:rsidP="00BE130F">
            <w:pPr>
              <w:jc w:val="both"/>
              <w:rPr>
                <w:ins w:id="5854" w:author="mikle" w:date="2025-10-09T19:45:00Z"/>
                <w:lang w:val="en-US"/>
                <w:rPrChange w:id="5855" w:author="mikle" w:date="2025-10-09T20:06:00Z" w16du:dateUtc="2025-10-10T03:06:00Z">
                  <w:rPr>
                    <w:ins w:id="5856" w:author="mikle" w:date="2025-10-09T19:45:00Z"/>
                  </w:rPr>
                </w:rPrChange>
              </w:rPr>
            </w:pPr>
            <w:ins w:id="5857" w:author="mikle" w:date="2025-10-09T19:45:00Z">
              <w:r w:rsidRPr="00FA2782">
                <w:rPr>
                  <w:lang w:val="en-US"/>
                  <w:rPrChange w:id="5858" w:author="mikle" w:date="2025-10-09T20:06:00Z" w16du:dateUtc="2025-10-10T03:06:00Z">
                    <w:rPr/>
                  </w:rPrChange>
                </w:rPr>
                <w:t xml:space="preserve">                capturing = True</w:t>
              </w:r>
            </w:ins>
          </w:p>
          <w:p w14:paraId="1A68283C" w14:textId="77777777" w:rsidR="00BE130F" w:rsidRPr="00FA2782" w:rsidRDefault="00BE130F" w:rsidP="00BE130F">
            <w:pPr>
              <w:jc w:val="both"/>
              <w:rPr>
                <w:ins w:id="5859" w:author="mikle" w:date="2025-10-09T19:45:00Z"/>
                <w:lang w:val="en-US"/>
                <w:rPrChange w:id="5860" w:author="mikle" w:date="2025-10-09T20:06:00Z" w16du:dateUtc="2025-10-10T03:06:00Z">
                  <w:rPr>
                    <w:ins w:id="5861" w:author="mikle" w:date="2025-10-09T19:45:00Z"/>
                  </w:rPr>
                </w:rPrChange>
              </w:rPr>
            </w:pPr>
          </w:p>
          <w:p w14:paraId="28DC3933" w14:textId="2D349192" w:rsidR="00BE130F" w:rsidRPr="00FA2782" w:rsidRDefault="00BE130F" w:rsidP="00BE130F">
            <w:pPr>
              <w:jc w:val="both"/>
              <w:rPr>
                <w:ins w:id="5862" w:author="mikle" w:date="2025-10-09T19:45:00Z"/>
                <w:lang w:val="en-US"/>
                <w:rPrChange w:id="5863" w:author="mikle" w:date="2025-10-09T20:06:00Z" w16du:dateUtc="2025-10-10T03:06:00Z">
                  <w:rPr>
                    <w:ins w:id="5864" w:author="mikle" w:date="2025-10-09T19:45:00Z"/>
                  </w:rPr>
                </w:rPrChange>
              </w:rPr>
            </w:pPr>
          </w:p>
          <w:p w14:paraId="238B243C" w14:textId="77777777" w:rsidR="00BE130F" w:rsidRPr="00FA2782" w:rsidRDefault="00BE130F" w:rsidP="00BE130F">
            <w:pPr>
              <w:jc w:val="both"/>
              <w:rPr>
                <w:ins w:id="5865" w:author="mikle" w:date="2025-10-09T19:45:00Z"/>
                <w:lang w:val="en-US"/>
                <w:rPrChange w:id="5866" w:author="mikle" w:date="2025-10-09T20:06:00Z" w16du:dateUtc="2025-10-10T03:06:00Z">
                  <w:rPr>
                    <w:ins w:id="5867" w:author="mikle" w:date="2025-10-09T19:45:00Z"/>
                  </w:rPr>
                </w:rPrChange>
              </w:rPr>
            </w:pPr>
            <w:ins w:id="5868" w:author="mikle" w:date="2025-10-09T19:45:00Z">
              <w:r w:rsidRPr="00FA2782">
                <w:rPr>
                  <w:lang w:val="en-US"/>
                  <w:rPrChange w:id="5869" w:author="mikle" w:date="2025-10-09T20:06:00Z" w16du:dateUtc="2025-10-10T03:06:00Z">
                    <w:rPr/>
                  </w:rPrChange>
                </w:rPr>
                <w:t xml:space="preserve">        dist_to_end = math.hypot(wp_j[0]-x, wp_j[1]-y)</w:t>
              </w:r>
            </w:ins>
          </w:p>
          <w:p w14:paraId="2BF9C8F2" w14:textId="77777777" w:rsidR="00BE130F" w:rsidRPr="00FA2782" w:rsidRDefault="00BE130F" w:rsidP="00BE130F">
            <w:pPr>
              <w:jc w:val="both"/>
              <w:rPr>
                <w:ins w:id="5870" w:author="mikle" w:date="2025-10-09T19:45:00Z"/>
                <w:lang w:val="en-US"/>
                <w:rPrChange w:id="5871" w:author="mikle" w:date="2025-10-09T20:06:00Z" w16du:dateUtc="2025-10-10T03:06:00Z">
                  <w:rPr>
                    <w:ins w:id="5872" w:author="mikle" w:date="2025-10-09T19:45:00Z"/>
                  </w:rPr>
                </w:rPrChange>
              </w:rPr>
            </w:pPr>
            <w:ins w:id="5873" w:author="mikle" w:date="2025-10-09T19:45:00Z">
              <w:r w:rsidRPr="00FA2782">
                <w:rPr>
                  <w:lang w:val="en-US"/>
                  <w:rPrChange w:id="5874" w:author="mikle" w:date="2025-10-09T20:06:00Z" w16du:dateUtc="2025-10-10T03:06:00Z">
                    <w:rPr/>
                  </w:rPrChange>
                </w:rPr>
                <w:t xml:space="preserve">        if capturing:</w:t>
              </w:r>
            </w:ins>
          </w:p>
          <w:p w14:paraId="289EB9C4" w14:textId="77777777" w:rsidR="00BE130F" w:rsidRPr="00FA2782" w:rsidRDefault="00BE130F" w:rsidP="00BE130F">
            <w:pPr>
              <w:jc w:val="both"/>
              <w:rPr>
                <w:ins w:id="5875" w:author="mikle" w:date="2025-10-09T19:45:00Z"/>
                <w:lang w:val="en-US"/>
                <w:rPrChange w:id="5876" w:author="mikle" w:date="2025-10-09T20:06:00Z" w16du:dateUtc="2025-10-10T03:06:00Z">
                  <w:rPr>
                    <w:ins w:id="5877" w:author="mikle" w:date="2025-10-09T19:45:00Z"/>
                  </w:rPr>
                </w:rPrChange>
              </w:rPr>
            </w:pPr>
            <w:ins w:id="5878" w:author="mikle" w:date="2025-10-09T19:45:00Z">
              <w:r w:rsidRPr="00FA2782">
                <w:rPr>
                  <w:lang w:val="en-US"/>
                  <w:rPrChange w:id="5879" w:author="mikle" w:date="2025-10-09T20:06:00Z" w16du:dateUtc="2025-10-10T03:06:00Z">
                    <w:rPr/>
                  </w:rPrChange>
                </w:rPr>
                <w:t xml:space="preserve">            u_ref_ground = U_acq</w:t>
              </w:r>
            </w:ins>
          </w:p>
          <w:p w14:paraId="6C49637A" w14:textId="77777777" w:rsidR="00BE130F" w:rsidRPr="00FA2782" w:rsidRDefault="00BE130F" w:rsidP="00BE130F">
            <w:pPr>
              <w:jc w:val="both"/>
              <w:rPr>
                <w:ins w:id="5880" w:author="mikle" w:date="2025-10-09T19:45:00Z"/>
                <w:lang w:val="en-US"/>
                <w:rPrChange w:id="5881" w:author="mikle" w:date="2025-10-09T20:06:00Z" w16du:dateUtc="2025-10-10T03:06:00Z">
                  <w:rPr>
                    <w:ins w:id="5882" w:author="mikle" w:date="2025-10-09T19:45:00Z"/>
                  </w:rPr>
                </w:rPrChange>
              </w:rPr>
            </w:pPr>
            <w:ins w:id="5883" w:author="mikle" w:date="2025-10-09T19:45:00Z">
              <w:r w:rsidRPr="00FA2782">
                <w:rPr>
                  <w:lang w:val="en-US"/>
                  <w:rPrChange w:id="5884" w:author="mikle" w:date="2025-10-09T20:06:00Z" w16du:dateUtc="2025-10-10T03:06:00Z">
                    <w:rPr/>
                  </w:rPrChange>
                </w:rPr>
                <w:t xml:space="preserve">        else:</w:t>
              </w:r>
            </w:ins>
          </w:p>
          <w:p w14:paraId="567A1FE7" w14:textId="77777777" w:rsidR="00BE130F" w:rsidRPr="00FA2782" w:rsidRDefault="00BE130F" w:rsidP="00BE130F">
            <w:pPr>
              <w:jc w:val="both"/>
              <w:rPr>
                <w:ins w:id="5885" w:author="mikle" w:date="2025-10-09T19:45:00Z"/>
                <w:lang w:val="en-US"/>
                <w:rPrChange w:id="5886" w:author="mikle" w:date="2025-10-09T20:06:00Z" w16du:dateUtc="2025-10-10T03:06:00Z">
                  <w:rPr>
                    <w:ins w:id="5887" w:author="mikle" w:date="2025-10-09T19:45:00Z"/>
                  </w:rPr>
                </w:rPrChange>
              </w:rPr>
            </w:pPr>
            <w:ins w:id="5888" w:author="mikle" w:date="2025-10-09T19:45:00Z">
              <w:r w:rsidRPr="00FA2782">
                <w:rPr>
                  <w:lang w:val="en-US"/>
                  <w:rPrChange w:id="5889" w:author="mikle" w:date="2025-10-09T20:06:00Z" w16du:dateUtc="2025-10-10T03:06:00Z">
                    <w:rPr/>
                  </w:rPrChange>
                </w:rPr>
                <w:t xml:space="preserve">            u_ref_ground = U_cruise * max(0.3, min(1.0, dist_to_end / (2.0 * lookahead)))</w:t>
              </w:r>
            </w:ins>
          </w:p>
          <w:p w14:paraId="2626C001" w14:textId="77777777" w:rsidR="00BE130F" w:rsidRPr="00FA2782" w:rsidRDefault="00BE130F" w:rsidP="00BE130F">
            <w:pPr>
              <w:jc w:val="both"/>
              <w:rPr>
                <w:ins w:id="5890" w:author="mikle" w:date="2025-10-09T19:45:00Z"/>
                <w:lang w:val="en-US"/>
                <w:rPrChange w:id="5891" w:author="mikle" w:date="2025-10-09T20:06:00Z" w16du:dateUtc="2025-10-10T03:06:00Z">
                  <w:rPr>
                    <w:ins w:id="5892" w:author="mikle" w:date="2025-10-09T19:45:00Z"/>
                  </w:rPr>
                </w:rPrChange>
              </w:rPr>
            </w:pPr>
          </w:p>
          <w:p w14:paraId="2A1D5D8B" w14:textId="77777777" w:rsidR="00BE130F" w:rsidRPr="00FA2782" w:rsidRDefault="00BE130F" w:rsidP="00BE130F">
            <w:pPr>
              <w:jc w:val="both"/>
              <w:rPr>
                <w:ins w:id="5893" w:author="mikle" w:date="2025-10-09T19:45:00Z"/>
                <w:lang w:val="en-US"/>
                <w:rPrChange w:id="5894" w:author="mikle" w:date="2025-10-09T20:06:00Z" w16du:dateUtc="2025-10-10T03:06:00Z">
                  <w:rPr>
                    <w:ins w:id="5895" w:author="mikle" w:date="2025-10-09T19:45:00Z"/>
                  </w:rPr>
                </w:rPrChange>
              </w:rPr>
            </w:pPr>
            <w:ins w:id="5896" w:author="mikle" w:date="2025-10-09T19:45:00Z">
              <w:r w:rsidRPr="00FA2782">
                <w:rPr>
                  <w:lang w:val="en-US"/>
                  <w:rPrChange w:id="5897" w:author="mikle" w:date="2025-10-09T20:06:00Z" w16du:dateUtc="2025-10-10T03:06:00Z">
                    <w:rPr/>
                  </w:rPrChange>
                </w:rPr>
                <w:t xml:space="preserve">        epsi = wrap_rad(psi_ref - yaw.psi)</w:t>
              </w:r>
            </w:ins>
          </w:p>
          <w:p w14:paraId="439A5F95" w14:textId="77777777" w:rsidR="00BE130F" w:rsidRPr="00FA2782" w:rsidRDefault="00BE130F" w:rsidP="00BE130F">
            <w:pPr>
              <w:jc w:val="both"/>
              <w:rPr>
                <w:ins w:id="5898" w:author="mikle" w:date="2025-10-09T19:45:00Z"/>
                <w:lang w:val="en-US"/>
                <w:rPrChange w:id="5899" w:author="mikle" w:date="2025-10-09T20:06:00Z" w16du:dateUtc="2025-10-10T03:06:00Z">
                  <w:rPr>
                    <w:ins w:id="5900" w:author="mikle" w:date="2025-10-09T19:45:00Z"/>
                  </w:rPr>
                </w:rPrChange>
              </w:rPr>
            </w:pPr>
            <w:ins w:id="5901" w:author="mikle" w:date="2025-10-09T19:45:00Z">
              <w:r w:rsidRPr="00FA2782">
                <w:rPr>
                  <w:lang w:val="en-US"/>
                  <w:rPrChange w:id="5902" w:author="mikle" w:date="2025-10-09T20:06:00Z" w16du:dateUtc="2025-10-10T03:06:00Z">
                    <w:rPr/>
                  </w:rPrChange>
                </w:rPr>
                <w:t xml:space="preserve">        u_ref_turn_cap = limit_speed_by_turn(epsi, d_target, yaw_sys=yaw, a_lat_max=a_lat_max, v_cap=u_ref_ground)</w:t>
              </w:r>
            </w:ins>
          </w:p>
          <w:p w14:paraId="1451B8EA" w14:textId="77777777" w:rsidR="00BE130F" w:rsidRPr="00FA2782" w:rsidRDefault="00BE130F" w:rsidP="00BE130F">
            <w:pPr>
              <w:jc w:val="both"/>
              <w:rPr>
                <w:ins w:id="5903" w:author="mikle" w:date="2025-10-09T19:45:00Z"/>
                <w:lang w:val="en-US"/>
                <w:rPrChange w:id="5904" w:author="mikle" w:date="2025-10-09T20:06:00Z" w16du:dateUtc="2025-10-10T03:06:00Z">
                  <w:rPr>
                    <w:ins w:id="5905" w:author="mikle" w:date="2025-10-09T19:45:00Z"/>
                  </w:rPr>
                </w:rPrChange>
              </w:rPr>
            </w:pPr>
            <w:ins w:id="5906" w:author="mikle" w:date="2025-10-09T19:45:00Z">
              <w:r w:rsidRPr="00FA2782">
                <w:rPr>
                  <w:lang w:val="en-US"/>
                  <w:rPrChange w:id="5907" w:author="mikle" w:date="2025-10-09T20:06:00Z" w16du:dateUtc="2025-10-10T03:06:00Z">
                    <w:rPr/>
                  </w:rPrChange>
                </w:rPr>
                <w:t xml:space="preserve">        u_ref_ground = max(0.0, min(u_ref_ground, u_ref_turn_cap))</w:t>
              </w:r>
            </w:ins>
          </w:p>
          <w:p w14:paraId="1E2F9E0F" w14:textId="77777777" w:rsidR="00BE130F" w:rsidRPr="00FA2782" w:rsidRDefault="00BE130F" w:rsidP="00BE130F">
            <w:pPr>
              <w:jc w:val="both"/>
              <w:rPr>
                <w:ins w:id="5908" w:author="mikle" w:date="2025-10-09T19:45:00Z"/>
                <w:lang w:val="en-US"/>
                <w:rPrChange w:id="5909" w:author="mikle" w:date="2025-10-09T20:06:00Z" w16du:dateUtc="2025-10-10T03:06:00Z">
                  <w:rPr>
                    <w:ins w:id="5910" w:author="mikle" w:date="2025-10-09T19:45:00Z"/>
                  </w:rPr>
                </w:rPrChange>
              </w:rPr>
            </w:pPr>
          </w:p>
          <w:p w14:paraId="6808A5EF" w14:textId="77777777" w:rsidR="00BE130F" w:rsidRPr="00FA2782" w:rsidRDefault="00BE130F" w:rsidP="00BE130F">
            <w:pPr>
              <w:jc w:val="both"/>
              <w:rPr>
                <w:ins w:id="5911" w:author="mikle" w:date="2025-10-09T19:45:00Z"/>
                <w:lang w:val="en-US"/>
                <w:rPrChange w:id="5912" w:author="mikle" w:date="2025-10-09T20:06:00Z" w16du:dateUtc="2025-10-10T03:06:00Z">
                  <w:rPr>
                    <w:ins w:id="5913" w:author="mikle" w:date="2025-10-09T19:45:00Z"/>
                  </w:rPr>
                </w:rPrChange>
              </w:rPr>
            </w:pPr>
            <w:ins w:id="5914" w:author="mikle" w:date="2025-10-09T19:45:00Z">
              <w:r w:rsidRPr="00FA2782">
                <w:rPr>
                  <w:lang w:val="en-US"/>
                  <w:rPrChange w:id="5915" w:author="mikle" w:date="2025-10-09T20:06:00Z" w16du:dateUtc="2025-10-10T03:06:00Z">
                    <w:rPr/>
                  </w:rPrChange>
                </w:rPr>
                <w:t xml:space="preserve">        yaw.step(psi_ref * RAD2DEG)</w:t>
              </w:r>
            </w:ins>
          </w:p>
          <w:p w14:paraId="2ED2BE48" w14:textId="77777777" w:rsidR="00BE130F" w:rsidRPr="00FA2782" w:rsidRDefault="00BE130F" w:rsidP="00BE130F">
            <w:pPr>
              <w:jc w:val="both"/>
              <w:rPr>
                <w:ins w:id="5916" w:author="mikle" w:date="2025-10-09T19:45:00Z"/>
                <w:lang w:val="en-US"/>
                <w:rPrChange w:id="5917" w:author="mikle" w:date="2025-10-09T20:06:00Z" w16du:dateUtc="2025-10-10T03:06:00Z">
                  <w:rPr>
                    <w:ins w:id="5918" w:author="mikle" w:date="2025-10-09T19:45:00Z"/>
                  </w:rPr>
                </w:rPrChange>
              </w:rPr>
            </w:pPr>
            <w:ins w:id="5919" w:author="mikle" w:date="2025-10-09T19:45:00Z">
              <w:r w:rsidRPr="00FA2782">
                <w:rPr>
                  <w:lang w:val="en-US"/>
                  <w:rPrChange w:id="5920" w:author="mikle" w:date="2025-10-09T20:06:00Z" w16du:dateUtc="2025-10-10T03:06:00Z">
                    <w:rPr/>
                  </w:rPrChange>
                </w:rPr>
                <w:t xml:space="preserve">        surge.step(u_ref_ground, psi=yaw.psi)</w:t>
              </w:r>
            </w:ins>
          </w:p>
          <w:p w14:paraId="65DA9EAE" w14:textId="77777777" w:rsidR="00BE130F" w:rsidRPr="00FA2782" w:rsidRDefault="00BE130F" w:rsidP="00BE130F">
            <w:pPr>
              <w:jc w:val="both"/>
              <w:rPr>
                <w:ins w:id="5921" w:author="mikle" w:date="2025-10-09T19:45:00Z"/>
                <w:lang w:val="en-US"/>
                <w:rPrChange w:id="5922" w:author="mikle" w:date="2025-10-09T20:06:00Z" w16du:dateUtc="2025-10-10T03:06:00Z">
                  <w:rPr>
                    <w:ins w:id="5923" w:author="mikle" w:date="2025-10-09T19:45:00Z"/>
                  </w:rPr>
                </w:rPrChange>
              </w:rPr>
            </w:pPr>
          </w:p>
          <w:p w14:paraId="0F0660D7" w14:textId="77777777" w:rsidR="00BE130F" w:rsidRPr="00FA2782" w:rsidRDefault="00BE130F" w:rsidP="00BE130F">
            <w:pPr>
              <w:jc w:val="both"/>
              <w:rPr>
                <w:ins w:id="5924" w:author="mikle" w:date="2025-10-09T19:45:00Z"/>
                <w:lang w:val="en-US"/>
                <w:rPrChange w:id="5925" w:author="mikle" w:date="2025-10-09T20:06:00Z" w16du:dateUtc="2025-10-10T03:06:00Z">
                  <w:rPr>
                    <w:ins w:id="5926" w:author="mikle" w:date="2025-10-09T19:45:00Z"/>
                  </w:rPr>
                </w:rPrChange>
              </w:rPr>
            </w:pPr>
            <w:ins w:id="5927" w:author="mikle" w:date="2025-10-09T19:45:00Z">
              <w:r w:rsidRPr="00FA2782">
                <w:rPr>
                  <w:lang w:val="en-US"/>
                  <w:rPrChange w:id="5928" w:author="mikle" w:date="2025-10-09T20:06:00Z" w16du:dateUtc="2025-10-10T03:06:00Z">
                    <w:rPr/>
                  </w:rPrChange>
                </w:rPr>
                <w:t xml:space="preserve">        psi = yaw.psi</w:t>
              </w:r>
            </w:ins>
          </w:p>
          <w:p w14:paraId="02BDD39A" w14:textId="77777777" w:rsidR="00BE130F" w:rsidRPr="00FA2782" w:rsidRDefault="00BE130F" w:rsidP="00BE130F">
            <w:pPr>
              <w:jc w:val="both"/>
              <w:rPr>
                <w:ins w:id="5929" w:author="mikle" w:date="2025-10-09T19:45:00Z"/>
                <w:lang w:val="en-US"/>
                <w:rPrChange w:id="5930" w:author="mikle" w:date="2025-10-09T20:06:00Z" w16du:dateUtc="2025-10-10T03:06:00Z">
                  <w:rPr>
                    <w:ins w:id="5931" w:author="mikle" w:date="2025-10-09T19:45:00Z"/>
                  </w:rPr>
                </w:rPrChange>
              </w:rPr>
            </w:pPr>
            <w:ins w:id="5932" w:author="mikle" w:date="2025-10-09T19:45:00Z">
              <w:r w:rsidRPr="00FA2782">
                <w:rPr>
                  <w:lang w:val="en-US"/>
                  <w:rPrChange w:id="5933" w:author="mikle" w:date="2025-10-09T20:06:00Z" w16du:dateUtc="2025-10-10T03:06:00Z">
                    <w:rPr/>
                  </w:rPrChange>
                </w:rPr>
                <w:t xml:space="preserve">        Vx = surge.u * math.cos(psi) + Ucx</w:t>
              </w:r>
            </w:ins>
          </w:p>
          <w:p w14:paraId="476B76F6" w14:textId="77777777" w:rsidR="00BE130F" w:rsidRPr="00FA2782" w:rsidRDefault="00BE130F" w:rsidP="00BE130F">
            <w:pPr>
              <w:jc w:val="both"/>
              <w:rPr>
                <w:ins w:id="5934" w:author="mikle" w:date="2025-10-09T19:45:00Z"/>
                <w:lang w:val="en-US"/>
                <w:rPrChange w:id="5935" w:author="mikle" w:date="2025-10-09T20:06:00Z" w16du:dateUtc="2025-10-10T03:06:00Z">
                  <w:rPr>
                    <w:ins w:id="5936" w:author="mikle" w:date="2025-10-09T19:45:00Z"/>
                  </w:rPr>
                </w:rPrChange>
              </w:rPr>
            </w:pPr>
            <w:ins w:id="5937" w:author="mikle" w:date="2025-10-09T19:45:00Z">
              <w:r w:rsidRPr="00FA2782">
                <w:rPr>
                  <w:lang w:val="en-US"/>
                  <w:rPrChange w:id="5938" w:author="mikle" w:date="2025-10-09T20:06:00Z" w16du:dateUtc="2025-10-10T03:06:00Z">
                    <w:rPr/>
                  </w:rPrChange>
                </w:rPr>
                <w:t xml:space="preserve">        Vy = surge.u * math.sin(psi) + Ucy</w:t>
              </w:r>
            </w:ins>
          </w:p>
          <w:p w14:paraId="00BFA82B" w14:textId="77777777" w:rsidR="00BE130F" w:rsidRPr="00FA2782" w:rsidRDefault="00BE130F" w:rsidP="00BE130F">
            <w:pPr>
              <w:jc w:val="both"/>
              <w:rPr>
                <w:ins w:id="5939" w:author="mikle" w:date="2025-10-09T19:45:00Z"/>
                <w:lang w:val="en-US"/>
                <w:rPrChange w:id="5940" w:author="mikle" w:date="2025-10-09T20:07:00Z" w16du:dateUtc="2025-10-10T03:07:00Z">
                  <w:rPr>
                    <w:ins w:id="5941" w:author="mikle" w:date="2025-10-09T19:45:00Z"/>
                  </w:rPr>
                </w:rPrChange>
              </w:rPr>
            </w:pPr>
            <w:ins w:id="5942" w:author="mikle" w:date="2025-10-09T19:45:00Z">
              <w:r w:rsidRPr="00FA2782">
                <w:rPr>
                  <w:lang w:val="en-US"/>
                  <w:rPrChange w:id="5943" w:author="mikle" w:date="2025-10-09T20:06:00Z" w16du:dateUtc="2025-10-10T03:06:00Z">
                    <w:rPr/>
                  </w:rPrChange>
                </w:rPr>
                <w:t xml:space="preserve">        </w:t>
              </w:r>
              <w:r w:rsidRPr="00FA2782">
                <w:rPr>
                  <w:lang w:val="en-US"/>
                  <w:rPrChange w:id="5944" w:author="mikle" w:date="2025-10-09T20:07:00Z" w16du:dateUtc="2025-10-10T03:07:00Z">
                    <w:rPr/>
                  </w:rPrChange>
                </w:rPr>
                <w:t>v_ground = math.hypot(Vx, Vy)</w:t>
              </w:r>
            </w:ins>
          </w:p>
          <w:p w14:paraId="53A33A35" w14:textId="77777777" w:rsidR="00BE130F" w:rsidRPr="00FA2782" w:rsidRDefault="00BE130F" w:rsidP="00BE130F">
            <w:pPr>
              <w:jc w:val="both"/>
              <w:rPr>
                <w:ins w:id="5945" w:author="mikle" w:date="2025-10-09T19:45:00Z"/>
                <w:lang w:val="en-US"/>
                <w:rPrChange w:id="5946" w:author="mikle" w:date="2025-10-09T20:07:00Z" w16du:dateUtc="2025-10-10T03:07:00Z">
                  <w:rPr>
                    <w:ins w:id="5947" w:author="mikle" w:date="2025-10-09T19:45:00Z"/>
                  </w:rPr>
                </w:rPrChange>
              </w:rPr>
            </w:pPr>
          </w:p>
          <w:p w14:paraId="37FCF320" w14:textId="77777777" w:rsidR="00BE130F" w:rsidRPr="00FA2782" w:rsidRDefault="00BE130F" w:rsidP="00BE130F">
            <w:pPr>
              <w:jc w:val="both"/>
              <w:rPr>
                <w:ins w:id="5948" w:author="mikle" w:date="2025-10-09T19:45:00Z"/>
                <w:lang w:val="en-US"/>
                <w:rPrChange w:id="5949" w:author="mikle" w:date="2025-10-09T20:07:00Z" w16du:dateUtc="2025-10-10T03:07:00Z">
                  <w:rPr>
                    <w:ins w:id="5950" w:author="mikle" w:date="2025-10-09T19:45:00Z"/>
                  </w:rPr>
                </w:rPrChange>
              </w:rPr>
            </w:pPr>
            <w:ins w:id="5951" w:author="mikle" w:date="2025-10-09T19:45:00Z">
              <w:r w:rsidRPr="00FA2782">
                <w:rPr>
                  <w:lang w:val="en-US"/>
                  <w:rPrChange w:id="5952" w:author="mikle" w:date="2025-10-09T20:07:00Z" w16du:dateUtc="2025-10-10T03:07:00Z">
                    <w:rPr/>
                  </w:rPrChange>
                </w:rPr>
                <w:t xml:space="preserve">        x_prev, y_prev = x, y</w:t>
              </w:r>
            </w:ins>
          </w:p>
          <w:p w14:paraId="7E07D8D4" w14:textId="77777777" w:rsidR="00BE130F" w:rsidRPr="00FA2782" w:rsidRDefault="00BE130F" w:rsidP="00BE130F">
            <w:pPr>
              <w:jc w:val="both"/>
              <w:rPr>
                <w:ins w:id="5953" w:author="mikle" w:date="2025-10-09T19:45:00Z"/>
                <w:lang w:val="en-US"/>
                <w:rPrChange w:id="5954" w:author="mikle" w:date="2025-10-09T20:07:00Z" w16du:dateUtc="2025-10-10T03:07:00Z">
                  <w:rPr>
                    <w:ins w:id="5955" w:author="mikle" w:date="2025-10-09T19:45:00Z"/>
                  </w:rPr>
                </w:rPrChange>
              </w:rPr>
            </w:pPr>
            <w:ins w:id="5956" w:author="mikle" w:date="2025-10-09T19:45:00Z">
              <w:r w:rsidRPr="00FA2782">
                <w:rPr>
                  <w:lang w:val="en-US"/>
                  <w:rPrChange w:id="5957" w:author="mikle" w:date="2025-10-09T20:07:00Z" w16du:dateUtc="2025-10-10T03:07:00Z">
                    <w:rPr/>
                  </w:rPrChange>
                </w:rPr>
                <w:t xml:space="preserve">        x += Vx * dt; y += Vy * dt</w:t>
              </w:r>
            </w:ins>
          </w:p>
          <w:p w14:paraId="0E1644CA" w14:textId="77777777" w:rsidR="00BE130F" w:rsidRPr="00FA2782" w:rsidRDefault="00BE130F" w:rsidP="00BE130F">
            <w:pPr>
              <w:jc w:val="both"/>
              <w:rPr>
                <w:ins w:id="5958" w:author="mikle" w:date="2025-10-09T19:45:00Z"/>
                <w:lang w:val="en-US"/>
                <w:rPrChange w:id="5959" w:author="mikle" w:date="2025-10-09T20:07:00Z" w16du:dateUtc="2025-10-10T03:07:00Z">
                  <w:rPr>
                    <w:ins w:id="5960" w:author="mikle" w:date="2025-10-09T19:45:00Z"/>
                  </w:rPr>
                </w:rPrChange>
              </w:rPr>
            </w:pPr>
          </w:p>
          <w:p w14:paraId="0759B1F5" w14:textId="77777777" w:rsidR="00BE130F" w:rsidRPr="00FA2782" w:rsidRDefault="00BE130F" w:rsidP="00BE130F">
            <w:pPr>
              <w:jc w:val="both"/>
              <w:rPr>
                <w:ins w:id="5961" w:author="mikle" w:date="2025-10-09T19:45:00Z"/>
                <w:lang w:val="en-US"/>
                <w:rPrChange w:id="5962" w:author="mikle" w:date="2025-10-09T20:07:00Z" w16du:dateUtc="2025-10-10T03:07:00Z">
                  <w:rPr>
                    <w:ins w:id="5963" w:author="mikle" w:date="2025-10-09T19:45:00Z"/>
                  </w:rPr>
                </w:rPrChange>
              </w:rPr>
            </w:pPr>
            <w:ins w:id="5964" w:author="mikle" w:date="2025-10-09T19:45:00Z">
              <w:r w:rsidRPr="00FA2782">
                <w:rPr>
                  <w:lang w:val="en-US"/>
                  <w:rPrChange w:id="5965" w:author="mikle" w:date="2025-10-09T20:07:00Z" w16du:dateUtc="2025-10-10T03:07:00Z">
                    <w:rPr/>
                  </w:rPrChange>
                </w:rPr>
                <w:t xml:space="preserve">        if dist_to_end &lt; p["switch_R"]:</w:t>
              </w:r>
            </w:ins>
          </w:p>
          <w:p w14:paraId="170CBCCD" w14:textId="77777777" w:rsidR="00BE130F" w:rsidRPr="00FA2782" w:rsidRDefault="00BE130F" w:rsidP="00BE130F">
            <w:pPr>
              <w:jc w:val="both"/>
              <w:rPr>
                <w:ins w:id="5966" w:author="mikle" w:date="2025-10-09T19:45:00Z"/>
                <w:lang w:val="en-US"/>
                <w:rPrChange w:id="5967" w:author="mikle" w:date="2025-10-09T20:07:00Z" w16du:dateUtc="2025-10-10T03:07:00Z">
                  <w:rPr>
                    <w:ins w:id="5968" w:author="mikle" w:date="2025-10-09T19:45:00Z"/>
                  </w:rPr>
                </w:rPrChange>
              </w:rPr>
            </w:pPr>
            <w:ins w:id="5969" w:author="mikle" w:date="2025-10-09T19:45:00Z">
              <w:r w:rsidRPr="00FA2782">
                <w:rPr>
                  <w:lang w:val="en-US"/>
                  <w:rPrChange w:id="5970" w:author="mikle" w:date="2025-10-09T20:07:00Z" w16du:dateUtc="2025-10-10T03:07:00Z">
                    <w:rPr/>
                  </w:rPrChange>
                </w:rPr>
                <w:t xml:space="preserve">            i_seg += 1</w:t>
              </w:r>
            </w:ins>
          </w:p>
          <w:p w14:paraId="5EB3D22C" w14:textId="77777777" w:rsidR="00BE130F" w:rsidRPr="00FA2782" w:rsidRDefault="00BE130F" w:rsidP="00BE130F">
            <w:pPr>
              <w:jc w:val="both"/>
              <w:rPr>
                <w:ins w:id="5971" w:author="mikle" w:date="2025-10-09T19:45:00Z"/>
                <w:lang w:val="en-US"/>
                <w:rPrChange w:id="5972" w:author="mikle" w:date="2025-10-09T20:07:00Z" w16du:dateUtc="2025-10-10T03:07:00Z">
                  <w:rPr>
                    <w:ins w:id="5973" w:author="mikle" w:date="2025-10-09T19:45:00Z"/>
                  </w:rPr>
                </w:rPrChange>
              </w:rPr>
            </w:pPr>
          </w:p>
          <w:p w14:paraId="3392C9B0" w14:textId="77777777" w:rsidR="00BE130F" w:rsidRPr="00FA2782" w:rsidRDefault="00BE130F" w:rsidP="00BE130F">
            <w:pPr>
              <w:jc w:val="both"/>
              <w:rPr>
                <w:ins w:id="5974" w:author="mikle" w:date="2025-10-09T19:45:00Z"/>
                <w:lang w:val="en-US"/>
                <w:rPrChange w:id="5975" w:author="mikle" w:date="2025-10-09T20:07:00Z" w16du:dateUtc="2025-10-10T03:07:00Z">
                  <w:rPr>
                    <w:ins w:id="5976" w:author="mikle" w:date="2025-10-09T19:45:00Z"/>
                  </w:rPr>
                </w:rPrChange>
              </w:rPr>
            </w:pPr>
            <w:ins w:id="5977" w:author="mikle" w:date="2025-10-09T19:45:00Z">
              <w:r w:rsidRPr="00FA2782">
                <w:rPr>
                  <w:lang w:val="en-US"/>
                  <w:rPrChange w:id="5978" w:author="mikle" w:date="2025-10-09T20:07:00Z" w16du:dateUtc="2025-10-10T03:07:00Z">
                    <w:rPr/>
                  </w:rPrChange>
                </w:rPr>
                <w:t xml:space="preserve">        t += dt</w:t>
              </w:r>
            </w:ins>
          </w:p>
          <w:p w14:paraId="21502767" w14:textId="77777777" w:rsidR="00BE130F" w:rsidRPr="00FA2782" w:rsidRDefault="00BE130F" w:rsidP="00BE130F">
            <w:pPr>
              <w:jc w:val="both"/>
              <w:rPr>
                <w:ins w:id="5979" w:author="mikle" w:date="2025-10-09T19:45:00Z"/>
                <w:lang w:val="en-US"/>
                <w:rPrChange w:id="5980" w:author="mikle" w:date="2025-10-09T20:07:00Z" w16du:dateUtc="2025-10-10T03:07:00Z">
                  <w:rPr>
                    <w:ins w:id="5981" w:author="mikle" w:date="2025-10-09T19:45:00Z"/>
                  </w:rPr>
                </w:rPrChange>
              </w:rPr>
            </w:pPr>
            <w:ins w:id="5982" w:author="mikle" w:date="2025-10-09T19:45:00Z">
              <w:r w:rsidRPr="00FA2782">
                <w:rPr>
                  <w:lang w:val="en-US"/>
                  <w:rPrChange w:id="5983" w:author="mikle" w:date="2025-10-09T20:07:00Z" w16du:dateUtc="2025-10-10T03:07:00Z">
                    <w:rPr/>
                  </w:rPrChange>
                </w:rPr>
                <w:t xml:space="preserve">        xs.append(x); ys.append(y)</w:t>
              </w:r>
            </w:ins>
          </w:p>
          <w:p w14:paraId="1B045251" w14:textId="77777777" w:rsidR="00BE130F" w:rsidRPr="00FA2782" w:rsidRDefault="00BE130F" w:rsidP="00BE130F">
            <w:pPr>
              <w:jc w:val="both"/>
              <w:rPr>
                <w:ins w:id="5984" w:author="mikle" w:date="2025-10-09T19:45:00Z"/>
                <w:lang w:val="en-US"/>
                <w:rPrChange w:id="5985" w:author="mikle" w:date="2025-10-09T20:07:00Z" w16du:dateUtc="2025-10-10T03:07:00Z">
                  <w:rPr>
                    <w:ins w:id="5986" w:author="mikle" w:date="2025-10-09T19:45:00Z"/>
                  </w:rPr>
                </w:rPrChange>
              </w:rPr>
            </w:pPr>
            <w:ins w:id="5987" w:author="mikle" w:date="2025-10-09T19:45:00Z">
              <w:r w:rsidRPr="00FA2782">
                <w:rPr>
                  <w:lang w:val="en-US"/>
                  <w:rPrChange w:id="5988" w:author="mikle" w:date="2025-10-09T20:07:00Z" w16du:dateUtc="2025-10-10T03:07:00Z">
                    <w:rPr/>
                  </w:rPrChange>
                </w:rPr>
                <w:t xml:space="preserve">        psis_deg.append(psi * RAD2DEG)</w:t>
              </w:r>
            </w:ins>
          </w:p>
          <w:p w14:paraId="0FD6B43C" w14:textId="77777777" w:rsidR="00BE130F" w:rsidRPr="00FA2782" w:rsidRDefault="00BE130F" w:rsidP="00BE130F">
            <w:pPr>
              <w:jc w:val="both"/>
              <w:rPr>
                <w:ins w:id="5989" w:author="mikle" w:date="2025-10-09T19:45:00Z"/>
                <w:lang w:val="en-US"/>
                <w:rPrChange w:id="5990" w:author="mikle" w:date="2025-10-09T20:07:00Z" w16du:dateUtc="2025-10-10T03:07:00Z">
                  <w:rPr>
                    <w:ins w:id="5991" w:author="mikle" w:date="2025-10-09T19:45:00Z"/>
                  </w:rPr>
                </w:rPrChange>
              </w:rPr>
            </w:pPr>
            <w:ins w:id="5992" w:author="mikle" w:date="2025-10-09T19:45:00Z">
              <w:r w:rsidRPr="00FA2782">
                <w:rPr>
                  <w:lang w:val="en-US"/>
                  <w:rPrChange w:id="5993" w:author="mikle" w:date="2025-10-09T20:07:00Z" w16du:dateUtc="2025-10-10T03:07:00Z">
                    <w:rPr/>
                  </w:rPrChange>
                </w:rPr>
                <w:t xml:space="preserve">        us_ground.append(v_ground)</w:t>
              </w:r>
            </w:ins>
          </w:p>
          <w:p w14:paraId="3ACD2E39" w14:textId="77777777" w:rsidR="00BE130F" w:rsidRPr="00FA2782" w:rsidRDefault="00BE130F" w:rsidP="00BE130F">
            <w:pPr>
              <w:jc w:val="both"/>
              <w:rPr>
                <w:ins w:id="5994" w:author="mikle" w:date="2025-10-09T19:45:00Z"/>
                <w:lang w:val="en-US"/>
                <w:rPrChange w:id="5995" w:author="mikle" w:date="2025-10-09T20:07:00Z" w16du:dateUtc="2025-10-10T03:07:00Z">
                  <w:rPr>
                    <w:ins w:id="5996" w:author="mikle" w:date="2025-10-09T19:45:00Z"/>
                  </w:rPr>
                </w:rPrChange>
              </w:rPr>
            </w:pPr>
            <w:ins w:id="5997" w:author="mikle" w:date="2025-10-09T19:45:00Z">
              <w:r w:rsidRPr="00FA2782">
                <w:rPr>
                  <w:lang w:val="en-US"/>
                  <w:rPrChange w:id="5998" w:author="mikle" w:date="2025-10-09T20:07:00Z" w16du:dateUtc="2025-10-10T03:07:00Z">
                    <w:rPr/>
                  </w:rPrChange>
                </w:rPr>
                <w:t xml:space="preserve">        e_ct_hist.append(e_ct)</w:t>
              </w:r>
            </w:ins>
          </w:p>
          <w:p w14:paraId="6C732509" w14:textId="77777777" w:rsidR="00BE130F" w:rsidRPr="00FA2782" w:rsidRDefault="00BE130F" w:rsidP="00BE130F">
            <w:pPr>
              <w:jc w:val="both"/>
              <w:rPr>
                <w:ins w:id="5999" w:author="mikle" w:date="2025-10-09T19:45:00Z"/>
                <w:lang w:val="en-US"/>
                <w:rPrChange w:id="6000" w:author="mikle" w:date="2025-10-09T20:07:00Z" w16du:dateUtc="2025-10-10T03:07:00Z">
                  <w:rPr>
                    <w:ins w:id="6001" w:author="mikle" w:date="2025-10-09T19:45:00Z"/>
                  </w:rPr>
                </w:rPrChange>
              </w:rPr>
            </w:pPr>
            <w:ins w:id="6002" w:author="mikle" w:date="2025-10-09T19:45:00Z">
              <w:r w:rsidRPr="00FA2782">
                <w:rPr>
                  <w:lang w:val="en-US"/>
                  <w:rPrChange w:id="6003" w:author="mikle" w:date="2025-10-09T20:07:00Z" w16du:dateUtc="2025-10-10T03:07:00Z">
                    <w:rPr/>
                  </w:rPrChange>
                </w:rPr>
                <w:t xml:space="preserve">        t_hist.append(t)</w:t>
              </w:r>
            </w:ins>
          </w:p>
          <w:p w14:paraId="1860AC6E" w14:textId="77777777" w:rsidR="00BE130F" w:rsidRPr="00FA2782" w:rsidRDefault="00BE130F" w:rsidP="00BE130F">
            <w:pPr>
              <w:jc w:val="both"/>
              <w:rPr>
                <w:ins w:id="6004" w:author="mikle" w:date="2025-10-09T19:45:00Z"/>
                <w:lang w:val="en-US"/>
                <w:rPrChange w:id="6005" w:author="mikle" w:date="2025-10-09T20:07:00Z" w16du:dateUtc="2025-10-10T03:07:00Z">
                  <w:rPr>
                    <w:ins w:id="6006" w:author="mikle" w:date="2025-10-09T19:45:00Z"/>
                  </w:rPr>
                </w:rPrChange>
              </w:rPr>
            </w:pPr>
          </w:p>
          <w:p w14:paraId="4FC3A97D" w14:textId="77777777" w:rsidR="00BE130F" w:rsidRPr="00FA2782" w:rsidRDefault="00BE130F" w:rsidP="00BE130F">
            <w:pPr>
              <w:jc w:val="both"/>
              <w:rPr>
                <w:ins w:id="6007" w:author="mikle" w:date="2025-10-09T19:45:00Z"/>
                <w:lang w:val="en-US"/>
                <w:rPrChange w:id="6008" w:author="mikle" w:date="2025-10-09T20:07:00Z" w16du:dateUtc="2025-10-10T03:07:00Z">
                  <w:rPr>
                    <w:ins w:id="6009" w:author="mikle" w:date="2025-10-09T19:45:00Z"/>
                  </w:rPr>
                </w:rPrChange>
              </w:rPr>
            </w:pPr>
            <w:ins w:id="6010" w:author="mikle" w:date="2025-10-09T19:45:00Z">
              <w:r w:rsidRPr="00FA2782">
                <w:rPr>
                  <w:lang w:val="en-US"/>
                  <w:rPrChange w:id="6011" w:author="mikle" w:date="2025-10-09T20:07:00Z" w16du:dateUtc="2025-10-10T03:07:00Z">
                    <w:rPr/>
                  </w:rPrChange>
                </w:rPr>
                <w:t xml:space="preserve">    meta = dict(</w:t>
              </w:r>
            </w:ins>
          </w:p>
          <w:p w14:paraId="2049FCB9" w14:textId="77777777" w:rsidR="00BE130F" w:rsidRPr="00FA2782" w:rsidRDefault="00BE130F" w:rsidP="00BE130F">
            <w:pPr>
              <w:jc w:val="both"/>
              <w:rPr>
                <w:ins w:id="6012" w:author="mikle" w:date="2025-10-09T19:45:00Z"/>
                <w:lang w:val="en-US"/>
                <w:rPrChange w:id="6013" w:author="mikle" w:date="2025-10-09T20:07:00Z" w16du:dateUtc="2025-10-10T03:07:00Z">
                  <w:rPr>
                    <w:ins w:id="6014" w:author="mikle" w:date="2025-10-09T19:45:00Z"/>
                  </w:rPr>
                </w:rPrChange>
              </w:rPr>
            </w:pPr>
            <w:ins w:id="6015" w:author="mikle" w:date="2025-10-09T19:45:00Z">
              <w:r w:rsidRPr="00FA2782">
                <w:rPr>
                  <w:lang w:val="en-US"/>
                  <w:rPrChange w:id="6016" w:author="mikle" w:date="2025-10-09T20:07:00Z" w16du:dateUtc="2025-10-10T03:07:00Z">
                    <w:rPr/>
                  </w:rPrChange>
                </w:rPr>
                <w:t xml:space="preserve">        W_use=W_use, lane_spacing=lane_spacing, s_ping=s_ping, dt_ping=dt_ping,</w:t>
              </w:r>
            </w:ins>
          </w:p>
          <w:p w14:paraId="517116A7" w14:textId="77777777" w:rsidR="00BE130F" w:rsidRPr="00FA2782" w:rsidRDefault="00BE130F" w:rsidP="00BE130F">
            <w:pPr>
              <w:jc w:val="both"/>
              <w:rPr>
                <w:ins w:id="6017" w:author="mikle" w:date="2025-10-09T19:45:00Z"/>
                <w:lang w:val="en-US"/>
                <w:rPrChange w:id="6018" w:author="mikle" w:date="2025-10-09T20:07:00Z" w16du:dateUtc="2025-10-10T03:07:00Z">
                  <w:rPr>
                    <w:ins w:id="6019" w:author="mikle" w:date="2025-10-09T19:45:00Z"/>
                  </w:rPr>
                </w:rPrChange>
              </w:rPr>
            </w:pPr>
            <w:ins w:id="6020" w:author="mikle" w:date="2025-10-09T19:45:00Z">
              <w:r w:rsidRPr="00FA2782">
                <w:rPr>
                  <w:lang w:val="en-US"/>
                  <w:rPrChange w:id="6021" w:author="mikle" w:date="2025-10-09T20:07:00Z" w16du:dateUtc="2025-10-10T03:07:00Z">
                    <w:rPr/>
                  </w:rPrChange>
                </w:rPr>
                <w:t xml:space="preserve">        turn_buffer=turn_buffer, U_acq=U_acq, U_cruise=U_cruise,</w:t>
              </w:r>
            </w:ins>
          </w:p>
          <w:p w14:paraId="7A7EEF83" w14:textId="77777777" w:rsidR="00BE130F" w:rsidRPr="00FA2782" w:rsidRDefault="00BE130F" w:rsidP="00BE130F">
            <w:pPr>
              <w:jc w:val="both"/>
              <w:rPr>
                <w:ins w:id="6022" w:author="mikle" w:date="2025-10-09T19:45:00Z"/>
                <w:lang w:val="en-US"/>
                <w:rPrChange w:id="6023" w:author="mikle" w:date="2025-10-09T20:07:00Z" w16du:dateUtc="2025-10-10T03:07:00Z">
                  <w:rPr>
                    <w:ins w:id="6024" w:author="mikle" w:date="2025-10-09T19:45:00Z"/>
                  </w:rPr>
                </w:rPrChange>
              </w:rPr>
            </w:pPr>
            <w:ins w:id="6025" w:author="mikle" w:date="2025-10-09T19:45:00Z">
              <w:r w:rsidRPr="00FA2782">
                <w:rPr>
                  <w:lang w:val="en-US"/>
                  <w:rPrChange w:id="6026" w:author="mikle" w:date="2025-10-09T20:07:00Z" w16du:dateUtc="2025-10-10T03:07:00Z">
                    <w:rPr/>
                  </w:rPrChange>
                </w:rPr>
                <w:t xml:space="preserve">        ts_yaw=ts_yaw, ts_surge=ts_surge</w:t>
              </w:r>
            </w:ins>
          </w:p>
          <w:p w14:paraId="72B7758A" w14:textId="77777777" w:rsidR="00BE130F" w:rsidRPr="00FA2782" w:rsidRDefault="00BE130F" w:rsidP="00BE130F">
            <w:pPr>
              <w:jc w:val="both"/>
              <w:rPr>
                <w:ins w:id="6027" w:author="mikle" w:date="2025-10-09T19:45:00Z"/>
                <w:lang w:val="en-US"/>
                <w:rPrChange w:id="6028" w:author="mikle" w:date="2025-10-09T20:07:00Z" w16du:dateUtc="2025-10-10T03:07:00Z">
                  <w:rPr>
                    <w:ins w:id="6029" w:author="mikle" w:date="2025-10-09T19:45:00Z"/>
                  </w:rPr>
                </w:rPrChange>
              </w:rPr>
            </w:pPr>
            <w:ins w:id="6030" w:author="mikle" w:date="2025-10-09T19:45:00Z">
              <w:r w:rsidRPr="00FA2782">
                <w:rPr>
                  <w:lang w:val="en-US"/>
                  <w:rPrChange w:id="6031" w:author="mikle" w:date="2025-10-09T20:07:00Z" w16du:dateUtc="2025-10-10T03:07:00Z">
                    <w:rPr/>
                  </w:rPrChange>
                </w:rPr>
                <w:t xml:space="preserve">    )</w:t>
              </w:r>
            </w:ins>
          </w:p>
          <w:p w14:paraId="03252034" w14:textId="77777777" w:rsidR="00BE130F" w:rsidRPr="00FA2782" w:rsidRDefault="00BE130F" w:rsidP="00BE130F">
            <w:pPr>
              <w:jc w:val="both"/>
              <w:rPr>
                <w:ins w:id="6032" w:author="mikle" w:date="2025-10-09T19:45:00Z"/>
                <w:lang w:val="en-US"/>
                <w:rPrChange w:id="6033" w:author="mikle" w:date="2025-10-09T20:07:00Z" w16du:dateUtc="2025-10-10T03:07:00Z">
                  <w:rPr>
                    <w:ins w:id="6034" w:author="mikle" w:date="2025-10-09T19:45:00Z"/>
                  </w:rPr>
                </w:rPrChange>
              </w:rPr>
            </w:pPr>
          </w:p>
          <w:p w14:paraId="4251221D" w14:textId="77777777" w:rsidR="00BE130F" w:rsidRPr="00FA2782" w:rsidRDefault="00BE130F" w:rsidP="00BE130F">
            <w:pPr>
              <w:jc w:val="both"/>
              <w:rPr>
                <w:ins w:id="6035" w:author="mikle" w:date="2025-10-09T19:45:00Z"/>
                <w:lang w:val="en-US"/>
                <w:rPrChange w:id="6036" w:author="mikle" w:date="2025-10-09T20:07:00Z" w16du:dateUtc="2025-10-10T03:07:00Z">
                  <w:rPr>
                    <w:ins w:id="6037" w:author="mikle" w:date="2025-10-09T19:45:00Z"/>
                  </w:rPr>
                </w:rPrChange>
              </w:rPr>
            </w:pPr>
            <w:ins w:id="6038" w:author="mikle" w:date="2025-10-09T19:45:00Z">
              <w:r w:rsidRPr="00FA2782">
                <w:rPr>
                  <w:lang w:val="en-US"/>
                  <w:rPrChange w:id="6039" w:author="mikle" w:date="2025-10-09T20:07:00Z" w16du:dateUtc="2025-10-10T03:07:00Z">
                    <w:rPr/>
                  </w:rPrChange>
                </w:rPr>
                <w:t xml:space="preserve">    return SimResult(</w:t>
              </w:r>
            </w:ins>
          </w:p>
          <w:p w14:paraId="3D96875B" w14:textId="77777777" w:rsidR="00BE130F" w:rsidRPr="00FA2782" w:rsidRDefault="00BE130F" w:rsidP="00BE130F">
            <w:pPr>
              <w:jc w:val="both"/>
              <w:rPr>
                <w:ins w:id="6040" w:author="mikle" w:date="2025-10-09T19:45:00Z"/>
                <w:lang w:val="en-US"/>
                <w:rPrChange w:id="6041" w:author="mikle" w:date="2025-10-09T20:07:00Z" w16du:dateUtc="2025-10-10T03:07:00Z">
                  <w:rPr>
                    <w:ins w:id="6042" w:author="mikle" w:date="2025-10-09T19:45:00Z"/>
                  </w:rPr>
                </w:rPrChange>
              </w:rPr>
            </w:pPr>
            <w:ins w:id="6043" w:author="mikle" w:date="2025-10-09T19:45:00Z">
              <w:r w:rsidRPr="00FA2782">
                <w:rPr>
                  <w:lang w:val="en-US"/>
                  <w:rPrChange w:id="6044" w:author="mikle" w:date="2025-10-09T20:07:00Z" w16du:dateUtc="2025-10-10T03:07:00Z">
                    <w:rPr/>
                  </w:rPrChange>
                </w:rPr>
                <w:t xml:space="preserve">        xs=xs, ys=ys, wps=wps, rect=rect, acq_spans=acq_spans,</w:t>
              </w:r>
            </w:ins>
          </w:p>
          <w:p w14:paraId="52D39037" w14:textId="77777777" w:rsidR="00BE130F" w:rsidRPr="00FA2782" w:rsidRDefault="00BE130F" w:rsidP="00BE130F">
            <w:pPr>
              <w:jc w:val="both"/>
              <w:rPr>
                <w:ins w:id="6045" w:author="mikle" w:date="2025-10-09T19:45:00Z"/>
                <w:lang w:val="en-US"/>
                <w:rPrChange w:id="6046" w:author="mikle" w:date="2025-10-09T20:07:00Z" w16du:dateUtc="2025-10-10T03:07:00Z">
                  <w:rPr>
                    <w:ins w:id="6047" w:author="mikle" w:date="2025-10-09T19:45:00Z"/>
                  </w:rPr>
                </w:rPrChange>
              </w:rPr>
            </w:pPr>
            <w:ins w:id="6048" w:author="mikle" w:date="2025-10-09T19:45:00Z">
              <w:r w:rsidRPr="00FA2782">
                <w:rPr>
                  <w:lang w:val="en-US"/>
                  <w:rPrChange w:id="6049" w:author="mikle" w:date="2025-10-09T20:07:00Z" w16du:dateUtc="2025-10-10T03:07:00Z">
                    <w:rPr/>
                  </w:rPrChange>
                </w:rPr>
                <w:t xml:space="preserve">        camera_events=camera_events, t_hist=t_hist, psi_deg=psis_deg,</w:t>
              </w:r>
            </w:ins>
          </w:p>
          <w:p w14:paraId="195065E0" w14:textId="77777777" w:rsidR="00BE130F" w:rsidRPr="00FA2782" w:rsidRDefault="00BE130F" w:rsidP="00BE130F">
            <w:pPr>
              <w:jc w:val="both"/>
              <w:rPr>
                <w:ins w:id="6050" w:author="mikle" w:date="2025-10-09T19:45:00Z"/>
                <w:lang w:val="en-US"/>
                <w:rPrChange w:id="6051" w:author="mikle" w:date="2025-10-09T20:07:00Z" w16du:dateUtc="2025-10-10T03:07:00Z">
                  <w:rPr>
                    <w:ins w:id="6052" w:author="mikle" w:date="2025-10-09T19:45:00Z"/>
                  </w:rPr>
                </w:rPrChange>
              </w:rPr>
            </w:pPr>
            <w:ins w:id="6053" w:author="mikle" w:date="2025-10-09T19:45:00Z">
              <w:r w:rsidRPr="00FA2782">
                <w:rPr>
                  <w:lang w:val="en-US"/>
                  <w:rPrChange w:id="6054" w:author="mikle" w:date="2025-10-09T20:07:00Z" w16du:dateUtc="2025-10-10T03:07:00Z">
                    <w:rPr/>
                  </w:rPrChange>
                </w:rPr>
                <w:t xml:space="preserve">        u_ground=us_ground, e_ct_hist=e_ct_hist, meta=meta</w:t>
              </w:r>
            </w:ins>
          </w:p>
          <w:p w14:paraId="3C60F853" w14:textId="77777777" w:rsidR="00BE130F" w:rsidRPr="00FA2782" w:rsidRDefault="00BE130F" w:rsidP="00BE130F">
            <w:pPr>
              <w:jc w:val="both"/>
              <w:rPr>
                <w:ins w:id="6055" w:author="mikle" w:date="2025-10-09T19:45:00Z"/>
                <w:lang w:val="en-US"/>
                <w:rPrChange w:id="6056" w:author="mikle" w:date="2025-10-09T20:07:00Z" w16du:dateUtc="2025-10-10T03:07:00Z">
                  <w:rPr>
                    <w:ins w:id="6057" w:author="mikle" w:date="2025-10-09T19:45:00Z"/>
                  </w:rPr>
                </w:rPrChange>
              </w:rPr>
            </w:pPr>
            <w:ins w:id="6058" w:author="mikle" w:date="2025-10-09T19:45:00Z">
              <w:r w:rsidRPr="00FA2782">
                <w:rPr>
                  <w:lang w:val="en-US"/>
                  <w:rPrChange w:id="6059" w:author="mikle" w:date="2025-10-09T20:07:00Z" w16du:dateUtc="2025-10-10T03:07:00Z">
                    <w:rPr/>
                  </w:rPrChange>
                </w:rPr>
                <w:t xml:space="preserve">    )</w:t>
              </w:r>
            </w:ins>
          </w:p>
          <w:p w14:paraId="6F235999" w14:textId="77777777" w:rsidR="00BE130F" w:rsidRPr="00FA2782" w:rsidRDefault="00BE130F" w:rsidP="00BE130F">
            <w:pPr>
              <w:jc w:val="both"/>
              <w:rPr>
                <w:ins w:id="6060" w:author="mikle" w:date="2025-10-09T19:45:00Z"/>
                <w:lang w:val="en-US"/>
                <w:rPrChange w:id="6061" w:author="mikle" w:date="2025-10-09T20:07:00Z" w16du:dateUtc="2025-10-10T03:07:00Z">
                  <w:rPr>
                    <w:ins w:id="6062" w:author="mikle" w:date="2025-10-09T19:45:00Z"/>
                  </w:rPr>
                </w:rPrChange>
              </w:rPr>
            </w:pPr>
          </w:p>
          <w:p w14:paraId="410647BD" w14:textId="77777777" w:rsidR="00BE130F" w:rsidRPr="00FA2782" w:rsidRDefault="00BE130F" w:rsidP="00BE130F">
            <w:pPr>
              <w:jc w:val="both"/>
              <w:rPr>
                <w:ins w:id="6063" w:author="mikle" w:date="2025-10-09T19:45:00Z"/>
                <w:lang w:val="en-US"/>
                <w:rPrChange w:id="6064" w:author="mikle" w:date="2025-10-09T20:07:00Z" w16du:dateUtc="2025-10-10T03:07:00Z">
                  <w:rPr>
                    <w:ins w:id="6065" w:author="mikle" w:date="2025-10-09T19:45:00Z"/>
                  </w:rPr>
                </w:rPrChange>
              </w:rPr>
            </w:pPr>
            <w:ins w:id="6066" w:author="mikle" w:date="2025-10-09T19:45:00Z">
              <w:r w:rsidRPr="00FA2782">
                <w:rPr>
                  <w:lang w:val="en-US"/>
                  <w:rPrChange w:id="6067" w:author="mikle" w:date="2025-10-09T20:07:00Z" w16du:dateUtc="2025-10-10T03:07:00Z">
                    <w:rPr/>
                  </w:rPrChange>
                </w:rPr>
                <w:t>@dataclass</w:t>
              </w:r>
            </w:ins>
          </w:p>
          <w:p w14:paraId="28FAEFA2" w14:textId="77777777" w:rsidR="00BE130F" w:rsidRPr="00FA2782" w:rsidRDefault="00BE130F" w:rsidP="00BE130F">
            <w:pPr>
              <w:jc w:val="both"/>
              <w:rPr>
                <w:ins w:id="6068" w:author="mikle" w:date="2025-10-09T19:45:00Z"/>
                <w:lang w:val="en-US"/>
                <w:rPrChange w:id="6069" w:author="mikle" w:date="2025-10-09T20:07:00Z" w16du:dateUtc="2025-10-10T03:07:00Z">
                  <w:rPr>
                    <w:ins w:id="6070" w:author="mikle" w:date="2025-10-09T19:45:00Z"/>
                  </w:rPr>
                </w:rPrChange>
              </w:rPr>
            </w:pPr>
            <w:ins w:id="6071" w:author="mikle" w:date="2025-10-09T19:45:00Z">
              <w:r w:rsidRPr="00FA2782">
                <w:rPr>
                  <w:lang w:val="en-US"/>
                  <w:rPrChange w:id="6072" w:author="mikle" w:date="2025-10-09T20:07:00Z" w16du:dateUtc="2025-10-10T03:07:00Z">
                    <w:rPr/>
                  </w:rPrChange>
                </w:rPr>
                <w:t>class StepResponses:</w:t>
              </w:r>
            </w:ins>
          </w:p>
          <w:p w14:paraId="3DC7E8C0" w14:textId="77777777" w:rsidR="00BE130F" w:rsidRPr="00FA2782" w:rsidRDefault="00BE130F" w:rsidP="00BE130F">
            <w:pPr>
              <w:jc w:val="both"/>
              <w:rPr>
                <w:ins w:id="6073" w:author="mikle" w:date="2025-10-09T19:45:00Z"/>
                <w:lang w:val="en-US"/>
                <w:rPrChange w:id="6074" w:author="mikle" w:date="2025-10-09T20:07:00Z" w16du:dateUtc="2025-10-10T03:07:00Z">
                  <w:rPr>
                    <w:ins w:id="6075" w:author="mikle" w:date="2025-10-09T19:45:00Z"/>
                  </w:rPr>
                </w:rPrChange>
              </w:rPr>
            </w:pPr>
            <w:ins w:id="6076" w:author="mikle" w:date="2025-10-09T19:45:00Z">
              <w:r w:rsidRPr="00FA2782">
                <w:rPr>
                  <w:lang w:val="en-US"/>
                  <w:rPrChange w:id="6077" w:author="mikle" w:date="2025-10-09T20:07:00Z" w16du:dateUtc="2025-10-10T03:07:00Z">
                    <w:rPr/>
                  </w:rPrChange>
                </w:rPr>
                <w:t xml:space="preserve">    t_yaw: List[float]</w:t>
              </w:r>
            </w:ins>
          </w:p>
          <w:p w14:paraId="3938F1DB" w14:textId="77777777" w:rsidR="00BE130F" w:rsidRPr="00FA2782" w:rsidRDefault="00BE130F" w:rsidP="00BE130F">
            <w:pPr>
              <w:jc w:val="both"/>
              <w:rPr>
                <w:ins w:id="6078" w:author="mikle" w:date="2025-10-09T19:45:00Z"/>
                <w:lang w:val="en-US"/>
                <w:rPrChange w:id="6079" w:author="mikle" w:date="2025-10-09T20:07:00Z" w16du:dateUtc="2025-10-10T03:07:00Z">
                  <w:rPr>
                    <w:ins w:id="6080" w:author="mikle" w:date="2025-10-09T19:45:00Z"/>
                  </w:rPr>
                </w:rPrChange>
              </w:rPr>
            </w:pPr>
            <w:ins w:id="6081" w:author="mikle" w:date="2025-10-09T19:45:00Z">
              <w:r w:rsidRPr="00FA2782">
                <w:rPr>
                  <w:lang w:val="en-US"/>
                  <w:rPrChange w:id="6082" w:author="mikle" w:date="2025-10-09T20:07:00Z" w16du:dateUtc="2025-10-10T03:07:00Z">
                    <w:rPr/>
                  </w:rPrChange>
                </w:rPr>
                <w:t xml:space="preserve">    yaw_deg: List[float]</w:t>
              </w:r>
            </w:ins>
          </w:p>
          <w:p w14:paraId="58A32BCF" w14:textId="77777777" w:rsidR="00BE130F" w:rsidRPr="00FA2782" w:rsidRDefault="00BE130F" w:rsidP="00BE130F">
            <w:pPr>
              <w:jc w:val="both"/>
              <w:rPr>
                <w:ins w:id="6083" w:author="mikle" w:date="2025-10-09T19:45:00Z"/>
                <w:lang w:val="en-US"/>
                <w:rPrChange w:id="6084" w:author="mikle" w:date="2025-10-09T20:07:00Z" w16du:dateUtc="2025-10-10T03:07:00Z">
                  <w:rPr>
                    <w:ins w:id="6085" w:author="mikle" w:date="2025-10-09T19:45:00Z"/>
                  </w:rPr>
                </w:rPrChange>
              </w:rPr>
            </w:pPr>
            <w:ins w:id="6086" w:author="mikle" w:date="2025-10-09T19:45:00Z">
              <w:r w:rsidRPr="00FA2782">
                <w:rPr>
                  <w:lang w:val="en-US"/>
                  <w:rPrChange w:id="6087" w:author="mikle" w:date="2025-10-09T20:07:00Z" w16du:dateUtc="2025-10-10T03:07:00Z">
                    <w:rPr/>
                  </w:rPrChange>
                </w:rPr>
                <w:t xml:space="preserve">    yaw_ref: List[float]</w:t>
              </w:r>
            </w:ins>
          </w:p>
          <w:p w14:paraId="06D48875" w14:textId="77777777" w:rsidR="00BE130F" w:rsidRPr="00FA2782" w:rsidRDefault="00BE130F" w:rsidP="00BE130F">
            <w:pPr>
              <w:jc w:val="both"/>
              <w:rPr>
                <w:ins w:id="6088" w:author="mikle" w:date="2025-10-09T19:45:00Z"/>
                <w:lang w:val="en-US"/>
                <w:rPrChange w:id="6089" w:author="mikle" w:date="2025-10-09T20:07:00Z" w16du:dateUtc="2025-10-10T03:07:00Z">
                  <w:rPr>
                    <w:ins w:id="6090" w:author="mikle" w:date="2025-10-09T19:45:00Z"/>
                  </w:rPr>
                </w:rPrChange>
              </w:rPr>
            </w:pPr>
            <w:ins w:id="6091" w:author="mikle" w:date="2025-10-09T19:45:00Z">
              <w:r w:rsidRPr="00FA2782">
                <w:rPr>
                  <w:lang w:val="en-US"/>
                  <w:rPrChange w:id="6092" w:author="mikle" w:date="2025-10-09T20:07:00Z" w16du:dateUtc="2025-10-10T03:07:00Z">
                    <w:rPr/>
                  </w:rPrChange>
                </w:rPr>
                <w:t xml:space="preserve">    yaw_band: Tuple[float, float]</w:t>
              </w:r>
            </w:ins>
          </w:p>
          <w:p w14:paraId="2283A555" w14:textId="77777777" w:rsidR="00BE130F" w:rsidRPr="00FA2782" w:rsidRDefault="00BE130F" w:rsidP="00BE130F">
            <w:pPr>
              <w:jc w:val="both"/>
              <w:rPr>
                <w:ins w:id="6093" w:author="mikle" w:date="2025-10-09T19:45:00Z"/>
                <w:lang w:val="en-US"/>
                <w:rPrChange w:id="6094" w:author="mikle" w:date="2025-10-09T20:07:00Z" w16du:dateUtc="2025-10-10T03:07:00Z">
                  <w:rPr>
                    <w:ins w:id="6095" w:author="mikle" w:date="2025-10-09T19:45:00Z"/>
                  </w:rPr>
                </w:rPrChange>
              </w:rPr>
            </w:pPr>
            <w:ins w:id="6096" w:author="mikle" w:date="2025-10-09T19:45:00Z">
              <w:r w:rsidRPr="00FA2782">
                <w:rPr>
                  <w:lang w:val="en-US"/>
                  <w:rPrChange w:id="6097" w:author="mikle" w:date="2025-10-09T20:07:00Z" w16du:dateUtc="2025-10-10T03:07:00Z">
                    <w:rPr/>
                  </w:rPrChange>
                </w:rPr>
                <w:t xml:space="preserve">    yaw_Mp_pct: float</w:t>
              </w:r>
            </w:ins>
          </w:p>
          <w:p w14:paraId="2F6A6387" w14:textId="77777777" w:rsidR="00BE130F" w:rsidRPr="00FA2782" w:rsidRDefault="00BE130F" w:rsidP="00BE130F">
            <w:pPr>
              <w:jc w:val="both"/>
              <w:rPr>
                <w:ins w:id="6098" w:author="mikle" w:date="2025-10-09T19:45:00Z"/>
                <w:lang w:val="en-US"/>
                <w:rPrChange w:id="6099" w:author="mikle" w:date="2025-10-09T20:07:00Z" w16du:dateUtc="2025-10-10T03:07:00Z">
                  <w:rPr>
                    <w:ins w:id="6100" w:author="mikle" w:date="2025-10-09T19:45:00Z"/>
                  </w:rPr>
                </w:rPrChange>
              </w:rPr>
            </w:pPr>
            <w:ins w:id="6101" w:author="mikle" w:date="2025-10-09T19:45:00Z">
              <w:r w:rsidRPr="00FA2782">
                <w:rPr>
                  <w:lang w:val="en-US"/>
                  <w:rPrChange w:id="6102" w:author="mikle" w:date="2025-10-09T20:07:00Z" w16du:dateUtc="2025-10-10T03:07:00Z">
                    <w:rPr/>
                  </w:rPrChange>
                </w:rPr>
                <w:t xml:space="preserve">    yaw_Ts: float | None</w:t>
              </w:r>
            </w:ins>
          </w:p>
          <w:p w14:paraId="1F790DFB" w14:textId="77777777" w:rsidR="00BE130F" w:rsidRPr="00FA2782" w:rsidRDefault="00BE130F" w:rsidP="00BE130F">
            <w:pPr>
              <w:jc w:val="both"/>
              <w:rPr>
                <w:ins w:id="6103" w:author="mikle" w:date="2025-10-09T19:45:00Z"/>
                <w:lang w:val="en-US"/>
                <w:rPrChange w:id="6104" w:author="mikle" w:date="2025-10-09T20:07:00Z" w16du:dateUtc="2025-10-10T03:07:00Z">
                  <w:rPr>
                    <w:ins w:id="6105" w:author="mikle" w:date="2025-10-09T19:45:00Z"/>
                  </w:rPr>
                </w:rPrChange>
              </w:rPr>
            </w:pPr>
          </w:p>
          <w:p w14:paraId="021A2B28" w14:textId="77777777" w:rsidR="00BE130F" w:rsidRPr="00FA2782" w:rsidRDefault="00BE130F" w:rsidP="00BE130F">
            <w:pPr>
              <w:jc w:val="both"/>
              <w:rPr>
                <w:ins w:id="6106" w:author="mikle" w:date="2025-10-09T19:45:00Z"/>
                <w:lang w:val="en-US"/>
                <w:rPrChange w:id="6107" w:author="mikle" w:date="2025-10-09T20:07:00Z" w16du:dateUtc="2025-10-10T03:07:00Z">
                  <w:rPr>
                    <w:ins w:id="6108" w:author="mikle" w:date="2025-10-09T19:45:00Z"/>
                  </w:rPr>
                </w:rPrChange>
              </w:rPr>
            </w:pPr>
            <w:ins w:id="6109" w:author="mikle" w:date="2025-10-09T19:45:00Z">
              <w:r w:rsidRPr="00FA2782">
                <w:rPr>
                  <w:lang w:val="en-US"/>
                  <w:rPrChange w:id="6110" w:author="mikle" w:date="2025-10-09T20:07:00Z" w16du:dateUtc="2025-10-10T03:07:00Z">
                    <w:rPr/>
                  </w:rPrChange>
                </w:rPr>
                <w:t xml:space="preserve">    t_surge: List[float]</w:t>
              </w:r>
            </w:ins>
          </w:p>
          <w:p w14:paraId="40F65042" w14:textId="77777777" w:rsidR="00BE130F" w:rsidRPr="00FA2782" w:rsidRDefault="00BE130F" w:rsidP="00BE130F">
            <w:pPr>
              <w:jc w:val="both"/>
              <w:rPr>
                <w:ins w:id="6111" w:author="mikle" w:date="2025-10-09T19:45:00Z"/>
                <w:lang w:val="en-US"/>
                <w:rPrChange w:id="6112" w:author="mikle" w:date="2025-10-09T20:07:00Z" w16du:dateUtc="2025-10-10T03:07:00Z">
                  <w:rPr>
                    <w:ins w:id="6113" w:author="mikle" w:date="2025-10-09T19:45:00Z"/>
                  </w:rPr>
                </w:rPrChange>
              </w:rPr>
            </w:pPr>
            <w:ins w:id="6114" w:author="mikle" w:date="2025-10-09T19:45:00Z">
              <w:r w:rsidRPr="00FA2782">
                <w:rPr>
                  <w:lang w:val="en-US"/>
                  <w:rPrChange w:id="6115" w:author="mikle" w:date="2025-10-09T20:07:00Z" w16du:dateUtc="2025-10-10T03:07:00Z">
                    <w:rPr/>
                  </w:rPrChange>
                </w:rPr>
                <w:t xml:space="preserve">    u_ground: List[float]</w:t>
              </w:r>
            </w:ins>
          </w:p>
          <w:p w14:paraId="4471CCB2" w14:textId="77777777" w:rsidR="00BE130F" w:rsidRPr="00FA2782" w:rsidRDefault="00BE130F" w:rsidP="00BE130F">
            <w:pPr>
              <w:jc w:val="both"/>
              <w:rPr>
                <w:ins w:id="6116" w:author="mikle" w:date="2025-10-09T19:45:00Z"/>
                <w:lang w:val="en-US"/>
                <w:rPrChange w:id="6117" w:author="mikle" w:date="2025-10-09T20:07:00Z" w16du:dateUtc="2025-10-10T03:07:00Z">
                  <w:rPr>
                    <w:ins w:id="6118" w:author="mikle" w:date="2025-10-09T19:45:00Z"/>
                  </w:rPr>
                </w:rPrChange>
              </w:rPr>
            </w:pPr>
            <w:ins w:id="6119" w:author="mikle" w:date="2025-10-09T19:45:00Z">
              <w:r w:rsidRPr="00FA2782">
                <w:rPr>
                  <w:lang w:val="en-US"/>
                  <w:rPrChange w:id="6120" w:author="mikle" w:date="2025-10-09T20:07:00Z" w16du:dateUtc="2025-10-10T03:07:00Z">
                    <w:rPr/>
                  </w:rPrChange>
                </w:rPr>
                <w:t xml:space="preserve">    u_ref_ground: List[float]</w:t>
              </w:r>
            </w:ins>
          </w:p>
          <w:p w14:paraId="5CC6958A" w14:textId="77777777" w:rsidR="00BE130F" w:rsidRPr="00FA2782" w:rsidRDefault="00BE130F" w:rsidP="00BE130F">
            <w:pPr>
              <w:jc w:val="both"/>
              <w:rPr>
                <w:ins w:id="6121" w:author="mikle" w:date="2025-10-09T19:45:00Z"/>
                <w:lang w:val="en-US"/>
                <w:rPrChange w:id="6122" w:author="mikle" w:date="2025-10-09T20:07:00Z" w16du:dateUtc="2025-10-10T03:07:00Z">
                  <w:rPr>
                    <w:ins w:id="6123" w:author="mikle" w:date="2025-10-09T19:45:00Z"/>
                  </w:rPr>
                </w:rPrChange>
              </w:rPr>
            </w:pPr>
            <w:ins w:id="6124" w:author="mikle" w:date="2025-10-09T19:45:00Z">
              <w:r w:rsidRPr="00FA2782">
                <w:rPr>
                  <w:lang w:val="en-US"/>
                  <w:rPrChange w:id="6125" w:author="mikle" w:date="2025-10-09T20:07:00Z" w16du:dateUtc="2025-10-10T03:07:00Z">
                    <w:rPr/>
                  </w:rPrChange>
                </w:rPr>
                <w:t xml:space="preserve">    surge_band: Tuple[float, float]</w:t>
              </w:r>
            </w:ins>
          </w:p>
          <w:p w14:paraId="4963B6E9" w14:textId="77777777" w:rsidR="00BE130F" w:rsidRPr="00FA2782" w:rsidRDefault="00BE130F" w:rsidP="00BE130F">
            <w:pPr>
              <w:jc w:val="both"/>
              <w:rPr>
                <w:ins w:id="6126" w:author="mikle" w:date="2025-10-09T19:45:00Z"/>
                <w:lang w:val="en-US"/>
                <w:rPrChange w:id="6127" w:author="mikle" w:date="2025-10-09T20:07:00Z" w16du:dateUtc="2025-10-10T03:07:00Z">
                  <w:rPr>
                    <w:ins w:id="6128" w:author="mikle" w:date="2025-10-09T19:45:00Z"/>
                  </w:rPr>
                </w:rPrChange>
              </w:rPr>
            </w:pPr>
            <w:ins w:id="6129" w:author="mikle" w:date="2025-10-09T19:45:00Z">
              <w:r w:rsidRPr="00FA2782">
                <w:rPr>
                  <w:lang w:val="en-US"/>
                  <w:rPrChange w:id="6130" w:author="mikle" w:date="2025-10-09T20:07:00Z" w16du:dateUtc="2025-10-10T03:07:00Z">
                    <w:rPr/>
                  </w:rPrChange>
                </w:rPr>
                <w:t xml:space="preserve">    surge_Mp_pct: float</w:t>
              </w:r>
            </w:ins>
          </w:p>
          <w:p w14:paraId="116CD214" w14:textId="77777777" w:rsidR="00BE130F" w:rsidRPr="00FA2782" w:rsidRDefault="00BE130F" w:rsidP="00BE130F">
            <w:pPr>
              <w:jc w:val="both"/>
              <w:rPr>
                <w:ins w:id="6131" w:author="mikle" w:date="2025-10-09T19:45:00Z"/>
                <w:lang w:val="en-US"/>
                <w:rPrChange w:id="6132" w:author="mikle" w:date="2025-10-09T20:07:00Z" w16du:dateUtc="2025-10-10T03:07:00Z">
                  <w:rPr>
                    <w:ins w:id="6133" w:author="mikle" w:date="2025-10-09T19:45:00Z"/>
                  </w:rPr>
                </w:rPrChange>
              </w:rPr>
            </w:pPr>
            <w:ins w:id="6134" w:author="mikle" w:date="2025-10-09T19:45:00Z">
              <w:r w:rsidRPr="00FA2782">
                <w:rPr>
                  <w:lang w:val="en-US"/>
                  <w:rPrChange w:id="6135" w:author="mikle" w:date="2025-10-09T20:07:00Z" w16du:dateUtc="2025-10-10T03:07:00Z">
                    <w:rPr/>
                  </w:rPrChange>
                </w:rPr>
                <w:t xml:space="preserve">    surge_Ts: float | None</w:t>
              </w:r>
            </w:ins>
          </w:p>
          <w:p w14:paraId="16C3FD0B" w14:textId="77777777" w:rsidR="00BE130F" w:rsidRPr="00FA2782" w:rsidRDefault="00BE130F" w:rsidP="00BE130F">
            <w:pPr>
              <w:jc w:val="both"/>
              <w:rPr>
                <w:ins w:id="6136" w:author="mikle" w:date="2025-10-09T19:45:00Z"/>
                <w:lang w:val="en-US"/>
                <w:rPrChange w:id="6137" w:author="mikle" w:date="2025-10-09T20:07:00Z" w16du:dateUtc="2025-10-10T03:07:00Z">
                  <w:rPr>
                    <w:ins w:id="6138" w:author="mikle" w:date="2025-10-09T19:45:00Z"/>
                  </w:rPr>
                </w:rPrChange>
              </w:rPr>
            </w:pPr>
          </w:p>
          <w:p w14:paraId="77CF562D" w14:textId="77777777" w:rsidR="00BE130F" w:rsidRPr="00FA2782" w:rsidRDefault="00BE130F" w:rsidP="00BE130F">
            <w:pPr>
              <w:jc w:val="both"/>
              <w:rPr>
                <w:ins w:id="6139" w:author="mikle" w:date="2025-10-09T19:45:00Z"/>
                <w:lang w:val="en-US"/>
                <w:rPrChange w:id="6140" w:author="mikle" w:date="2025-10-09T20:07:00Z" w16du:dateUtc="2025-10-10T03:07:00Z">
                  <w:rPr>
                    <w:ins w:id="6141" w:author="mikle" w:date="2025-10-09T19:45:00Z"/>
                  </w:rPr>
                </w:rPrChange>
              </w:rPr>
            </w:pPr>
            <w:ins w:id="6142" w:author="mikle" w:date="2025-10-09T19:45:00Z">
              <w:r w:rsidRPr="00FA2782">
                <w:rPr>
                  <w:lang w:val="en-US"/>
                  <w:rPrChange w:id="6143" w:author="mikle" w:date="2025-10-09T20:07:00Z" w16du:dateUtc="2025-10-10T03:07:00Z">
                    <w:rPr/>
                  </w:rPrChange>
                </w:rPr>
                <w:t>def _step_metrics(t: List[float], y: List[float], ref: List[float], tol=0.05) -&gt; Tuple[Tuple[float, float], float, float | None]:</w:t>
              </w:r>
            </w:ins>
          </w:p>
          <w:p w14:paraId="6829EB9D" w14:textId="77777777" w:rsidR="00BE130F" w:rsidRPr="00FA2782" w:rsidRDefault="00BE130F" w:rsidP="00BE130F">
            <w:pPr>
              <w:jc w:val="both"/>
              <w:rPr>
                <w:ins w:id="6144" w:author="mikle" w:date="2025-10-09T19:45:00Z"/>
                <w:lang w:val="en-US"/>
                <w:rPrChange w:id="6145" w:author="mikle" w:date="2025-10-09T20:07:00Z" w16du:dateUtc="2025-10-10T03:07:00Z">
                  <w:rPr>
                    <w:ins w:id="6146" w:author="mikle" w:date="2025-10-09T19:45:00Z"/>
                  </w:rPr>
                </w:rPrChange>
              </w:rPr>
            </w:pPr>
            <w:ins w:id="6147" w:author="mikle" w:date="2025-10-09T19:45:00Z">
              <w:r w:rsidRPr="00FA2782">
                <w:rPr>
                  <w:lang w:val="en-US"/>
                  <w:rPrChange w:id="6148" w:author="mikle" w:date="2025-10-09T20:07:00Z" w16du:dateUtc="2025-10-10T03:07:00Z">
                    <w:rPr/>
                  </w:rPrChange>
                </w:rPr>
                <w:t xml:space="preserve">    if not t:</w:t>
              </w:r>
            </w:ins>
          </w:p>
          <w:p w14:paraId="2B40DC33" w14:textId="77777777" w:rsidR="00BE130F" w:rsidRPr="00FA2782" w:rsidRDefault="00BE130F" w:rsidP="00BE130F">
            <w:pPr>
              <w:jc w:val="both"/>
              <w:rPr>
                <w:ins w:id="6149" w:author="mikle" w:date="2025-10-09T19:45:00Z"/>
                <w:lang w:val="en-US"/>
                <w:rPrChange w:id="6150" w:author="mikle" w:date="2025-10-09T20:07:00Z" w16du:dateUtc="2025-10-10T03:07:00Z">
                  <w:rPr>
                    <w:ins w:id="6151" w:author="mikle" w:date="2025-10-09T19:45:00Z"/>
                  </w:rPr>
                </w:rPrChange>
              </w:rPr>
            </w:pPr>
            <w:ins w:id="6152" w:author="mikle" w:date="2025-10-09T19:45:00Z">
              <w:r w:rsidRPr="00FA2782">
                <w:rPr>
                  <w:lang w:val="en-US"/>
                  <w:rPrChange w:id="6153" w:author="mikle" w:date="2025-10-09T20:07:00Z" w16du:dateUtc="2025-10-10T03:07:00Z">
                    <w:rPr/>
                  </w:rPrChange>
                </w:rPr>
                <w:t xml:space="preserve">        return (0.0, 0.0), 0.0, None</w:t>
              </w:r>
            </w:ins>
          </w:p>
          <w:p w14:paraId="724C5529" w14:textId="77777777" w:rsidR="00BE130F" w:rsidRPr="00FA2782" w:rsidRDefault="00BE130F" w:rsidP="00BE130F">
            <w:pPr>
              <w:jc w:val="both"/>
              <w:rPr>
                <w:ins w:id="6154" w:author="mikle" w:date="2025-10-09T19:45:00Z"/>
                <w:lang w:val="en-US"/>
                <w:rPrChange w:id="6155" w:author="mikle" w:date="2025-10-09T20:07:00Z" w16du:dateUtc="2025-10-10T03:07:00Z">
                  <w:rPr>
                    <w:ins w:id="6156" w:author="mikle" w:date="2025-10-09T19:45:00Z"/>
                  </w:rPr>
                </w:rPrChange>
              </w:rPr>
            </w:pPr>
            <w:ins w:id="6157" w:author="mikle" w:date="2025-10-09T19:45:00Z">
              <w:r w:rsidRPr="00FA2782">
                <w:rPr>
                  <w:lang w:val="en-US"/>
                  <w:rPrChange w:id="6158" w:author="mikle" w:date="2025-10-09T20:07:00Z" w16du:dateUtc="2025-10-10T03:07:00Z">
                    <w:rPr/>
                  </w:rPrChange>
                </w:rPr>
                <w:t xml:space="preserve">    yr = ref[-1]; eps = 1e-9</w:t>
              </w:r>
            </w:ins>
          </w:p>
          <w:p w14:paraId="756BEE6B" w14:textId="77777777" w:rsidR="00BE130F" w:rsidRPr="00FA2782" w:rsidRDefault="00BE130F" w:rsidP="00BE130F">
            <w:pPr>
              <w:jc w:val="both"/>
              <w:rPr>
                <w:ins w:id="6159" w:author="mikle" w:date="2025-10-09T19:45:00Z"/>
                <w:lang w:val="en-US"/>
                <w:rPrChange w:id="6160" w:author="mikle" w:date="2025-10-09T20:07:00Z" w16du:dateUtc="2025-10-10T03:07:00Z">
                  <w:rPr>
                    <w:ins w:id="6161" w:author="mikle" w:date="2025-10-09T19:45:00Z"/>
                  </w:rPr>
                </w:rPrChange>
              </w:rPr>
            </w:pPr>
            <w:ins w:id="6162" w:author="mikle" w:date="2025-10-09T19:45:00Z">
              <w:r w:rsidRPr="00FA2782">
                <w:rPr>
                  <w:lang w:val="en-US"/>
                  <w:rPrChange w:id="6163" w:author="mikle" w:date="2025-10-09T20:07:00Z" w16du:dateUtc="2025-10-10T03:07:00Z">
                    <w:rPr/>
                  </w:rPrChange>
                </w:rPr>
                <w:t xml:space="preserve">    A = max(abs(yr), eps)</w:t>
              </w:r>
            </w:ins>
          </w:p>
          <w:p w14:paraId="48A667B2" w14:textId="77777777" w:rsidR="00BE130F" w:rsidRPr="00FA2782" w:rsidRDefault="00BE130F" w:rsidP="00BE130F">
            <w:pPr>
              <w:jc w:val="both"/>
              <w:rPr>
                <w:ins w:id="6164" w:author="mikle" w:date="2025-10-09T19:45:00Z"/>
                <w:lang w:val="en-US"/>
                <w:rPrChange w:id="6165" w:author="mikle" w:date="2025-10-09T20:07:00Z" w16du:dateUtc="2025-10-10T03:07:00Z">
                  <w:rPr>
                    <w:ins w:id="6166" w:author="mikle" w:date="2025-10-09T19:45:00Z"/>
                  </w:rPr>
                </w:rPrChange>
              </w:rPr>
            </w:pPr>
            <w:ins w:id="6167" w:author="mikle" w:date="2025-10-09T19:45:00Z">
              <w:r w:rsidRPr="00FA2782">
                <w:rPr>
                  <w:lang w:val="en-US"/>
                  <w:rPrChange w:id="6168" w:author="mikle" w:date="2025-10-09T20:07:00Z" w16du:dateUtc="2025-10-10T03:07:00Z">
                    <w:rPr/>
                  </w:rPrChange>
                </w:rPr>
                <w:t xml:space="preserve">    y_low = yr - tol * A</w:t>
              </w:r>
            </w:ins>
          </w:p>
          <w:p w14:paraId="32E4F600" w14:textId="77777777" w:rsidR="00BE130F" w:rsidRPr="00FA2782" w:rsidRDefault="00BE130F" w:rsidP="00BE130F">
            <w:pPr>
              <w:jc w:val="both"/>
              <w:rPr>
                <w:ins w:id="6169" w:author="mikle" w:date="2025-10-09T19:45:00Z"/>
                <w:lang w:val="en-US"/>
                <w:rPrChange w:id="6170" w:author="mikle" w:date="2025-10-09T20:07:00Z" w16du:dateUtc="2025-10-10T03:07:00Z">
                  <w:rPr>
                    <w:ins w:id="6171" w:author="mikle" w:date="2025-10-09T19:45:00Z"/>
                  </w:rPr>
                </w:rPrChange>
              </w:rPr>
            </w:pPr>
            <w:ins w:id="6172" w:author="mikle" w:date="2025-10-09T19:45:00Z">
              <w:r w:rsidRPr="00FA2782">
                <w:rPr>
                  <w:lang w:val="en-US"/>
                  <w:rPrChange w:id="6173" w:author="mikle" w:date="2025-10-09T20:07:00Z" w16du:dateUtc="2025-10-10T03:07:00Z">
                    <w:rPr/>
                  </w:rPrChange>
                </w:rPr>
                <w:t xml:space="preserve">    y_high = yr + tol * A</w:t>
              </w:r>
            </w:ins>
          </w:p>
          <w:p w14:paraId="14BE2BC7" w14:textId="77777777" w:rsidR="00BE130F" w:rsidRPr="00FA2782" w:rsidRDefault="00BE130F" w:rsidP="00BE130F">
            <w:pPr>
              <w:jc w:val="both"/>
              <w:rPr>
                <w:ins w:id="6174" w:author="mikle" w:date="2025-10-09T19:45:00Z"/>
                <w:lang w:val="en-US"/>
                <w:rPrChange w:id="6175" w:author="mikle" w:date="2025-10-09T20:07:00Z" w16du:dateUtc="2025-10-10T03:07:00Z">
                  <w:rPr>
                    <w:ins w:id="6176" w:author="mikle" w:date="2025-10-09T19:45:00Z"/>
                  </w:rPr>
                </w:rPrChange>
              </w:rPr>
            </w:pPr>
          </w:p>
          <w:p w14:paraId="5EA23999" w14:textId="77777777" w:rsidR="00BE130F" w:rsidRPr="00FA2782" w:rsidRDefault="00BE130F" w:rsidP="00BE130F">
            <w:pPr>
              <w:jc w:val="both"/>
              <w:rPr>
                <w:ins w:id="6177" w:author="mikle" w:date="2025-10-09T19:45:00Z"/>
                <w:lang w:val="en-US"/>
                <w:rPrChange w:id="6178" w:author="mikle" w:date="2025-10-09T20:07:00Z" w16du:dateUtc="2025-10-10T03:07:00Z">
                  <w:rPr>
                    <w:ins w:id="6179" w:author="mikle" w:date="2025-10-09T19:45:00Z"/>
                  </w:rPr>
                </w:rPrChange>
              </w:rPr>
            </w:pPr>
            <w:ins w:id="6180" w:author="mikle" w:date="2025-10-09T19:45:00Z">
              <w:r w:rsidRPr="00FA2782">
                <w:rPr>
                  <w:lang w:val="en-US"/>
                  <w:rPrChange w:id="6181" w:author="mikle" w:date="2025-10-09T20:07:00Z" w16du:dateUtc="2025-10-10T03:07:00Z">
                    <w:rPr/>
                  </w:rPrChange>
                </w:rPr>
                <w:t xml:space="preserve">    sgn = 1.0 if yr &gt;= 0 else -1.0</w:t>
              </w:r>
            </w:ins>
          </w:p>
          <w:p w14:paraId="1088874A" w14:textId="77777777" w:rsidR="00BE130F" w:rsidRPr="00FA2782" w:rsidRDefault="00BE130F" w:rsidP="00BE130F">
            <w:pPr>
              <w:jc w:val="both"/>
              <w:rPr>
                <w:ins w:id="6182" w:author="mikle" w:date="2025-10-09T19:45:00Z"/>
                <w:lang w:val="en-US"/>
                <w:rPrChange w:id="6183" w:author="mikle" w:date="2025-10-09T20:07:00Z" w16du:dateUtc="2025-10-10T03:07:00Z">
                  <w:rPr>
                    <w:ins w:id="6184" w:author="mikle" w:date="2025-10-09T19:45:00Z"/>
                  </w:rPr>
                </w:rPrChange>
              </w:rPr>
            </w:pPr>
            <w:ins w:id="6185" w:author="mikle" w:date="2025-10-09T19:45:00Z">
              <w:r w:rsidRPr="00FA2782">
                <w:rPr>
                  <w:lang w:val="en-US"/>
                  <w:rPrChange w:id="6186" w:author="mikle" w:date="2025-10-09T20:07:00Z" w16du:dateUtc="2025-10-10T03:07:00Z">
                    <w:rPr/>
                  </w:rPrChange>
                </w:rPr>
                <w:t xml:space="preserve">    peak = max((yi - yr) * sgn for yi in y)</w:t>
              </w:r>
            </w:ins>
          </w:p>
          <w:p w14:paraId="60BADA27" w14:textId="77777777" w:rsidR="00BE130F" w:rsidRPr="00FA2782" w:rsidRDefault="00BE130F" w:rsidP="00BE130F">
            <w:pPr>
              <w:jc w:val="both"/>
              <w:rPr>
                <w:ins w:id="6187" w:author="mikle" w:date="2025-10-09T19:45:00Z"/>
                <w:lang w:val="en-US"/>
                <w:rPrChange w:id="6188" w:author="mikle" w:date="2025-10-09T20:07:00Z" w16du:dateUtc="2025-10-10T03:07:00Z">
                  <w:rPr>
                    <w:ins w:id="6189" w:author="mikle" w:date="2025-10-09T19:45:00Z"/>
                  </w:rPr>
                </w:rPrChange>
              </w:rPr>
            </w:pPr>
            <w:ins w:id="6190" w:author="mikle" w:date="2025-10-09T19:45:00Z">
              <w:r w:rsidRPr="00FA2782">
                <w:rPr>
                  <w:lang w:val="en-US"/>
                  <w:rPrChange w:id="6191" w:author="mikle" w:date="2025-10-09T20:07:00Z" w16du:dateUtc="2025-10-10T03:07:00Z">
                    <w:rPr/>
                  </w:rPrChange>
                </w:rPr>
                <w:t xml:space="preserve">    Mp_pct = max(0.0, 100.0 * peak / A)</w:t>
              </w:r>
            </w:ins>
          </w:p>
          <w:p w14:paraId="7B4FF3D0" w14:textId="77777777" w:rsidR="00BE130F" w:rsidRPr="00FA2782" w:rsidRDefault="00BE130F" w:rsidP="00BE130F">
            <w:pPr>
              <w:jc w:val="both"/>
              <w:rPr>
                <w:ins w:id="6192" w:author="mikle" w:date="2025-10-09T19:45:00Z"/>
                <w:lang w:val="en-US"/>
                <w:rPrChange w:id="6193" w:author="mikle" w:date="2025-10-09T20:07:00Z" w16du:dateUtc="2025-10-10T03:07:00Z">
                  <w:rPr>
                    <w:ins w:id="6194" w:author="mikle" w:date="2025-10-09T19:45:00Z"/>
                  </w:rPr>
                </w:rPrChange>
              </w:rPr>
            </w:pPr>
          </w:p>
          <w:p w14:paraId="4549771C" w14:textId="77777777" w:rsidR="00BE130F" w:rsidRPr="00FA2782" w:rsidRDefault="00BE130F" w:rsidP="00BE130F">
            <w:pPr>
              <w:jc w:val="both"/>
              <w:rPr>
                <w:ins w:id="6195" w:author="mikle" w:date="2025-10-09T19:45:00Z"/>
                <w:lang w:val="en-US"/>
                <w:rPrChange w:id="6196" w:author="mikle" w:date="2025-10-09T20:07:00Z" w16du:dateUtc="2025-10-10T03:07:00Z">
                  <w:rPr>
                    <w:ins w:id="6197" w:author="mikle" w:date="2025-10-09T19:45:00Z"/>
                  </w:rPr>
                </w:rPrChange>
              </w:rPr>
            </w:pPr>
            <w:ins w:id="6198" w:author="mikle" w:date="2025-10-09T19:45:00Z">
              <w:r w:rsidRPr="00FA2782">
                <w:rPr>
                  <w:lang w:val="en-US"/>
                  <w:rPrChange w:id="6199" w:author="mikle" w:date="2025-10-09T20:07:00Z" w16du:dateUtc="2025-10-10T03:07:00Z">
                    <w:rPr/>
                  </w:rPrChange>
                </w:rPr>
                <w:t xml:space="preserve">    Ts = None</w:t>
              </w:r>
            </w:ins>
          </w:p>
          <w:p w14:paraId="2E6B5373" w14:textId="77777777" w:rsidR="00BE130F" w:rsidRPr="00FA2782" w:rsidRDefault="00BE130F" w:rsidP="00BE130F">
            <w:pPr>
              <w:jc w:val="both"/>
              <w:rPr>
                <w:ins w:id="6200" w:author="mikle" w:date="2025-10-09T19:45:00Z"/>
                <w:lang w:val="en-US"/>
                <w:rPrChange w:id="6201" w:author="mikle" w:date="2025-10-09T20:07:00Z" w16du:dateUtc="2025-10-10T03:07:00Z">
                  <w:rPr>
                    <w:ins w:id="6202" w:author="mikle" w:date="2025-10-09T19:45:00Z"/>
                  </w:rPr>
                </w:rPrChange>
              </w:rPr>
            </w:pPr>
            <w:ins w:id="6203" w:author="mikle" w:date="2025-10-09T19:45:00Z">
              <w:r w:rsidRPr="00FA2782">
                <w:rPr>
                  <w:lang w:val="en-US"/>
                  <w:rPrChange w:id="6204" w:author="mikle" w:date="2025-10-09T20:07:00Z" w16du:dateUtc="2025-10-10T03:07:00Z">
                    <w:rPr/>
                  </w:rPrChange>
                </w:rPr>
                <w:t xml:space="preserve">    for i in range(len(t)):</w:t>
              </w:r>
            </w:ins>
          </w:p>
          <w:p w14:paraId="666D3A4B" w14:textId="77777777" w:rsidR="00BE130F" w:rsidRPr="00FA2782" w:rsidRDefault="00BE130F" w:rsidP="00BE130F">
            <w:pPr>
              <w:jc w:val="both"/>
              <w:rPr>
                <w:ins w:id="6205" w:author="mikle" w:date="2025-10-09T19:45:00Z"/>
                <w:lang w:val="en-US"/>
                <w:rPrChange w:id="6206" w:author="mikle" w:date="2025-10-09T20:07:00Z" w16du:dateUtc="2025-10-10T03:07:00Z">
                  <w:rPr>
                    <w:ins w:id="6207" w:author="mikle" w:date="2025-10-09T19:45:00Z"/>
                  </w:rPr>
                </w:rPrChange>
              </w:rPr>
            </w:pPr>
            <w:ins w:id="6208" w:author="mikle" w:date="2025-10-09T19:45:00Z">
              <w:r w:rsidRPr="00FA2782">
                <w:rPr>
                  <w:lang w:val="en-US"/>
                  <w:rPrChange w:id="6209" w:author="mikle" w:date="2025-10-09T20:07:00Z" w16du:dateUtc="2025-10-10T03:07:00Z">
                    <w:rPr/>
                  </w:rPrChange>
                </w:rPr>
                <w:t xml:space="preserve">        if all(abs(y[j] - yr) &lt;= tol * A for j in range(i, len(t))):</w:t>
              </w:r>
            </w:ins>
          </w:p>
          <w:p w14:paraId="07622F15" w14:textId="77777777" w:rsidR="00BE130F" w:rsidRPr="00FA2782" w:rsidRDefault="00BE130F" w:rsidP="00BE130F">
            <w:pPr>
              <w:jc w:val="both"/>
              <w:rPr>
                <w:ins w:id="6210" w:author="mikle" w:date="2025-10-09T19:45:00Z"/>
                <w:lang w:val="en-US"/>
                <w:rPrChange w:id="6211" w:author="mikle" w:date="2025-10-09T20:07:00Z" w16du:dateUtc="2025-10-10T03:07:00Z">
                  <w:rPr>
                    <w:ins w:id="6212" w:author="mikle" w:date="2025-10-09T19:45:00Z"/>
                  </w:rPr>
                </w:rPrChange>
              </w:rPr>
            </w:pPr>
            <w:ins w:id="6213" w:author="mikle" w:date="2025-10-09T19:45:00Z">
              <w:r w:rsidRPr="00FA2782">
                <w:rPr>
                  <w:lang w:val="en-US"/>
                  <w:rPrChange w:id="6214" w:author="mikle" w:date="2025-10-09T20:07:00Z" w16du:dateUtc="2025-10-10T03:07:00Z">
                    <w:rPr/>
                  </w:rPrChange>
                </w:rPr>
                <w:lastRenderedPageBreak/>
                <w:t xml:space="preserve">            Ts = t[i]; break</w:t>
              </w:r>
            </w:ins>
          </w:p>
          <w:p w14:paraId="5CB4F851" w14:textId="77777777" w:rsidR="00BE130F" w:rsidRPr="00FA2782" w:rsidRDefault="00BE130F" w:rsidP="00BE130F">
            <w:pPr>
              <w:jc w:val="both"/>
              <w:rPr>
                <w:ins w:id="6215" w:author="mikle" w:date="2025-10-09T19:45:00Z"/>
                <w:lang w:val="en-US"/>
                <w:rPrChange w:id="6216" w:author="mikle" w:date="2025-10-09T20:07:00Z" w16du:dateUtc="2025-10-10T03:07:00Z">
                  <w:rPr>
                    <w:ins w:id="6217" w:author="mikle" w:date="2025-10-09T19:45:00Z"/>
                  </w:rPr>
                </w:rPrChange>
              </w:rPr>
            </w:pPr>
            <w:ins w:id="6218" w:author="mikle" w:date="2025-10-09T19:45:00Z">
              <w:r w:rsidRPr="00FA2782">
                <w:rPr>
                  <w:lang w:val="en-US"/>
                  <w:rPrChange w:id="6219" w:author="mikle" w:date="2025-10-09T20:07:00Z" w16du:dateUtc="2025-10-10T03:07:00Z">
                    <w:rPr/>
                  </w:rPrChange>
                </w:rPr>
                <w:t xml:space="preserve">    return (y_low, y_high), Mp_pct, Ts</w:t>
              </w:r>
            </w:ins>
          </w:p>
          <w:p w14:paraId="25A72467" w14:textId="77777777" w:rsidR="00BE130F" w:rsidRPr="00FA2782" w:rsidRDefault="00BE130F" w:rsidP="00BE130F">
            <w:pPr>
              <w:jc w:val="both"/>
              <w:rPr>
                <w:ins w:id="6220" w:author="mikle" w:date="2025-10-09T19:45:00Z"/>
                <w:lang w:val="en-US"/>
                <w:rPrChange w:id="6221" w:author="mikle" w:date="2025-10-09T20:07:00Z" w16du:dateUtc="2025-10-10T03:07:00Z">
                  <w:rPr>
                    <w:ins w:id="6222" w:author="mikle" w:date="2025-10-09T19:45:00Z"/>
                  </w:rPr>
                </w:rPrChange>
              </w:rPr>
            </w:pPr>
          </w:p>
          <w:p w14:paraId="182C4941" w14:textId="77777777" w:rsidR="00BE130F" w:rsidRPr="00FA2782" w:rsidRDefault="00BE130F" w:rsidP="00BE130F">
            <w:pPr>
              <w:jc w:val="both"/>
              <w:rPr>
                <w:ins w:id="6223" w:author="mikle" w:date="2025-10-09T19:45:00Z"/>
                <w:lang w:val="en-US"/>
                <w:rPrChange w:id="6224" w:author="mikle" w:date="2025-10-09T20:07:00Z" w16du:dateUtc="2025-10-10T03:07:00Z">
                  <w:rPr>
                    <w:ins w:id="6225" w:author="mikle" w:date="2025-10-09T19:45:00Z"/>
                  </w:rPr>
                </w:rPrChange>
              </w:rPr>
            </w:pPr>
            <w:ins w:id="6226" w:author="mikle" w:date="2025-10-09T19:45:00Z">
              <w:r w:rsidRPr="00FA2782">
                <w:rPr>
                  <w:lang w:val="en-US"/>
                  <w:rPrChange w:id="6227" w:author="mikle" w:date="2025-10-09T20:07:00Z" w16du:dateUtc="2025-10-10T03:07:00Z">
                    <w:rPr/>
                  </w:rPrChange>
                </w:rPr>
                <w:t>def compute_step_responses(p: Dict[str, Any]) -&gt; StepResponses:</w:t>
              </w:r>
            </w:ins>
          </w:p>
          <w:p w14:paraId="7603012D" w14:textId="77777777" w:rsidR="00BE130F" w:rsidRPr="00FA2782" w:rsidRDefault="00BE130F" w:rsidP="00BE130F">
            <w:pPr>
              <w:jc w:val="both"/>
              <w:rPr>
                <w:ins w:id="6228" w:author="mikle" w:date="2025-10-09T19:45:00Z"/>
                <w:lang w:val="en-US"/>
                <w:rPrChange w:id="6229" w:author="mikle" w:date="2025-10-09T20:07:00Z" w16du:dateUtc="2025-10-10T03:07:00Z">
                  <w:rPr>
                    <w:ins w:id="6230" w:author="mikle" w:date="2025-10-09T19:45:00Z"/>
                  </w:rPr>
                </w:rPrChange>
              </w:rPr>
            </w:pPr>
            <w:ins w:id="6231" w:author="mikle" w:date="2025-10-09T19:45:00Z">
              <w:r w:rsidRPr="00FA2782">
                <w:rPr>
                  <w:lang w:val="en-US"/>
                  <w:rPrChange w:id="6232" w:author="mikle" w:date="2025-10-09T20:07:00Z" w16du:dateUtc="2025-10-10T03:07:00Z">
                    <w:rPr/>
                  </w:rPrChange>
                </w:rPr>
                <w:t xml:space="preserve">    dt = p["dt"]</w:t>
              </w:r>
            </w:ins>
          </w:p>
          <w:p w14:paraId="6C510EE2" w14:textId="77777777" w:rsidR="00BE130F" w:rsidRPr="00FA2782" w:rsidRDefault="00BE130F" w:rsidP="00BE130F">
            <w:pPr>
              <w:jc w:val="both"/>
              <w:rPr>
                <w:ins w:id="6233" w:author="mikle" w:date="2025-10-09T19:45:00Z"/>
                <w:lang w:val="en-US"/>
                <w:rPrChange w:id="6234" w:author="mikle" w:date="2025-10-09T20:07:00Z" w16du:dateUtc="2025-10-10T03:07:00Z">
                  <w:rPr>
                    <w:ins w:id="6235" w:author="mikle" w:date="2025-10-09T19:45:00Z"/>
                  </w:rPr>
                </w:rPrChange>
              </w:rPr>
            </w:pPr>
          </w:p>
          <w:p w14:paraId="7CB4F7BF" w14:textId="6E58E6AF" w:rsidR="00BE130F" w:rsidRPr="00FA2782" w:rsidRDefault="00BE130F" w:rsidP="00BE130F">
            <w:pPr>
              <w:jc w:val="both"/>
              <w:rPr>
                <w:ins w:id="6236" w:author="mikle" w:date="2025-10-09T19:45:00Z"/>
                <w:lang w:val="en-US"/>
                <w:rPrChange w:id="6237" w:author="mikle" w:date="2025-10-09T20:07:00Z" w16du:dateUtc="2025-10-10T03:07:00Z">
                  <w:rPr>
                    <w:ins w:id="6238" w:author="mikle" w:date="2025-10-09T19:45:00Z"/>
                  </w:rPr>
                </w:rPrChange>
              </w:rPr>
            </w:pPr>
          </w:p>
          <w:p w14:paraId="45916022" w14:textId="77777777" w:rsidR="00BE130F" w:rsidRPr="00FA2782" w:rsidRDefault="00BE130F" w:rsidP="00BE130F">
            <w:pPr>
              <w:jc w:val="both"/>
              <w:rPr>
                <w:ins w:id="6239" w:author="mikle" w:date="2025-10-09T19:45:00Z"/>
                <w:lang w:val="en-US"/>
                <w:rPrChange w:id="6240" w:author="mikle" w:date="2025-10-09T20:07:00Z" w16du:dateUtc="2025-10-10T03:07:00Z">
                  <w:rPr>
                    <w:ins w:id="6241" w:author="mikle" w:date="2025-10-09T19:45:00Z"/>
                  </w:rPr>
                </w:rPrChange>
              </w:rPr>
            </w:pPr>
            <w:ins w:id="6242" w:author="mikle" w:date="2025-10-09T19:45:00Z">
              <w:r w:rsidRPr="00FA2782">
                <w:rPr>
                  <w:lang w:val="en-US"/>
                  <w:rPrChange w:id="6243" w:author="mikle" w:date="2025-10-09T20:07:00Z" w16du:dateUtc="2025-10-10T03:07:00Z">
                    <w:rPr/>
                  </w:rPrChange>
                </w:rPr>
                <w:t xml:space="preserve">    yaw_kwargs = dict(</w:t>
              </w:r>
            </w:ins>
          </w:p>
          <w:p w14:paraId="7521DB07" w14:textId="77777777" w:rsidR="00BE130F" w:rsidRPr="00FA2782" w:rsidRDefault="00BE130F" w:rsidP="00BE130F">
            <w:pPr>
              <w:jc w:val="both"/>
              <w:rPr>
                <w:ins w:id="6244" w:author="mikle" w:date="2025-10-09T19:45:00Z"/>
                <w:lang w:val="en-US"/>
                <w:rPrChange w:id="6245" w:author="mikle" w:date="2025-10-09T20:07:00Z" w16du:dateUtc="2025-10-10T03:07:00Z">
                  <w:rPr>
                    <w:ins w:id="6246" w:author="mikle" w:date="2025-10-09T19:45:00Z"/>
                  </w:rPr>
                </w:rPrChange>
              </w:rPr>
            </w:pPr>
            <w:ins w:id="6247" w:author="mikle" w:date="2025-10-09T19:45:00Z">
              <w:r w:rsidRPr="00FA2782">
                <w:rPr>
                  <w:lang w:val="en-US"/>
                  <w:rPrChange w:id="6248" w:author="mikle" w:date="2025-10-09T20:07:00Z" w16du:dateUtc="2025-10-10T03:07:00Z">
                    <w:rPr/>
                  </w:rPrChange>
                </w:rPr>
                <w:t xml:space="preserve">        Jy=p["Jy"], L55=p["L55"], Cwy1=p["Cwy1"], Cwy2=p["Cwy2"],</w:t>
              </w:r>
            </w:ins>
          </w:p>
          <w:p w14:paraId="2EDCA437" w14:textId="77777777" w:rsidR="00BE130F" w:rsidRPr="00FA2782" w:rsidRDefault="00BE130F" w:rsidP="00BE130F">
            <w:pPr>
              <w:jc w:val="both"/>
              <w:rPr>
                <w:ins w:id="6249" w:author="mikle" w:date="2025-10-09T19:45:00Z"/>
                <w:lang w:val="en-US"/>
                <w:rPrChange w:id="6250" w:author="mikle" w:date="2025-10-09T20:07:00Z" w16du:dateUtc="2025-10-10T03:07:00Z">
                  <w:rPr>
                    <w:ins w:id="6251" w:author="mikle" w:date="2025-10-09T19:45:00Z"/>
                  </w:rPr>
                </w:rPrChange>
              </w:rPr>
            </w:pPr>
            <w:ins w:id="6252" w:author="mikle" w:date="2025-10-09T19:45:00Z">
              <w:r w:rsidRPr="00FA2782">
                <w:rPr>
                  <w:lang w:val="en-US"/>
                  <w:rPrChange w:id="6253" w:author="mikle" w:date="2025-10-09T20:07:00Z" w16du:dateUtc="2025-10-10T03:07:00Z">
                    <w:rPr/>
                  </w:rPrChange>
                </w:rPr>
                <w:t xml:space="preserve">        Tdv=p["Tdv"], Kdv=p["Kdv_yaw"], b=p["b"], Umax=p["Umax_yaw"],</w:t>
              </w:r>
            </w:ins>
          </w:p>
          <w:p w14:paraId="61949171" w14:textId="77777777" w:rsidR="00BE130F" w:rsidRPr="00FA2782" w:rsidRDefault="00BE130F" w:rsidP="00BE130F">
            <w:pPr>
              <w:jc w:val="both"/>
              <w:rPr>
                <w:ins w:id="6254" w:author="mikle" w:date="2025-10-09T19:45:00Z"/>
                <w:lang w:val="en-US"/>
                <w:rPrChange w:id="6255" w:author="mikle" w:date="2025-10-09T20:07:00Z" w16du:dateUtc="2025-10-10T03:07:00Z">
                  <w:rPr>
                    <w:ins w:id="6256" w:author="mikle" w:date="2025-10-09T19:45:00Z"/>
                  </w:rPr>
                </w:rPrChange>
              </w:rPr>
            </w:pPr>
            <w:ins w:id="6257" w:author="mikle" w:date="2025-10-09T19:45:00Z">
              <w:r w:rsidRPr="00FA2782">
                <w:rPr>
                  <w:lang w:val="en-US"/>
                  <w:rPrChange w:id="6258" w:author="mikle" w:date="2025-10-09T20:07:00Z" w16du:dateUtc="2025-10-10T03:07:00Z">
                    <w:rPr/>
                  </w:rPrChange>
                </w:rPr>
                <w:t xml:space="preserve">        K1=p["K1"], K2=p["K2"],</w:t>
              </w:r>
            </w:ins>
          </w:p>
          <w:p w14:paraId="1B9C967C" w14:textId="77777777" w:rsidR="00BE130F" w:rsidRPr="00FA2782" w:rsidRDefault="00BE130F" w:rsidP="00BE130F">
            <w:pPr>
              <w:jc w:val="both"/>
              <w:rPr>
                <w:ins w:id="6259" w:author="mikle" w:date="2025-10-09T19:45:00Z"/>
                <w:lang w:val="en-US"/>
                <w:rPrChange w:id="6260" w:author="mikle" w:date="2025-10-09T20:07:00Z" w16du:dateUtc="2025-10-10T03:07:00Z">
                  <w:rPr>
                    <w:ins w:id="6261" w:author="mikle" w:date="2025-10-09T19:45:00Z"/>
                  </w:rPr>
                </w:rPrChange>
              </w:rPr>
            </w:pPr>
            <w:ins w:id="6262" w:author="mikle" w:date="2025-10-09T19:45:00Z">
              <w:r w:rsidRPr="00FA2782">
                <w:rPr>
                  <w:lang w:val="en-US"/>
                  <w:rPrChange w:id="6263" w:author="mikle" w:date="2025-10-09T20:07:00Z" w16du:dateUtc="2025-10-10T03:07:00Z">
                    <w:rPr/>
                  </w:rPrChange>
                </w:rPr>
                <w:t xml:space="preserve">        Mdist=p["Mdist"],</w:t>
              </w:r>
            </w:ins>
          </w:p>
          <w:p w14:paraId="6145E53E" w14:textId="77777777" w:rsidR="00BE130F" w:rsidRPr="00FA2782" w:rsidRDefault="00BE130F" w:rsidP="00BE130F">
            <w:pPr>
              <w:jc w:val="both"/>
              <w:rPr>
                <w:ins w:id="6264" w:author="mikle" w:date="2025-10-09T19:45:00Z"/>
                <w:lang w:val="en-US"/>
                <w:rPrChange w:id="6265" w:author="mikle" w:date="2025-10-09T20:07:00Z" w16du:dateUtc="2025-10-10T03:07:00Z">
                  <w:rPr>
                    <w:ins w:id="6266" w:author="mikle" w:date="2025-10-09T19:45:00Z"/>
                  </w:rPr>
                </w:rPrChange>
              </w:rPr>
            </w:pPr>
            <w:ins w:id="6267" w:author="mikle" w:date="2025-10-09T19:45:00Z">
              <w:r w:rsidRPr="00FA2782">
                <w:rPr>
                  <w:lang w:val="en-US"/>
                  <w:rPrChange w:id="6268" w:author="mikle" w:date="2025-10-09T20:07:00Z" w16du:dateUtc="2025-10-10T03:07:00Z">
                    <w:rPr/>
                  </w:rPrChange>
                </w:rPr>
                <w:t xml:space="preserve">        Fcur_yaw_mag=p["Fcur_yaw_mag"], Fcur_yaw_dir_deg=p["Fcur_yaw_dir_deg"], l_yaw_arm=p["l_yaw_arm"],</w:t>
              </w:r>
            </w:ins>
          </w:p>
          <w:p w14:paraId="51785F54" w14:textId="77777777" w:rsidR="00BE130F" w:rsidRPr="00FA2782" w:rsidRDefault="00BE130F" w:rsidP="00BE130F">
            <w:pPr>
              <w:jc w:val="both"/>
              <w:rPr>
                <w:ins w:id="6269" w:author="mikle" w:date="2025-10-09T19:45:00Z"/>
                <w:lang w:val="en-US"/>
                <w:rPrChange w:id="6270" w:author="mikle" w:date="2025-10-09T20:07:00Z" w16du:dateUtc="2025-10-10T03:07:00Z">
                  <w:rPr>
                    <w:ins w:id="6271" w:author="mikle" w:date="2025-10-09T19:45:00Z"/>
                  </w:rPr>
                </w:rPrChange>
              </w:rPr>
            </w:pPr>
            <w:ins w:id="6272" w:author="mikle" w:date="2025-10-09T19:45:00Z">
              <w:r w:rsidRPr="00FA2782">
                <w:rPr>
                  <w:lang w:val="en-US"/>
                  <w:rPrChange w:id="6273" w:author="mikle" w:date="2025-10-09T20:07:00Z" w16du:dateUtc="2025-10-10T03:07:00Z">
                    <w:rPr/>
                  </w:rPrChange>
                </w:rPr>
                <w:t xml:space="preserve">        use_5pct_error_psi=p["use_5pct_error_psi"], use_5pct_error_r=p["use_5pct_error_r"],</w:t>
              </w:r>
            </w:ins>
          </w:p>
          <w:p w14:paraId="11EDF143" w14:textId="77777777" w:rsidR="00BE130F" w:rsidRPr="00FA2782" w:rsidRDefault="00BE130F" w:rsidP="00BE130F">
            <w:pPr>
              <w:jc w:val="both"/>
              <w:rPr>
                <w:ins w:id="6274" w:author="mikle" w:date="2025-10-09T19:45:00Z"/>
                <w:lang w:val="en-US"/>
                <w:rPrChange w:id="6275" w:author="mikle" w:date="2025-10-09T20:07:00Z" w16du:dateUtc="2025-10-10T03:07:00Z">
                  <w:rPr>
                    <w:ins w:id="6276" w:author="mikle" w:date="2025-10-09T19:45:00Z"/>
                  </w:rPr>
                </w:rPrChange>
              </w:rPr>
            </w:pPr>
            <w:ins w:id="6277" w:author="mikle" w:date="2025-10-09T19:45:00Z">
              <w:r w:rsidRPr="00FA2782">
                <w:rPr>
                  <w:lang w:val="en-US"/>
                  <w:rPrChange w:id="6278" w:author="mikle" w:date="2025-10-09T20:07:00Z" w16du:dateUtc="2025-10-10T03:07:00Z">
                    <w:rPr/>
                  </w:rPrChange>
                </w:rPr>
                <w:t xml:space="preserve">        meas_scale=p["meas_scale"], dt=dt</w:t>
              </w:r>
            </w:ins>
          </w:p>
          <w:p w14:paraId="704D3F59" w14:textId="77777777" w:rsidR="00BE130F" w:rsidRPr="00FA2782" w:rsidRDefault="00BE130F" w:rsidP="00BE130F">
            <w:pPr>
              <w:jc w:val="both"/>
              <w:rPr>
                <w:ins w:id="6279" w:author="mikle" w:date="2025-10-09T19:45:00Z"/>
                <w:lang w:val="en-US"/>
                <w:rPrChange w:id="6280" w:author="mikle" w:date="2025-10-09T20:07:00Z" w16du:dateUtc="2025-10-10T03:07:00Z">
                  <w:rPr>
                    <w:ins w:id="6281" w:author="mikle" w:date="2025-10-09T19:45:00Z"/>
                  </w:rPr>
                </w:rPrChange>
              </w:rPr>
            </w:pPr>
            <w:ins w:id="6282" w:author="mikle" w:date="2025-10-09T19:45:00Z">
              <w:r w:rsidRPr="00FA2782">
                <w:rPr>
                  <w:lang w:val="en-US"/>
                  <w:rPrChange w:id="6283" w:author="mikle" w:date="2025-10-09T20:07:00Z" w16du:dateUtc="2025-10-10T03:07:00Z">
                    <w:rPr/>
                  </w:rPrChange>
                </w:rPr>
                <w:t xml:space="preserve">    )</w:t>
              </w:r>
            </w:ins>
          </w:p>
          <w:p w14:paraId="5E843962" w14:textId="77777777" w:rsidR="00BE130F" w:rsidRPr="00FA2782" w:rsidRDefault="00BE130F" w:rsidP="00BE130F">
            <w:pPr>
              <w:jc w:val="both"/>
              <w:rPr>
                <w:ins w:id="6284" w:author="mikle" w:date="2025-10-09T19:45:00Z"/>
                <w:lang w:val="en-US"/>
                <w:rPrChange w:id="6285" w:author="mikle" w:date="2025-10-09T20:07:00Z" w16du:dateUtc="2025-10-10T03:07:00Z">
                  <w:rPr>
                    <w:ins w:id="6286" w:author="mikle" w:date="2025-10-09T19:45:00Z"/>
                  </w:rPr>
                </w:rPrChange>
              </w:rPr>
            </w:pPr>
            <w:ins w:id="6287" w:author="mikle" w:date="2025-10-09T19:45:00Z">
              <w:r w:rsidRPr="00FA2782">
                <w:rPr>
                  <w:lang w:val="en-US"/>
                  <w:rPrChange w:id="6288" w:author="mikle" w:date="2025-10-09T20:07:00Z" w16du:dateUtc="2025-10-10T03:07:00Z">
                    <w:rPr/>
                  </w:rPrChange>
                </w:rPr>
                <w:t xml:space="preserve">    sys_yaw = Kurs(**yaw_kwargs)</w:t>
              </w:r>
            </w:ins>
          </w:p>
          <w:p w14:paraId="119A4EC7" w14:textId="77777777" w:rsidR="00BE130F" w:rsidRPr="00FA2782" w:rsidRDefault="00BE130F" w:rsidP="00BE130F">
            <w:pPr>
              <w:jc w:val="both"/>
              <w:rPr>
                <w:ins w:id="6289" w:author="mikle" w:date="2025-10-09T19:45:00Z"/>
                <w:lang w:val="en-US"/>
                <w:rPrChange w:id="6290" w:author="mikle" w:date="2025-10-09T20:07:00Z" w16du:dateUtc="2025-10-10T03:07:00Z">
                  <w:rPr>
                    <w:ins w:id="6291" w:author="mikle" w:date="2025-10-09T19:45:00Z"/>
                  </w:rPr>
                </w:rPrChange>
              </w:rPr>
            </w:pPr>
            <w:ins w:id="6292" w:author="mikle" w:date="2025-10-09T19:45:00Z">
              <w:r w:rsidRPr="00FA2782">
                <w:rPr>
                  <w:lang w:val="en-US"/>
                  <w:rPrChange w:id="6293" w:author="mikle" w:date="2025-10-09T20:07:00Z" w16du:dateUtc="2025-10-10T03:07:00Z">
                    <w:rPr/>
                  </w:rPrChange>
                </w:rPr>
                <w:t xml:space="preserve">    T_yaw = max(dt, float(p["yaw_step_T"]))</w:t>
              </w:r>
            </w:ins>
          </w:p>
          <w:p w14:paraId="67CCEA87" w14:textId="77777777" w:rsidR="00BE130F" w:rsidRPr="00FA2782" w:rsidRDefault="00BE130F" w:rsidP="00BE130F">
            <w:pPr>
              <w:jc w:val="both"/>
              <w:rPr>
                <w:ins w:id="6294" w:author="mikle" w:date="2025-10-09T19:45:00Z"/>
                <w:lang w:val="en-US"/>
                <w:rPrChange w:id="6295" w:author="mikle" w:date="2025-10-09T20:07:00Z" w16du:dateUtc="2025-10-10T03:07:00Z">
                  <w:rPr>
                    <w:ins w:id="6296" w:author="mikle" w:date="2025-10-09T19:45:00Z"/>
                  </w:rPr>
                </w:rPrChange>
              </w:rPr>
            </w:pPr>
            <w:ins w:id="6297" w:author="mikle" w:date="2025-10-09T19:45:00Z">
              <w:r w:rsidRPr="00FA2782">
                <w:rPr>
                  <w:lang w:val="en-US"/>
                  <w:rPrChange w:id="6298" w:author="mikle" w:date="2025-10-09T20:07:00Z" w16du:dateUtc="2025-10-10T03:07:00Z">
                    <w:rPr/>
                  </w:rPrChange>
                </w:rPr>
                <w:t xml:space="preserve">    amp_yaw = float(p["yaw_step_amp_deg"])</w:t>
              </w:r>
            </w:ins>
          </w:p>
          <w:p w14:paraId="3B4E2CC3" w14:textId="77777777" w:rsidR="00BE130F" w:rsidRPr="00FA2782" w:rsidRDefault="00BE130F" w:rsidP="00BE130F">
            <w:pPr>
              <w:jc w:val="both"/>
              <w:rPr>
                <w:ins w:id="6299" w:author="mikle" w:date="2025-10-09T19:45:00Z"/>
                <w:lang w:val="en-US"/>
                <w:rPrChange w:id="6300" w:author="mikle" w:date="2025-10-09T20:07:00Z" w16du:dateUtc="2025-10-10T03:07:00Z">
                  <w:rPr>
                    <w:ins w:id="6301" w:author="mikle" w:date="2025-10-09T19:45:00Z"/>
                  </w:rPr>
                </w:rPrChange>
              </w:rPr>
            </w:pPr>
          </w:p>
          <w:p w14:paraId="41180803" w14:textId="77777777" w:rsidR="00BE130F" w:rsidRPr="00FA2782" w:rsidRDefault="00BE130F" w:rsidP="00BE130F">
            <w:pPr>
              <w:jc w:val="both"/>
              <w:rPr>
                <w:ins w:id="6302" w:author="mikle" w:date="2025-10-09T19:45:00Z"/>
                <w:lang w:val="en-US"/>
                <w:rPrChange w:id="6303" w:author="mikle" w:date="2025-10-09T20:07:00Z" w16du:dateUtc="2025-10-10T03:07:00Z">
                  <w:rPr>
                    <w:ins w:id="6304" w:author="mikle" w:date="2025-10-09T19:45:00Z"/>
                  </w:rPr>
                </w:rPrChange>
              </w:rPr>
            </w:pPr>
            <w:ins w:id="6305" w:author="mikle" w:date="2025-10-09T19:45:00Z">
              <w:r w:rsidRPr="00FA2782">
                <w:rPr>
                  <w:lang w:val="en-US"/>
                  <w:rPrChange w:id="6306" w:author="mikle" w:date="2025-10-09T20:07:00Z" w16du:dateUtc="2025-10-10T03:07:00Z">
                    <w:rPr/>
                  </w:rPrChange>
                </w:rPr>
                <w:t xml:space="preserve">    t_yaw = [0.0]; yaw_deg = [sys_yaw.psi * RAD2DEG]; yaw_ref = [amp_yaw]</w:t>
              </w:r>
            </w:ins>
          </w:p>
          <w:p w14:paraId="51F82664" w14:textId="77777777" w:rsidR="00BE130F" w:rsidRPr="00FA2782" w:rsidRDefault="00BE130F" w:rsidP="00BE130F">
            <w:pPr>
              <w:jc w:val="both"/>
              <w:rPr>
                <w:ins w:id="6307" w:author="mikle" w:date="2025-10-09T19:45:00Z"/>
                <w:lang w:val="en-US"/>
                <w:rPrChange w:id="6308" w:author="mikle" w:date="2025-10-09T20:07:00Z" w16du:dateUtc="2025-10-10T03:07:00Z">
                  <w:rPr>
                    <w:ins w:id="6309" w:author="mikle" w:date="2025-10-09T19:45:00Z"/>
                  </w:rPr>
                </w:rPrChange>
              </w:rPr>
            </w:pPr>
            <w:ins w:id="6310" w:author="mikle" w:date="2025-10-09T19:45:00Z">
              <w:r w:rsidRPr="00FA2782">
                <w:rPr>
                  <w:lang w:val="en-US"/>
                  <w:rPrChange w:id="6311" w:author="mikle" w:date="2025-10-09T20:07:00Z" w16du:dateUtc="2025-10-10T03:07:00Z">
                    <w:rPr/>
                  </w:rPrChange>
                </w:rPr>
                <w:t xml:space="preserve">    tcur = 0.0</w:t>
              </w:r>
            </w:ins>
          </w:p>
          <w:p w14:paraId="37E5B939" w14:textId="77777777" w:rsidR="00BE130F" w:rsidRPr="00FA2782" w:rsidRDefault="00BE130F" w:rsidP="00BE130F">
            <w:pPr>
              <w:jc w:val="both"/>
              <w:rPr>
                <w:ins w:id="6312" w:author="mikle" w:date="2025-10-09T19:45:00Z"/>
                <w:lang w:val="en-US"/>
                <w:rPrChange w:id="6313" w:author="mikle" w:date="2025-10-09T20:07:00Z" w16du:dateUtc="2025-10-10T03:07:00Z">
                  <w:rPr>
                    <w:ins w:id="6314" w:author="mikle" w:date="2025-10-09T19:45:00Z"/>
                  </w:rPr>
                </w:rPrChange>
              </w:rPr>
            </w:pPr>
            <w:ins w:id="6315" w:author="mikle" w:date="2025-10-09T19:45:00Z">
              <w:r w:rsidRPr="00FA2782">
                <w:rPr>
                  <w:lang w:val="en-US"/>
                  <w:rPrChange w:id="6316" w:author="mikle" w:date="2025-10-09T20:07:00Z" w16du:dateUtc="2025-10-10T03:07:00Z">
                    <w:rPr/>
                  </w:rPrChange>
                </w:rPr>
                <w:t xml:space="preserve">    while tcur &lt; T_yaw:</w:t>
              </w:r>
            </w:ins>
          </w:p>
          <w:p w14:paraId="02FF92F5" w14:textId="77777777" w:rsidR="00BE130F" w:rsidRPr="00FA2782" w:rsidRDefault="00BE130F" w:rsidP="00BE130F">
            <w:pPr>
              <w:jc w:val="both"/>
              <w:rPr>
                <w:ins w:id="6317" w:author="mikle" w:date="2025-10-09T19:45:00Z"/>
                <w:lang w:val="en-US"/>
                <w:rPrChange w:id="6318" w:author="mikle" w:date="2025-10-09T20:07:00Z" w16du:dateUtc="2025-10-10T03:07:00Z">
                  <w:rPr>
                    <w:ins w:id="6319" w:author="mikle" w:date="2025-10-09T19:45:00Z"/>
                  </w:rPr>
                </w:rPrChange>
              </w:rPr>
            </w:pPr>
            <w:ins w:id="6320" w:author="mikle" w:date="2025-10-09T19:45:00Z">
              <w:r w:rsidRPr="00FA2782">
                <w:rPr>
                  <w:lang w:val="en-US"/>
                  <w:rPrChange w:id="6321" w:author="mikle" w:date="2025-10-09T20:07:00Z" w16du:dateUtc="2025-10-10T03:07:00Z">
                    <w:rPr/>
                  </w:rPrChange>
                </w:rPr>
                <w:t xml:space="preserve">        tcur += dt</w:t>
              </w:r>
            </w:ins>
          </w:p>
          <w:p w14:paraId="21B56CEA" w14:textId="77777777" w:rsidR="00BE130F" w:rsidRPr="00FA2782" w:rsidRDefault="00BE130F" w:rsidP="00BE130F">
            <w:pPr>
              <w:jc w:val="both"/>
              <w:rPr>
                <w:ins w:id="6322" w:author="mikle" w:date="2025-10-09T19:45:00Z"/>
                <w:lang w:val="en-US"/>
                <w:rPrChange w:id="6323" w:author="mikle" w:date="2025-10-09T20:07:00Z" w16du:dateUtc="2025-10-10T03:07:00Z">
                  <w:rPr>
                    <w:ins w:id="6324" w:author="mikle" w:date="2025-10-09T19:45:00Z"/>
                  </w:rPr>
                </w:rPrChange>
              </w:rPr>
            </w:pPr>
            <w:ins w:id="6325" w:author="mikle" w:date="2025-10-09T19:45:00Z">
              <w:r w:rsidRPr="00FA2782">
                <w:rPr>
                  <w:lang w:val="en-US"/>
                  <w:rPrChange w:id="6326" w:author="mikle" w:date="2025-10-09T20:07:00Z" w16du:dateUtc="2025-10-10T03:07:00Z">
                    <w:rPr/>
                  </w:rPrChange>
                </w:rPr>
                <w:t xml:space="preserve">        y = sys_yaw.step(amp_yaw)</w:t>
              </w:r>
            </w:ins>
          </w:p>
          <w:p w14:paraId="4820116B" w14:textId="77777777" w:rsidR="00BE130F" w:rsidRPr="00FA2782" w:rsidRDefault="00BE130F" w:rsidP="00BE130F">
            <w:pPr>
              <w:jc w:val="both"/>
              <w:rPr>
                <w:ins w:id="6327" w:author="mikle" w:date="2025-10-09T19:45:00Z"/>
                <w:lang w:val="en-US"/>
                <w:rPrChange w:id="6328" w:author="mikle" w:date="2025-10-09T20:07:00Z" w16du:dateUtc="2025-10-10T03:07:00Z">
                  <w:rPr>
                    <w:ins w:id="6329" w:author="mikle" w:date="2025-10-09T19:45:00Z"/>
                  </w:rPr>
                </w:rPrChange>
              </w:rPr>
            </w:pPr>
            <w:ins w:id="6330" w:author="mikle" w:date="2025-10-09T19:45:00Z">
              <w:r w:rsidRPr="00FA2782">
                <w:rPr>
                  <w:lang w:val="en-US"/>
                  <w:rPrChange w:id="6331" w:author="mikle" w:date="2025-10-09T20:07:00Z" w16du:dateUtc="2025-10-10T03:07:00Z">
                    <w:rPr/>
                  </w:rPrChange>
                </w:rPr>
                <w:t xml:space="preserve">        t_yaw.append(tcur); yaw_deg.append(y); yaw_ref.append(amp_yaw)</w:t>
              </w:r>
            </w:ins>
          </w:p>
          <w:p w14:paraId="1149207F" w14:textId="77777777" w:rsidR="00BE130F" w:rsidRPr="00FA2782" w:rsidRDefault="00BE130F" w:rsidP="00BE130F">
            <w:pPr>
              <w:jc w:val="both"/>
              <w:rPr>
                <w:ins w:id="6332" w:author="mikle" w:date="2025-10-09T19:45:00Z"/>
                <w:lang w:val="en-US"/>
                <w:rPrChange w:id="6333" w:author="mikle" w:date="2025-10-09T20:07:00Z" w16du:dateUtc="2025-10-10T03:07:00Z">
                  <w:rPr>
                    <w:ins w:id="6334" w:author="mikle" w:date="2025-10-09T19:45:00Z"/>
                  </w:rPr>
                </w:rPrChange>
              </w:rPr>
            </w:pPr>
          </w:p>
          <w:p w14:paraId="3D706DD2" w14:textId="77777777" w:rsidR="00BE130F" w:rsidRPr="00FA2782" w:rsidRDefault="00BE130F" w:rsidP="00BE130F">
            <w:pPr>
              <w:jc w:val="both"/>
              <w:rPr>
                <w:ins w:id="6335" w:author="mikle" w:date="2025-10-09T19:45:00Z"/>
                <w:lang w:val="en-US"/>
                <w:rPrChange w:id="6336" w:author="mikle" w:date="2025-10-09T20:07:00Z" w16du:dateUtc="2025-10-10T03:07:00Z">
                  <w:rPr>
                    <w:ins w:id="6337" w:author="mikle" w:date="2025-10-09T19:45:00Z"/>
                  </w:rPr>
                </w:rPrChange>
              </w:rPr>
            </w:pPr>
            <w:ins w:id="6338" w:author="mikle" w:date="2025-10-09T19:45:00Z">
              <w:r w:rsidRPr="00FA2782">
                <w:rPr>
                  <w:lang w:val="en-US"/>
                  <w:rPrChange w:id="6339" w:author="mikle" w:date="2025-10-09T20:07:00Z" w16du:dateUtc="2025-10-10T03:07:00Z">
                    <w:rPr/>
                  </w:rPrChange>
                </w:rPr>
                <w:t xml:space="preserve">    yaw_band, yaw_Mp, yaw_Ts = _step_metrics(t_yaw, yaw_deg, yaw_ref, tol=0.05)</w:t>
              </w:r>
            </w:ins>
          </w:p>
          <w:p w14:paraId="1D31E849" w14:textId="77777777" w:rsidR="00BE130F" w:rsidRPr="00FA2782" w:rsidRDefault="00BE130F" w:rsidP="00BE130F">
            <w:pPr>
              <w:jc w:val="both"/>
              <w:rPr>
                <w:ins w:id="6340" w:author="mikle" w:date="2025-10-09T19:45:00Z"/>
                <w:lang w:val="en-US"/>
                <w:rPrChange w:id="6341" w:author="mikle" w:date="2025-10-09T20:07:00Z" w16du:dateUtc="2025-10-10T03:07:00Z">
                  <w:rPr>
                    <w:ins w:id="6342" w:author="mikle" w:date="2025-10-09T19:45:00Z"/>
                  </w:rPr>
                </w:rPrChange>
              </w:rPr>
            </w:pPr>
          </w:p>
          <w:p w14:paraId="1EA8E794" w14:textId="0890EAD5" w:rsidR="00BE130F" w:rsidRPr="00FA2782" w:rsidRDefault="00BE130F" w:rsidP="00BE130F">
            <w:pPr>
              <w:jc w:val="both"/>
              <w:rPr>
                <w:ins w:id="6343" w:author="mikle" w:date="2025-10-09T19:45:00Z"/>
                <w:lang w:val="en-US"/>
                <w:rPrChange w:id="6344" w:author="mikle" w:date="2025-10-09T20:07:00Z" w16du:dateUtc="2025-10-10T03:07:00Z">
                  <w:rPr>
                    <w:ins w:id="6345" w:author="mikle" w:date="2025-10-09T19:45:00Z"/>
                  </w:rPr>
                </w:rPrChange>
              </w:rPr>
            </w:pPr>
          </w:p>
          <w:p w14:paraId="50C8CEF0" w14:textId="77777777" w:rsidR="00BE130F" w:rsidRPr="00FA2782" w:rsidRDefault="00BE130F" w:rsidP="00BE130F">
            <w:pPr>
              <w:jc w:val="both"/>
              <w:rPr>
                <w:ins w:id="6346" w:author="mikle" w:date="2025-10-09T19:45:00Z"/>
                <w:lang w:val="en-US"/>
                <w:rPrChange w:id="6347" w:author="mikle" w:date="2025-10-09T20:07:00Z" w16du:dateUtc="2025-10-10T03:07:00Z">
                  <w:rPr>
                    <w:ins w:id="6348" w:author="mikle" w:date="2025-10-09T19:45:00Z"/>
                  </w:rPr>
                </w:rPrChange>
              </w:rPr>
            </w:pPr>
            <w:ins w:id="6349" w:author="mikle" w:date="2025-10-09T19:45:00Z">
              <w:r w:rsidRPr="00FA2782">
                <w:rPr>
                  <w:lang w:val="en-US"/>
                  <w:rPrChange w:id="6350" w:author="mikle" w:date="2025-10-09T20:07:00Z" w16du:dateUtc="2025-10-10T03:07:00Z">
                    <w:rPr/>
                  </w:rPrChange>
                </w:rPr>
                <w:t xml:space="preserve">    surge_kwargs = dict(</w:t>
              </w:r>
            </w:ins>
          </w:p>
          <w:p w14:paraId="42B7B38A" w14:textId="77777777" w:rsidR="00BE130F" w:rsidRPr="00FA2782" w:rsidRDefault="00BE130F" w:rsidP="00BE130F">
            <w:pPr>
              <w:jc w:val="both"/>
              <w:rPr>
                <w:ins w:id="6351" w:author="mikle" w:date="2025-10-09T19:45:00Z"/>
                <w:lang w:val="en-US"/>
                <w:rPrChange w:id="6352" w:author="mikle" w:date="2025-10-09T20:07:00Z" w16du:dateUtc="2025-10-10T03:07:00Z">
                  <w:rPr>
                    <w:ins w:id="6353" w:author="mikle" w:date="2025-10-09T19:45:00Z"/>
                  </w:rPr>
                </w:rPrChange>
              </w:rPr>
            </w:pPr>
            <w:ins w:id="6354" w:author="mikle" w:date="2025-10-09T19:45:00Z">
              <w:r w:rsidRPr="00FA2782">
                <w:rPr>
                  <w:lang w:val="en-US"/>
                  <w:rPrChange w:id="6355" w:author="mikle" w:date="2025-10-09T20:07:00Z" w16du:dateUtc="2025-10-10T03:07:00Z">
                    <w:rPr/>
                  </w:rPrChange>
                </w:rPr>
                <w:t xml:space="preserve">        m=p["m"], lam11=p["lam11"], Cxu1=p["Cxu1"], Cxu2=p["Cxu2"],</w:t>
              </w:r>
            </w:ins>
          </w:p>
          <w:p w14:paraId="1C6F939F" w14:textId="77777777" w:rsidR="00BE130F" w:rsidRPr="00FA2782" w:rsidRDefault="00BE130F" w:rsidP="00BE130F">
            <w:pPr>
              <w:jc w:val="both"/>
              <w:rPr>
                <w:ins w:id="6356" w:author="mikle" w:date="2025-10-09T19:45:00Z"/>
                <w:lang w:val="en-US"/>
                <w:rPrChange w:id="6357" w:author="mikle" w:date="2025-10-09T20:07:00Z" w16du:dateUtc="2025-10-10T03:07:00Z">
                  <w:rPr>
                    <w:ins w:id="6358" w:author="mikle" w:date="2025-10-09T19:45:00Z"/>
                  </w:rPr>
                </w:rPrChange>
              </w:rPr>
            </w:pPr>
            <w:ins w:id="6359" w:author="mikle" w:date="2025-10-09T19:45:00Z">
              <w:r w:rsidRPr="00FA2782">
                <w:rPr>
                  <w:lang w:val="en-US"/>
                  <w:rPrChange w:id="6360" w:author="mikle" w:date="2025-10-09T20:07:00Z" w16du:dateUtc="2025-10-10T03:07:00Z">
                    <w:rPr/>
                  </w:rPrChange>
                </w:rPr>
                <w:t xml:space="preserve">        Tdx=p["Tdx"], Kdv=p["Kdv_surge"], Umax=p["Umax_surge"],</w:t>
              </w:r>
            </w:ins>
          </w:p>
          <w:p w14:paraId="7F7EF01B" w14:textId="77777777" w:rsidR="00BE130F" w:rsidRPr="00FA2782" w:rsidRDefault="00BE130F" w:rsidP="00BE130F">
            <w:pPr>
              <w:jc w:val="both"/>
              <w:rPr>
                <w:ins w:id="6361" w:author="mikle" w:date="2025-10-09T19:45:00Z"/>
                <w:lang w:val="en-US"/>
                <w:rPrChange w:id="6362" w:author="mikle" w:date="2025-10-09T20:07:00Z" w16du:dateUtc="2025-10-10T03:07:00Z">
                  <w:rPr>
                    <w:ins w:id="6363" w:author="mikle" w:date="2025-10-09T19:45:00Z"/>
                  </w:rPr>
                </w:rPrChange>
              </w:rPr>
            </w:pPr>
            <w:ins w:id="6364" w:author="mikle" w:date="2025-10-09T19:45:00Z">
              <w:r w:rsidRPr="00FA2782">
                <w:rPr>
                  <w:lang w:val="en-US"/>
                  <w:rPrChange w:id="6365" w:author="mikle" w:date="2025-10-09T20:07:00Z" w16du:dateUtc="2025-10-10T03:07:00Z">
                    <w:rPr/>
                  </w:rPrChange>
                </w:rPr>
                <w:t xml:space="preserve">        Kp=p["Kp"], Kd=p["Kd"], at=p["at"],</w:t>
              </w:r>
            </w:ins>
          </w:p>
          <w:p w14:paraId="43CE4899" w14:textId="77777777" w:rsidR="00BE130F" w:rsidRPr="00FA2782" w:rsidRDefault="00BE130F" w:rsidP="00BE130F">
            <w:pPr>
              <w:jc w:val="both"/>
              <w:rPr>
                <w:ins w:id="6366" w:author="mikle" w:date="2025-10-09T19:45:00Z"/>
                <w:lang w:val="en-US"/>
                <w:rPrChange w:id="6367" w:author="mikle" w:date="2025-10-09T20:07:00Z" w16du:dateUtc="2025-10-10T03:07:00Z">
                  <w:rPr>
                    <w:ins w:id="6368" w:author="mikle" w:date="2025-10-09T19:45:00Z"/>
                  </w:rPr>
                </w:rPrChange>
              </w:rPr>
            </w:pPr>
            <w:ins w:id="6369" w:author="mikle" w:date="2025-10-09T19:45:00Z">
              <w:r w:rsidRPr="00FA2782">
                <w:rPr>
                  <w:lang w:val="en-US"/>
                  <w:rPrChange w:id="6370" w:author="mikle" w:date="2025-10-09T20:07:00Z" w16du:dateUtc="2025-10-10T03:07:00Z">
                    <w:rPr/>
                  </w:rPrChange>
                </w:rPr>
                <w:t xml:space="preserve">        wn_ref=p["wn_ref"], zeta_ref=p["zeta_ref"],</w:t>
              </w:r>
            </w:ins>
          </w:p>
          <w:p w14:paraId="5BC3FB1C" w14:textId="77777777" w:rsidR="00BE130F" w:rsidRPr="00FA2782" w:rsidRDefault="00BE130F" w:rsidP="00BE130F">
            <w:pPr>
              <w:jc w:val="both"/>
              <w:rPr>
                <w:ins w:id="6371" w:author="mikle" w:date="2025-10-09T19:45:00Z"/>
                <w:lang w:val="en-US"/>
                <w:rPrChange w:id="6372" w:author="mikle" w:date="2025-10-09T20:07:00Z" w16du:dateUtc="2025-10-10T03:07:00Z">
                  <w:rPr>
                    <w:ins w:id="6373" w:author="mikle" w:date="2025-10-09T19:45:00Z"/>
                  </w:rPr>
                </w:rPrChange>
              </w:rPr>
            </w:pPr>
            <w:ins w:id="6374" w:author="mikle" w:date="2025-10-09T19:45:00Z">
              <w:r w:rsidRPr="00FA2782">
                <w:rPr>
                  <w:lang w:val="en-US"/>
                  <w:rPrChange w:id="6375" w:author="mikle" w:date="2025-10-09T20:07:00Z" w16du:dateUtc="2025-10-10T03:07:00Z">
                    <w:rPr/>
                  </w:rPrChange>
                </w:rPr>
                <w:t xml:space="preserve">        Ucur_mag=p["Ucur_mag"], Ucur_dir_deg=p["Ucur_dir_deg"],</w:t>
              </w:r>
            </w:ins>
          </w:p>
          <w:p w14:paraId="08853FBC" w14:textId="77777777" w:rsidR="00BE130F" w:rsidRPr="00FA2782" w:rsidRDefault="00BE130F" w:rsidP="00BE130F">
            <w:pPr>
              <w:jc w:val="both"/>
              <w:rPr>
                <w:ins w:id="6376" w:author="mikle" w:date="2025-10-09T19:45:00Z"/>
                <w:lang w:val="en-US"/>
                <w:rPrChange w:id="6377" w:author="mikle" w:date="2025-10-09T20:07:00Z" w16du:dateUtc="2025-10-10T03:07:00Z">
                  <w:rPr>
                    <w:ins w:id="6378" w:author="mikle" w:date="2025-10-09T19:45:00Z"/>
                  </w:rPr>
                </w:rPrChange>
              </w:rPr>
            </w:pPr>
            <w:ins w:id="6379" w:author="mikle" w:date="2025-10-09T19:45:00Z">
              <w:r w:rsidRPr="00FA2782">
                <w:rPr>
                  <w:lang w:val="en-US"/>
                  <w:rPrChange w:id="6380" w:author="mikle" w:date="2025-10-09T20:07:00Z" w16du:dateUtc="2025-10-10T03:07:00Z">
                    <w:rPr/>
                  </w:rPrChange>
                </w:rPr>
                <w:t xml:space="preserve">        use_5pct_error_u=p["use_5pct_error_u"], meas_scale=p["meas_scale"], dt=dt</w:t>
              </w:r>
            </w:ins>
          </w:p>
          <w:p w14:paraId="7AEACB9C" w14:textId="77777777" w:rsidR="00BE130F" w:rsidRPr="00FA2782" w:rsidRDefault="00BE130F" w:rsidP="00BE130F">
            <w:pPr>
              <w:jc w:val="both"/>
              <w:rPr>
                <w:ins w:id="6381" w:author="mikle" w:date="2025-10-09T19:45:00Z"/>
                <w:lang w:val="en-US"/>
                <w:rPrChange w:id="6382" w:author="mikle" w:date="2025-10-09T20:07:00Z" w16du:dateUtc="2025-10-10T03:07:00Z">
                  <w:rPr>
                    <w:ins w:id="6383" w:author="mikle" w:date="2025-10-09T19:45:00Z"/>
                  </w:rPr>
                </w:rPrChange>
              </w:rPr>
            </w:pPr>
            <w:ins w:id="6384" w:author="mikle" w:date="2025-10-09T19:45:00Z">
              <w:r w:rsidRPr="00FA2782">
                <w:rPr>
                  <w:lang w:val="en-US"/>
                  <w:rPrChange w:id="6385" w:author="mikle" w:date="2025-10-09T20:07:00Z" w16du:dateUtc="2025-10-10T03:07:00Z">
                    <w:rPr/>
                  </w:rPrChange>
                </w:rPr>
                <w:t xml:space="preserve">    )</w:t>
              </w:r>
            </w:ins>
          </w:p>
          <w:p w14:paraId="1C922858" w14:textId="77777777" w:rsidR="00BE130F" w:rsidRPr="00FA2782" w:rsidRDefault="00BE130F" w:rsidP="00BE130F">
            <w:pPr>
              <w:jc w:val="both"/>
              <w:rPr>
                <w:ins w:id="6386" w:author="mikle" w:date="2025-10-09T19:45:00Z"/>
                <w:lang w:val="en-US"/>
                <w:rPrChange w:id="6387" w:author="mikle" w:date="2025-10-09T20:07:00Z" w16du:dateUtc="2025-10-10T03:07:00Z">
                  <w:rPr>
                    <w:ins w:id="6388" w:author="mikle" w:date="2025-10-09T19:45:00Z"/>
                  </w:rPr>
                </w:rPrChange>
              </w:rPr>
            </w:pPr>
            <w:ins w:id="6389" w:author="mikle" w:date="2025-10-09T19:45:00Z">
              <w:r w:rsidRPr="00FA2782">
                <w:rPr>
                  <w:lang w:val="en-US"/>
                  <w:rPrChange w:id="6390" w:author="mikle" w:date="2025-10-09T20:07:00Z" w16du:dateUtc="2025-10-10T03:07:00Z">
                    <w:rPr/>
                  </w:rPrChange>
                </w:rPr>
                <w:t xml:space="preserve">    sys_surge = MarshevPD(**surge_kwargs)</w:t>
              </w:r>
            </w:ins>
          </w:p>
          <w:p w14:paraId="2E22776F" w14:textId="77777777" w:rsidR="00BE130F" w:rsidRPr="00FA2782" w:rsidRDefault="00BE130F" w:rsidP="00BE130F">
            <w:pPr>
              <w:jc w:val="both"/>
              <w:rPr>
                <w:ins w:id="6391" w:author="mikle" w:date="2025-10-09T19:45:00Z"/>
                <w:lang w:val="en-US"/>
                <w:rPrChange w:id="6392" w:author="mikle" w:date="2025-10-09T20:07:00Z" w16du:dateUtc="2025-10-10T03:07:00Z">
                  <w:rPr>
                    <w:ins w:id="6393" w:author="mikle" w:date="2025-10-09T19:45:00Z"/>
                  </w:rPr>
                </w:rPrChange>
              </w:rPr>
            </w:pPr>
            <w:ins w:id="6394" w:author="mikle" w:date="2025-10-09T19:45:00Z">
              <w:r w:rsidRPr="00FA2782">
                <w:rPr>
                  <w:lang w:val="en-US"/>
                  <w:rPrChange w:id="6395" w:author="mikle" w:date="2025-10-09T20:07:00Z" w16du:dateUtc="2025-10-10T03:07:00Z">
                    <w:rPr/>
                  </w:rPrChange>
                </w:rPr>
                <w:t xml:space="preserve">    T_surge = max(dt, float(p["surge_step_T"]))</w:t>
              </w:r>
            </w:ins>
          </w:p>
          <w:p w14:paraId="7B4CB164" w14:textId="77777777" w:rsidR="00BE130F" w:rsidRPr="00FA2782" w:rsidRDefault="00BE130F" w:rsidP="00BE130F">
            <w:pPr>
              <w:jc w:val="both"/>
              <w:rPr>
                <w:ins w:id="6396" w:author="mikle" w:date="2025-10-09T19:45:00Z"/>
                <w:lang w:val="en-US"/>
                <w:rPrChange w:id="6397" w:author="mikle" w:date="2025-10-09T20:07:00Z" w16du:dateUtc="2025-10-10T03:07:00Z">
                  <w:rPr>
                    <w:ins w:id="6398" w:author="mikle" w:date="2025-10-09T19:45:00Z"/>
                  </w:rPr>
                </w:rPrChange>
              </w:rPr>
            </w:pPr>
            <w:ins w:id="6399" w:author="mikle" w:date="2025-10-09T19:45:00Z">
              <w:r w:rsidRPr="00FA2782">
                <w:rPr>
                  <w:lang w:val="en-US"/>
                  <w:rPrChange w:id="6400" w:author="mikle" w:date="2025-10-09T20:07:00Z" w16du:dateUtc="2025-10-10T03:07:00Z">
                    <w:rPr/>
                  </w:rPrChange>
                </w:rPr>
                <w:t xml:space="preserve">    amp_u = float(p["surge_step_amp_ground"])</w:t>
              </w:r>
            </w:ins>
          </w:p>
          <w:p w14:paraId="483E41E3" w14:textId="77777777" w:rsidR="00BE130F" w:rsidRPr="00FA2782" w:rsidRDefault="00BE130F" w:rsidP="00BE130F">
            <w:pPr>
              <w:jc w:val="both"/>
              <w:rPr>
                <w:ins w:id="6401" w:author="mikle" w:date="2025-10-09T19:45:00Z"/>
                <w:lang w:val="en-US"/>
                <w:rPrChange w:id="6402" w:author="mikle" w:date="2025-10-09T20:07:00Z" w16du:dateUtc="2025-10-10T03:07:00Z">
                  <w:rPr>
                    <w:ins w:id="6403" w:author="mikle" w:date="2025-10-09T19:45:00Z"/>
                  </w:rPr>
                </w:rPrChange>
              </w:rPr>
            </w:pPr>
            <w:ins w:id="6404" w:author="mikle" w:date="2025-10-09T19:45:00Z">
              <w:r w:rsidRPr="00FA2782">
                <w:rPr>
                  <w:lang w:val="en-US"/>
                  <w:rPrChange w:id="6405" w:author="mikle" w:date="2025-10-09T20:07:00Z" w16du:dateUtc="2025-10-10T03:07:00Z">
                    <w:rPr/>
                  </w:rPrChange>
                </w:rPr>
                <w:t xml:space="preserve">    psi_hold = 0.0</w:t>
              </w:r>
            </w:ins>
          </w:p>
          <w:p w14:paraId="17728559" w14:textId="77777777" w:rsidR="00BE130F" w:rsidRPr="00FA2782" w:rsidRDefault="00BE130F" w:rsidP="00BE130F">
            <w:pPr>
              <w:jc w:val="both"/>
              <w:rPr>
                <w:ins w:id="6406" w:author="mikle" w:date="2025-10-09T19:45:00Z"/>
                <w:lang w:val="en-US"/>
                <w:rPrChange w:id="6407" w:author="mikle" w:date="2025-10-09T20:07:00Z" w16du:dateUtc="2025-10-10T03:07:00Z">
                  <w:rPr>
                    <w:ins w:id="6408" w:author="mikle" w:date="2025-10-09T19:45:00Z"/>
                  </w:rPr>
                </w:rPrChange>
              </w:rPr>
            </w:pPr>
          </w:p>
          <w:p w14:paraId="1F725FAE" w14:textId="77777777" w:rsidR="00BE130F" w:rsidRPr="00FA2782" w:rsidRDefault="00BE130F" w:rsidP="00BE130F">
            <w:pPr>
              <w:jc w:val="both"/>
              <w:rPr>
                <w:ins w:id="6409" w:author="mikle" w:date="2025-10-09T19:45:00Z"/>
                <w:lang w:val="en-US"/>
                <w:rPrChange w:id="6410" w:author="mikle" w:date="2025-10-09T20:07:00Z" w16du:dateUtc="2025-10-10T03:07:00Z">
                  <w:rPr>
                    <w:ins w:id="6411" w:author="mikle" w:date="2025-10-09T19:45:00Z"/>
                  </w:rPr>
                </w:rPrChange>
              </w:rPr>
            </w:pPr>
            <w:ins w:id="6412" w:author="mikle" w:date="2025-10-09T19:45:00Z">
              <w:r w:rsidRPr="00FA2782">
                <w:rPr>
                  <w:lang w:val="en-US"/>
                  <w:rPrChange w:id="6413" w:author="mikle" w:date="2025-10-09T20:07:00Z" w16du:dateUtc="2025-10-10T03:07:00Z">
                    <w:rPr/>
                  </w:rPrChange>
                </w:rPr>
                <w:t xml:space="preserve">    t_surge = [0.0]</w:t>
              </w:r>
            </w:ins>
          </w:p>
          <w:p w14:paraId="01CD6078" w14:textId="77777777" w:rsidR="00BE130F" w:rsidRPr="00FA2782" w:rsidRDefault="00BE130F" w:rsidP="00BE130F">
            <w:pPr>
              <w:jc w:val="both"/>
              <w:rPr>
                <w:ins w:id="6414" w:author="mikle" w:date="2025-10-09T19:45:00Z"/>
                <w:lang w:val="en-US"/>
                <w:rPrChange w:id="6415" w:author="mikle" w:date="2025-10-09T20:07:00Z" w16du:dateUtc="2025-10-10T03:07:00Z">
                  <w:rPr>
                    <w:ins w:id="6416" w:author="mikle" w:date="2025-10-09T19:45:00Z"/>
                  </w:rPr>
                </w:rPrChange>
              </w:rPr>
            </w:pPr>
            <w:ins w:id="6417" w:author="mikle" w:date="2025-10-09T19:45:00Z">
              <w:r w:rsidRPr="00FA2782">
                <w:rPr>
                  <w:lang w:val="en-US"/>
                  <w:rPrChange w:id="6418" w:author="mikle" w:date="2025-10-09T20:07:00Z" w16du:dateUtc="2025-10-10T03:07:00Z">
                    <w:rPr/>
                  </w:rPrChange>
                </w:rPr>
                <w:t xml:space="preserve">    ug0 = max(0.0, sys_surge.u + sys_surge.Ucur_mag * math.cos(sys_surge.Ucur_dir - psi_hold))</w:t>
              </w:r>
            </w:ins>
          </w:p>
          <w:p w14:paraId="3EFA8F4B" w14:textId="77777777" w:rsidR="00BE130F" w:rsidRPr="00FA2782" w:rsidRDefault="00BE130F" w:rsidP="00BE130F">
            <w:pPr>
              <w:jc w:val="both"/>
              <w:rPr>
                <w:ins w:id="6419" w:author="mikle" w:date="2025-10-09T19:45:00Z"/>
                <w:lang w:val="en-US"/>
                <w:rPrChange w:id="6420" w:author="mikle" w:date="2025-10-09T20:07:00Z" w16du:dateUtc="2025-10-10T03:07:00Z">
                  <w:rPr>
                    <w:ins w:id="6421" w:author="mikle" w:date="2025-10-09T19:45:00Z"/>
                  </w:rPr>
                </w:rPrChange>
              </w:rPr>
            </w:pPr>
            <w:ins w:id="6422" w:author="mikle" w:date="2025-10-09T19:45:00Z">
              <w:r w:rsidRPr="00FA2782">
                <w:rPr>
                  <w:lang w:val="en-US"/>
                  <w:rPrChange w:id="6423" w:author="mikle" w:date="2025-10-09T20:07:00Z" w16du:dateUtc="2025-10-10T03:07:00Z">
                    <w:rPr/>
                  </w:rPrChange>
                </w:rPr>
                <w:t xml:space="preserve">    u_ground = [ug0]; u_ref_ground = [amp_u]</w:t>
              </w:r>
            </w:ins>
          </w:p>
          <w:p w14:paraId="2D5816D4" w14:textId="77777777" w:rsidR="00BE130F" w:rsidRPr="00FA2782" w:rsidRDefault="00BE130F" w:rsidP="00BE130F">
            <w:pPr>
              <w:jc w:val="both"/>
              <w:rPr>
                <w:ins w:id="6424" w:author="mikle" w:date="2025-10-09T19:45:00Z"/>
                <w:lang w:val="en-US"/>
                <w:rPrChange w:id="6425" w:author="mikle" w:date="2025-10-09T20:07:00Z" w16du:dateUtc="2025-10-10T03:07:00Z">
                  <w:rPr>
                    <w:ins w:id="6426" w:author="mikle" w:date="2025-10-09T19:45:00Z"/>
                  </w:rPr>
                </w:rPrChange>
              </w:rPr>
            </w:pPr>
            <w:ins w:id="6427" w:author="mikle" w:date="2025-10-09T19:45:00Z">
              <w:r w:rsidRPr="00FA2782">
                <w:rPr>
                  <w:lang w:val="en-US"/>
                  <w:rPrChange w:id="6428" w:author="mikle" w:date="2025-10-09T20:07:00Z" w16du:dateUtc="2025-10-10T03:07:00Z">
                    <w:rPr/>
                  </w:rPrChange>
                </w:rPr>
                <w:t xml:space="preserve">    tcur = 0.0</w:t>
              </w:r>
            </w:ins>
          </w:p>
          <w:p w14:paraId="277080AF" w14:textId="77777777" w:rsidR="00BE130F" w:rsidRPr="00FA2782" w:rsidRDefault="00BE130F" w:rsidP="00BE130F">
            <w:pPr>
              <w:jc w:val="both"/>
              <w:rPr>
                <w:ins w:id="6429" w:author="mikle" w:date="2025-10-09T19:45:00Z"/>
                <w:lang w:val="en-US"/>
                <w:rPrChange w:id="6430" w:author="mikle" w:date="2025-10-09T20:07:00Z" w16du:dateUtc="2025-10-10T03:07:00Z">
                  <w:rPr>
                    <w:ins w:id="6431" w:author="mikle" w:date="2025-10-09T19:45:00Z"/>
                  </w:rPr>
                </w:rPrChange>
              </w:rPr>
            </w:pPr>
            <w:ins w:id="6432" w:author="mikle" w:date="2025-10-09T19:45:00Z">
              <w:r w:rsidRPr="00FA2782">
                <w:rPr>
                  <w:lang w:val="en-US"/>
                  <w:rPrChange w:id="6433" w:author="mikle" w:date="2025-10-09T20:07:00Z" w16du:dateUtc="2025-10-10T03:07:00Z">
                    <w:rPr/>
                  </w:rPrChange>
                </w:rPr>
                <w:t xml:space="preserve">    while tcur &lt; T_surge:</w:t>
              </w:r>
            </w:ins>
          </w:p>
          <w:p w14:paraId="22057FDC" w14:textId="77777777" w:rsidR="00BE130F" w:rsidRPr="00FA2782" w:rsidRDefault="00BE130F" w:rsidP="00BE130F">
            <w:pPr>
              <w:jc w:val="both"/>
              <w:rPr>
                <w:ins w:id="6434" w:author="mikle" w:date="2025-10-09T19:45:00Z"/>
                <w:lang w:val="en-US"/>
                <w:rPrChange w:id="6435" w:author="mikle" w:date="2025-10-09T20:07:00Z" w16du:dateUtc="2025-10-10T03:07:00Z">
                  <w:rPr>
                    <w:ins w:id="6436" w:author="mikle" w:date="2025-10-09T19:45:00Z"/>
                  </w:rPr>
                </w:rPrChange>
              </w:rPr>
            </w:pPr>
            <w:ins w:id="6437" w:author="mikle" w:date="2025-10-09T19:45:00Z">
              <w:r w:rsidRPr="00FA2782">
                <w:rPr>
                  <w:lang w:val="en-US"/>
                  <w:rPrChange w:id="6438" w:author="mikle" w:date="2025-10-09T20:07:00Z" w16du:dateUtc="2025-10-10T03:07:00Z">
                    <w:rPr/>
                  </w:rPrChange>
                </w:rPr>
                <w:t xml:space="preserve">        tcur += dt</w:t>
              </w:r>
            </w:ins>
          </w:p>
          <w:p w14:paraId="4806DCEF" w14:textId="77777777" w:rsidR="00BE130F" w:rsidRPr="00FA2782" w:rsidRDefault="00BE130F" w:rsidP="00BE130F">
            <w:pPr>
              <w:jc w:val="both"/>
              <w:rPr>
                <w:ins w:id="6439" w:author="mikle" w:date="2025-10-09T19:45:00Z"/>
                <w:lang w:val="en-US"/>
                <w:rPrChange w:id="6440" w:author="mikle" w:date="2025-10-09T20:07:00Z" w16du:dateUtc="2025-10-10T03:07:00Z">
                  <w:rPr>
                    <w:ins w:id="6441" w:author="mikle" w:date="2025-10-09T19:45:00Z"/>
                  </w:rPr>
                </w:rPrChange>
              </w:rPr>
            </w:pPr>
            <w:ins w:id="6442" w:author="mikle" w:date="2025-10-09T19:45:00Z">
              <w:r w:rsidRPr="00FA2782">
                <w:rPr>
                  <w:lang w:val="en-US"/>
                  <w:rPrChange w:id="6443" w:author="mikle" w:date="2025-10-09T20:07:00Z" w16du:dateUtc="2025-10-10T03:07:00Z">
                    <w:rPr/>
                  </w:rPrChange>
                </w:rPr>
                <w:t xml:space="preserve">        sys_surge.step(amp_u, psi=psi_hold)</w:t>
              </w:r>
            </w:ins>
          </w:p>
          <w:p w14:paraId="4A5697A3" w14:textId="77777777" w:rsidR="00BE130F" w:rsidRPr="00FA2782" w:rsidRDefault="00BE130F" w:rsidP="00BE130F">
            <w:pPr>
              <w:jc w:val="both"/>
              <w:rPr>
                <w:ins w:id="6444" w:author="mikle" w:date="2025-10-09T19:45:00Z"/>
                <w:lang w:val="en-US"/>
                <w:rPrChange w:id="6445" w:author="mikle" w:date="2025-10-09T20:07:00Z" w16du:dateUtc="2025-10-10T03:07:00Z">
                  <w:rPr>
                    <w:ins w:id="6446" w:author="mikle" w:date="2025-10-09T19:45:00Z"/>
                  </w:rPr>
                </w:rPrChange>
              </w:rPr>
            </w:pPr>
            <w:ins w:id="6447" w:author="mikle" w:date="2025-10-09T19:45:00Z">
              <w:r w:rsidRPr="00FA2782">
                <w:rPr>
                  <w:lang w:val="en-US"/>
                  <w:rPrChange w:id="6448" w:author="mikle" w:date="2025-10-09T20:07:00Z" w16du:dateUtc="2025-10-10T03:07:00Z">
                    <w:rPr/>
                  </w:rPrChange>
                </w:rPr>
                <w:lastRenderedPageBreak/>
                <w:t xml:space="preserve">        ug = max(0.0, sys_surge.u + sys_surge.Ucur_mag * math.cos(sys_surge.Ucur_dir - psi_hold))</w:t>
              </w:r>
            </w:ins>
          </w:p>
          <w:p w14:paraId="770427BF" w14:textId="77777777" w:rsidR="00BE130F" w:rsidRPr="00FA2782" w:rsidRDefault="00BE130F" w:rsidP="00BE130F">
            <w:pPr>
              <w:jc w:val="both"/>
              <w:rPr>
                <w:ins w:id="6449" w:author="mikle" w:date="2025-10-09T19:45:00Z"/>
                <w:lang w:val="en-US"/>
                <w:rPrChange w:id="6450" w:author="mikle" w:date="2025-10-09T20:07:00Z" w16du:dateUtc="2025-10-10T03:07:00Z">
                  <w:rPr>
                    <w:ins w:id="6451" w:author="mikle" w:date="2025-10-09T19:45:00Z"/>
                  </w:rPr>
                </w:rPrChange>
              </w:rPr>
            </w:pPr>
            <w:ins w:id="6452" w:author="mikle" w:date="2025-10-09T19:45:00Z">
              <w:r w:rsidRPr="00FA2782">
                <w:rPr>
                  <w:lang w:val="en-US"/>
                  <w:rPrChange w:id="6453" w:author="mikle" w:date="2025-10-09T20:07:00Z" w16du:dateUtc="2025-10-10T03:07:00Z">
                    <w:rPr/>
                  </w:rPrChange>
                </w:rPr>
                <w:t xml:space="preserve">        t_surge.append(tcur); u_ground.append(ug); u_ref_ground.append(amp_u)</w:t>
              </w:r>
            </w:ins>
          </w:p>
          <w:p w14:paraId="7575BAED" w14:textId="77777777" w:rsidR="00BE130F" w:rsidRPr="00FA2782" w:rsidRDefault="00BE130F" w:rsidP="00BE130F">
            <w:pPr>
              <w:jc w:val="both"/>
              <w:rPr>
                <w:ins w:id="6454" w:author="mikle" w:date="2025-10-09T19:45:00Z"/>
                <w:lang w:val="en-US"/>
                <w:rPrChange w:id="6455" w:author="mikle" w:date="2025-10-09T20:07:00Z" w16du:dateUtc="2025-10-10T03:07:00Z">
                  <w:rPr>
                    <w:ins w:id="6456" w:author="mikle" w:date="2025-10-09T19:45:00Z"/>
                  </w:rPr>
                </w:rPrChange>
              </w:rPr>
            </w:pPr>
          </w:p>
          <w:p w14:paraId="40910F8F" w14:textId="77777777" w:rsidR="00BE130F" w:rsidRPr="00FA2782" w:rsidRDefault="00BE130F" w:rsidP="00BE130F">
            <w:pPr>
              <w:jc w:val="both"/>
              <w:rPr>
                <w:ins w:id="6457" w:author="mikle" w:date="2025-10-09T19:45:00Z"/>
                <w:lang w:val="en-US"/>
                <w:rPrChange w:id="6458" w:author="mikle" w:date="2025-10-09T20:07:00Z" w16du:dateUtc="2025-10-10T03:07:00Z">
                  <w:rPr>
                    <w:ins w:id="6459" w:author="mikle" w:date="2025-10-09T19:45:00Z"/>
                  </w:rPr>
                </w:rPrChange>
              </w:rPr>
            </w:pPr>
            <w:ins w:id="6460" w:author="mikle" w:date="2025-10-09T19:45:00Z">
              <w:r w:rsidRPr="00FA2782">
                <w:rPr>
                  <w:lang w:val="en-US"/>
                  <w:rPrChange w:id="6461" w:author="mikle" w:date="2025-10-09T20:07:00Z" w16du:dateUtc="2025-10-10T03:07:00Z">
                    <w:rPr/>
                  </w:rPrChange>
                </w:rPr>
                <w:t xml:space="preserve">    surge_band, surge_Mp, surge_Ts = _step_metrics(t_surge, u_ground, u_ref_ground, tol=0.05)</w:t>
              </w:r>
            </w:ins>
          </w:p>
          <w:p w14:paraId="180EA55D" w14:textId="77777777" w:rsidR="00BE130F" w:rsidRPr="00FA2782" w:rsidRDefault="00BE130F" w:rsidP="00BE130F">
            <w:pPr>
              <w:jc w:val="both"/>
              <w:rPr>
                <w:ins w:id="6462" w:author="mikle" w:date="2025-10-09T19:45:00Z"/>
                <w:lang w:val="en-US"/>
                <w:rPrChange w:id="6463" w:author="mikle" w:date="2025-10-09T20:07:00Z" w16du:dateUtc="2025-10-10T03:07:00Z">
                  <w:rPr>
                    <w:ins w:id="6464" w:author="mikle" w:date="2025-10-09T19:45:00Z"/>
                  </w:rPr>
                </w:rPrChange>
              </w:rPr>
            </w:pPr>
          </w:p>
          <w:p w14:paraId="04EA8E0C" w14:textId="77777777" w:rsidR="00BE130F" w:rsidRPr="00FA2782" w:rsidRDefault="00BE130F" w:rsidP="00BE130F">
            <w:pPr>
              <w:jc w:val="both"/>
              <w:rPr>
                <w:ins w:id="6465" w:author="mikle" w:date="2025-10-09T19:45:00Z"/>
                <w:lang w:val="en-US"/>
                <w:rPrChange w:id="6466" w:author="mikle" w:date="2025-10-09T20:07:00Z" w16du:dateUtc="2025-10-10T03:07:00Z">
                  <w:rPr>
                    <w:ins w:id="6467" w:author="mikle" w:date="2025-10-09T19:45:00Z"/>
                  </w:rPr>
                </w:rPrChange>
              </w:rPr>
            </w:pPr>
            <w:ins w:id="6468" w:author="mikle" w:date="2025-10-09T19:45:00Z">
              <w:r w:rsidRPr="00FA2782">
                <w:rPr>
                  <w:lang w:val="en-US"/>
                  <w:rPrChange w:id="6469" w:author="mikle" w:date="2025-10-09T20:07:00Z" w16du:dateUtc="2025-10-10T03:07:00Z">
                    <w:rPr/>
                  </w:rPrChange>
                </w:rPr>
                <w:t xml:space="preserve">    return StepResponses(</w:t>
              </w:r>
            </w:ins>
          </w:p>
          <w:p w14:paraId="35580ABF" w14:textId="77777777" w:rsidR="00BE130F" w:rsidRPr="00FA2782" w:rsidRDefault="00BE130F" w:rsidP="00BE130F">
            <w:pPr>
              <w:jc w:val="both"/>
              <w:rPr>
                <w:ins w:id="6470" w:author="mikle" w:date="2025-10-09T19:45:00Z"/>
                <w:lang w:val="en-US"/>
                <w:rPrChange w:id="6471" w:author="mikle" w:date="2025-10-09T20:07:00Z" w16du:dateUtc="2025-10-10T03:07:00Z">
                  <w:rPr>
                    <w:ins w:id="6472" w:author="mikle" w:date="2025-10-09T19:45:00Z"/>
                  </w:rPr>
                </w:rPrChange>
              </w:rPr>
            </w:pPr>
            <w:ins w:id="6473" w:author="mikle" w:date="2025-10-09T19:45:00Z">
              <w:r w:rsidRPr="00FA2782">
                <w:rPr>
                  <w:lang w:val="en-US"/>
                  <w:rPrChange w:id="6474" w:author="mikle" w:date="2025-10-09T20:07:00Z" w16du:dateUtc="2025-10-10T03:07:00Z">
                    <w:rPr/>
                  </w:rPrChange>
                </w:rPr>
                <w:t xml:space="preserve">        t_yaw=t_yaw, yaw_deg=yaw_deg, yaw_ref=yaw_ref, yaw_band=yaw_band, yaw_Mp_pct=yaw_Mp, yaw_Ts=yaw_Ts,</w:t>
              </w:r>
            </w:ins>
          </w:p>
          <w:p w14:paraId="0DA1178F" w14:textId="77777777" w:rsidR="00BE130F" w:rsidRPr="00FA2782" w:rsidRDefault="00BE130F" w:rsidP="00BE130F">
            <w:pPr>
              <w:jc w:val="both"/>
              <w:rPr>
                <w:ins w:id="6475" w:author="mikle" w:date="2025-10-09T19:45:00Z"/>
                <w:lang w:val="en-US"/>
                <w:rPrChange w:id="6476" w:author="mikle" w:date="2025-10-09T20:07:00Z" w16du:dateUtc="2025-10-10T03:07:00Z">
                  <w:rPr>
                    <w:ins w:id="6477" w:author="mikle" w:date="2025-10-09T19:45:00Z"/>
                  </w:rPr>
                </w:rPrChange>
              </w:rPr>
            </w:pPr>
            <w:ins w:id="6478" w:author="mikle" w:date="2025-10-09T19:45:00Z">
              <w:r w:rsidRPr="00FA2782">
                <w:rPr>
                  <w:lang w:val="en-US"/>
                  <w:rPrChange w:id="6479" w:author="mikle" w:date="2025-10-09T20:07:00Z" w16du:dateUtc="2025-10-10T03:07:00Z">
                    <w:rPr/>
                  </w:rPrChange>
                </w:rPr>
                <w:t xml:space="preserve">        t_surge=t_surge, u_ground=u_ground, u_ref_ground=u_ref_ground, surge_band=surge_band, surge_Mp_pct=surge_Mp, surge_Ts=surge_Ts</w:t>
              </w:r>
            </w:ins>
          </w:p>
          <w:p w14:paraId="78117813" w14:textId="77777777" w:rsidR="00BE130F" w:rsidRPr="00FA2782" w:rsidRDefault="00BE130F" w:rsidP="00BE130F">
            <w:pPr>
              <w:jc w:val="both"/>
              <w:rPr>
                <w:ins w:id="6480" w:author="mikle" w:date="2025-10-09T19:45:00Z"/>
                <w:lang w:val="en-US"/>
                <w:rPrChange w:id="6481" w:author="mikle" w:date="2025-10-09T20:07:00Z" w16du:dateUtc="2025-10-10T03:07:00Z">
                  <w:rPr>
                    <w:ins w:id="6482" w:author="mikle" w:date="2025-10-09T19:45:00Z"/>
                  </w:rPr>
                </w:rPrChange>
              </w:rPr>
            </w:pPr>
            <w:ins w:id="6483" w:author="mikle" w:date="2025-10-09T19:45:00Z">
              <w:r w:rsidRPr="00FA2782">
                <w:rPr>
                  <w:lang w:val="en-US"/>
                  <w:rPrChange w:id="6484" w:author="mikle" w:date="2025-10-09T20:07:00Z" w16du:dateUtc="2025-10-10T03:07:00Z">
                    <w:rPr/>
                  </w:rPrChange>
                </w:rPr>
                <w:t xml:space="preserve">    )</w:t>
              </w:r>
            </w:ins>
          </w:p>
          <w:p w14:paraId="51387AC5" w14:textId="77777777" w:rsidR="00BE130F" w:rsidRPr="00FA2782" w:rsidRDefault="00BE130F" w:rsidP="00BE130F">
            <w:pPr>
              <w:jc w:val="both"/>
              <w:rPr>
                <w:ins w:id="6485" w:author="mikle" w:date="2025-10-09T19:45:00Z"/>
                <w:lang w:val="en-US"/>
                <w:rPrChange w:id="6486" w:author="mikle" w:date="2025-10-09T20:07:00Z" w16du:dateUtc="2025-10-10T03:07:00Z">
                  <w:rPr>
                    <w:ins w:id="6487" w:author="mikle" w:date="2025-10-09T19:45:00Z"/>
                  </w:rPr>
                </w:rPrChange>
              </w:rPr>
            </w:pPr>
          </w:p>
          <w:p w14:paraId="34D70958" w14:textId="77777777" w:rsidR="00BE130F" w:rsidRPr="00FA2782" w:rsidRDefault="00BE130F" w:rsidP="00BE130F">
            <w:pPr>
              <w:jc w:val="both"/>
              <w:rPr>
                <w:ins w:id="6488" w:author="mikle" w:date="2025-10-09T19:45:00Z"/>
                <w:lang w:val="en-US"/>
                <w:rPrChange w:id="6489" w:author="mikle" w:date="2025-10-09T20:07:00Z" w16du:dateUtc="2025-10-10T03:07:00Z">
                  <w:rPr>
                    <w:ins w:id="6490" w:author="mikle" w:date="2025-10-09T19:45:00Z"/>
                  </w:rPr>
                </w:rPrChange>
              </w:rPr>
            </w:pPr>
            <w:ins w:id="6491" w:author="mikle" w:date="2025-10-09T19:45:00Z">
              <w:r w:rsidRPr="00FA2782">
                <w:rPr>
                  <w:lang w:val="en-US"/>
                  <w:rPrChange w:id="6492" w:author="mikle" w:date="2025-10-09T20:07:00Z" w16du:dateUtc="2025-10-10T03:07:00Z">
                    <w:rPr/>
                  </w:rPrChange>
                </w:rPr>
                <w:t>@dataclass</w:t>
              </w:r>
            </w:ins>
          </w:p>
          <w:p w14:paraId="388E35EF" w14:textId="77777777" w:rsidR="00BE130F" w:rsidRPr="00FA2782" w:rsidRDefault="00BE130F" w:rsidP="00BE130F">
            <w:pPr>
              <w:jc w:val="both"/>
              <w:rPr>
                <w:ins w:id="6493" w:author="mikle" w:date="2025-10-09T19:45:00Z"/>
                <w:lang w:val="en-US"/>
                <w:rPrChange w:id="6494" w:author="mikle" w:date="2025-10-09T20:07:00Z" w16du:dateUtc="2025-10-10T03:07:00Z">
                  <w:rPr>
                    <w:ins w:id="6495" w:author="mikle" w:date="2025-10-09T19:45:00Z"/>
                  </w:rPr>
                </w:rPrChange>
              </w:rPr>
            </w:pPr>
            <w:ins w:id="6496" w:author="mikle" w:date="2025-10-09T19:45:00Z">
              <w:r w:rsidRPr="00FA2782">
                <w:rPr>
                  <w:lang w:val="en-US"/>
                  <w:rPrChange w:id="6497" w:author="mikle" w:date="2025-10-09T20:07:00Z" w16du:dateUtc="2025-10-10T03:07:00Z">
                    <w:rPr/>
                  </w:rPrChange>
                </w:rPr>
                <w:t>class ParamRow:</w:t>
              </w:r>
            </w:ins>
          </w:p>
          <w:p w14:paraId="42B7D7CF" w14:textId="77777777" w:rsidR="00BE130F" w:rsidRPr="00FA2782" w:rsidRDefault="00BE130F" w:rsidP="00BE130F">
            <w:pPr>
              <w:jc w:val="both"/>
              <w:rPr>
                <w:ins w:id="6498" w:author="mikle" w:date="2025-10-09T19:45:00Z"/>
                <w:lang w:val="en-US"/>
                <w:rPrChange w:id="6499" w:author="mikle" w:date="2025-10-09T20:07:00Z" w16du:dateUtc="2025-10-10T03:07:00Z">
                  <w:rPr>
                    <w:ins w:id="6500" w:author="mikle" w:date="2025-10-09T19:45:00Z"/>
                  </w:rPr>
                </w:rPrChange>
              </w:rPr>
            </w:pPr>
            <w:ins w:id="6501" w:author="mikle" w:date="2025-10-09T19:45:00Z">
              <w:r w:rsidRPr="00FA2782">
                <w:rPr>
                  <w:lang w:val="en-US"/>
                  <w:rPrChange w:id="6502" w:author="mikle" w:date="2025-10-09T20:07:00Z" w16du:dateUtc="2025-10-10T03:07:00Z">
                    <w:rPr/>
                  </w:rPrChange>
                </w:rPr>
                <w:t xml:space="preserve">    category: str</w:t>
              </w:r>
            </w:ins>
          </w:p>
          <w:p w14:paraId="21DEECB4" w14:textId="77777777" w:rsidR="00BE130F" w:rsidRPr="00FA2782" w:rsidRDefault="00BE130F" w:rsidP="00BE130F">
            <w:pPr>
              <w:jc w:val="both"/>
              <w:rPr>
                <w:ins w:id="6503" w:author="mikle" w:date="2025-10-09T19:45:00Z"/>
                <w:lang w:val="en-US"/>
                <w:rPrChange w:id="6504" w:author="mikle" w:date="2025-10-09T20:07:00Z" w16du:dateUtc="2025-10-10T03:07:00Z">
                  <w:rPr>
                    <w:ins w:id="6505" w:author="mikle" w:date="2025-10-09T19:45:00Z"/>
                  </w:rPr>
                </w:rPrChange>
              </w:rPr>
            </w:pPr>
            <w:ins w:id="6506" w:author="mikle" w:date="2025-10-09T19:45:00Z">
              <w:r w:rsidRPr="00FA2782">
                <w:rPr>
                  <w:lang w:val="en-US"/>
                  <w:rPrChange w:id="6507" w:author="mikle" w:date="2025-10-09T20:07:00Z" w16du:dateUtc="2025-10-10T03:07:00Z">
                    <w:rPr/>
                  </w:rPrChange>
                </w:rPr>
                <w:t xml:space="preserve">    key: str</w:t>
              </w:r>
            </w:ins>
          </w:p>
          <w:p w14:paraId="002B7A54" w14:textId="77777777" w:rsidR="00BE130F" w:rsidRPr="00FA2782" w:rsidRDefault="00BE130F" w:rsidP="00BE130F">
            <w:pPr>
              <w:jc w:val="both"/>
              <w:rPr>
                <w:ins w:id="6508" w:author="mikle" w:date="2025-10-09T19:45:00Z"/>
                <w:lang w:val="en-US"/>
                <w:rPrChange w:id="6509" w:author="mikle" w:date="2025-10-09T20:07:00Z" w16du:dateUtc="2025-10-10T03:07:00Z">
                  <w:rPr>
                    <w:ins w:id="6510" w:author="mikle" w:date="2025-10-09T19:45:00Z"/>
                  </w:rPr>
                </w:rPrChange>
              </w:rPr>
            </w:pPr>
            <w:ins w:id="6511" w:author="mikle" w:date="2025-10-09T19:45:00Z">
              <w:r w:rsidRPr="00FA2782">
                <w:rPr>
                  <w:lang w:val="en-US"/>
                  <w:rPrChange w:id="6512" w:author="mikle" w:date="2025-10-09T20:07:00Z" w16du:dateUtc="2025-10-10T03:07:00Z">
                    <w:rPr/>
                  </w:rPrChange>
                </w:rPr>
                <w:t xml:space="preserve">    label: str</w:t>
              </w:r>
            </w:ins>
          </w:p>
          <w:p w14:paraId="1F00A031" w14:textId="77777777" w:rsidR="00BE130F" w:rsidRPr="00FA2782" w:rsidRDefault="00BE130F" w:rsidP="00BE130F">
            <w:pPr>
              <w:jc w:val="both"/>
              <w:rPr>
                <w:ins w:id="6513" w:author="mikle" w:date="2025-10-09T19:45:00Z"/>
                <w:lang w:val="en-US"/>
                <w:rPrChange w:id="6514" w:author="mikle" w:date="2025-10-09T20:07:00Z" w16du:dateUtc="2025-10-10T03:07:00Z">
                  <w:rPr>
                    <w:ins w:id="6515" w:author="mikle" w:date="2025-10-09T19:45:00Z"/>
                  </w:rPr>
                </w:rPrChange>
              </w:rPr>
            </w:pPr>
            <w:ins w:id="6516" w:author="mikle" w:date="2025-10-09T19:45:00Z">
              <w:r w:rsidRPr="00FA2782">
                <w:rPr>
                  <w:lang w:val="en-US"/>
                  <w:rPrChange w:id="6517" w:author="mikle" w:date="2025-10-09T20:07:00Z" w16du:dateUtc="2025-10-10T03:07:00Z">
                    <w:rPr/>
                  </w:rPrChange>
                </w:rPr>
                <w:t xml:space="preserve">    value: Any</w:t>
              </w:r>
            </w:ins>
          </w:p>
          <w:p w14:paraId="760E29B4" w14:textId="77777777" w:rsidR="00BE130F" w:rsidRPr="00FA2782" w:rsidRDefault="00BE130F" w:rsidP="00BE130F">
            <w:pPr>
              <w:jc w:val="both"/>
              <w:rPr>
                <w:ins w:id="6518" w:author="mikle" w:date="2025-10-09T19:45:00Z"/>
                <w:lang w:val="en-US"/>
                <w:rPrChange w:id="6519" w:author="mikle" w:date="2025-10-09T20:07:00Z" w16du:dateUtc="2025-10-10T03:07:00Z">
                  <w:rPr>
                    <w:ins w:id="6520" w:author="mikle" w:date="2025-10-09T19:45:00Z"/>
                  </w:rPr>
                </w:rPrChange>
              </w:rPr>
            </w:pPr>
            <w:ins w:id="6521" w:author="mikle" w:date="2025-10-09T19:45:00Z">
              <w:r w:rsidRPr="00FA2782">
                <w:rPr>
                  <w:lang w:val="en-US"/>
                  <w:rPrChange w:id="6522" w:author="mikle" w:date="2025-10-09T20:07:00Z" w16du:dateUtc="2025-10-10T03:07:00Z">
                    <w:rPr/>
                  </w:rPrChange>
                </w:rPr>
                <w:t xml:space="preserve">    ptype: str  # 'float'|'int'|'bool'</w:t>
              </w:r>
            </w:ins>
          </w:p>
          <w:p w14:paraId="1862C592" w14:textId="77777777" w:rsidR="00BE130F" w:rsidRPr="00FA2782" w:rsidRDefault="00BE130F" w:rsidP="00BE130F">
            <w:pPr>
              <w:jc w:val="both"/>
              <w:rPr>
                <w:ins w:id="6523" w:author="mikle" w:date="2025-10-09T19:45:00Z"/>
                <w:lang w:val="en-US"/>
                <w:rPrChange w:id="6524" w:author="mikle" w:date="2025-10-09T20:07:00Z" w16du:dateUtc="2025-10-10T03:07:00Z">
                  <w:rPr>
                    <w:ins w:id="6525" w:author="mikle" w:date="2025-10-09T19:45:00Z"/>
                  </w:rPr>
                </w:rPrChange>
              </w:rPr>
            </w:pPr>
            <w:ins w:id="6526" w:author="mikle" w:date="2025-10-09T19:45:00Z">
              <w:r w:rsidRPr="00FA2782">
                <w:rPr>
                  <w:lang w:val="en-US"/>
                  <w:rPrChange w:id="6527" w:author="mikle" w:date="2025-10-09T20:07:00Z" w16du:dateUtc="2025-10-10T03:07:00Z">
                    <w:rPr/>
                  </w:rPrChange>
                </w:rPr>
                <w:t xml:space="preserve">    unit: str</w:t>
              </w:r>
            </w:ins>
          </w:p>
          <w:p w14:paraId="20422A2A" w14:textId="77777777" w:rsidR="00BE130F" w:rsidRPr="00FA2782" w:rsidRDefault="00BE130F" w:rsidP="00BE130F">
            <w:pPr>
              <w:jc w:val="both"/>
              <w:rPr>
                <w:ins w:id="6528" w:author="mikle" w:date="2025-10-09T19:45:00Z"/>
                <w:lang w:val="en-US"/>
                <w:rPrChange w:id="6529" w:author="mikle" w:date="2025-10-09T20:07:00Z" w16du:dateUtc="2025-10-10T03:07:00Z">
                  <w:rPr>
                    <w:ins w:id="6530" w:author="mikle" w:date="2025-10-09T19:45:00Z"/>
                  </w:rPr>
                </w:rPrChange>
              </w:rPr>
            </w:pPr>
            <w:ins w:id="6531" w:author="mikle" w:date="2025-10-09T19:45:00Z">
              <w:r w:rsidRPr="00FA2782">
                <w:rPr>
                  <w:lang w:val="en-US"/>
                  <w:rPrChange w:id="6532" w:author="mikle" w:date="2025-10-09T20:07:00Z" w16du:dateUtc="2025-10-10T03:07:00Z">
                    <w:rPr/>
                  </w:rPrChange>
                </w:rPr>
                <w:t xml:space="preserve">    desc: str</w:t>
              </w:r>
            </w:ins>
          </w:p>
          <w:p w14:paraId="2558429C" w14:textId="77777777" w:rsidR="00BE130F" w:rsidRPr="00FA2782" w:rsidRDefault="00BE130F" w:rsidP="00BE130F">
            <w:pPr>
              <w:jc w:val="both"/>
              <w:rPr>
                <w:ins w:id="6533" w:author="mikle" w:date="2025-10-09T19:45:00Z"/>
                <w:lang w:val="en-US"/>
                <w:rPrChange w:id="6534" w:author="mikle" w:date="2025-10-09T20:07:00Z" w16du:dateUtc="2025-10-10T03:07:00Z">
                  <w:rPr>
                    <w:ins w:id="6535" w:author="mikle" w:date="2025-10-09T19:45:00Z"/>
                  </w:rPr>
                </w:rPrChange>
              </w:rPr>
            </w:pPr>
          </w:p>
          <w:p w14:paraId="46001ABC" w14:textId="77777777" w:rsidR="00BE130F" w:rsidRPr="00FA2782" w:rsidRDefault="00BE130F" w:rsidP="00BE130F">
            <w:pPr>
              <w:jc w:val="both"/>
              <w:rPr>
                <w:ins w:id="6536" w:author="mikle" w:date="2025-10-09T19:45:00Z"/>
                <w:lang w:val="en-US"/>
                <w:rPrChange w:id="6537" w:author="mikle" w:date="2025-10-09T20:07:00Z" w16du:dateUtc="2025-10-10T03:07:00Z">
                  <w:rPr>
                    <w:ins w:id="6538" w:author="mikle" w:date="2025-10-09T19:45:00Z"/>
                  </w:rPr>
                </w:rPrChange>
              </w:rPr>
            </w:pPr>
            <w:ins w:id="6539" w:author="mikle" w:date="2025-10-09T19:45:00Z">
              <w:r w:rsidRPr="00FA2782">
                <w:rPr>
                  <w:lang w:val="en-US"/>
                  <w:rPrChange w:id="6540" w:author="mikle" w:date="2025-10-09T20:07:00Z" w16du:dateUtc="2025-10-10T03:07:00Z">
                    <w:rPr/>
                  </w:rPrChange>
                </w:rPr>
                <w:t>def default_param_rows() -&gt; List[ParamRow]:</w:t>
              </w:r>
            </w:ins>
          </w:p>
          <w:p w14:paraId="0D0E83C1" w14:textId="77777777" w:rsidR="00BE130F" w:rsidRPr="00FA2782" w:rsidRDefault="00BE130F" w:rsidP="00BE130F">
            <w:pPr>
              <w:jc w:val="both"/>
              <w:rPr>
                <w:ins w:id="6541" w:author="mikle" w:date="2025-10-09T19:45:00Z"/>
                <w:lang w:val="en-US"/>
                <w:rPrChange w:id="6542" w:author="mikle" w:date="2025-10-09T20:07:00Z" w16du:dateUtc="2025-10-10T03:07:00Z">
                  <w:rPr>
                    <w:ins w:id="6543" w:author="mikle" w:date="2025-10-09T19:45:00Z"/>
                  </w:rPr>
                </w:rPrChange>
              </w:rPr>
            </w:pPr>
            <w:ins w:id="6544" w:author="mikle" w:date="2025-10-09T19:45:00Z">
              <w:r w:rsidRPr="00FA2782">
                <w:rPr>
                  <w:lang w:val="en-US"/>
                  <w:rPrChange w:id="6545" w:author="mikle" w:date="2025-10-09T20:07:00Z" w16du:dateUtc="2025-10-10T03:07:00Z">
                    <w:rPr/>
                  </w:rPrChange>
                </w:rPr>
                <w:t xml:space="preserve">    return [</w:t>
              </w:r>
            </w:ins>
          </w:p>
          <w:p w14:paraId="5AA1D468" w14:textId="77777777" w:rsidR="00BE130F" w:rsidRPr="00FA2782" w:rsidRDefault="00BE130F" w:rsidP="00BE130F">
            <w:pPr>
              <w:jc w:val="both"/>
              <w:rPr>
                <w:ins w:id="6546" w:author="mikle" w:date="2025-10-09T19:45:00Z"/>
                <w:lang w:val="en-US"/>
                <w:rPrChange w:id="6547" w:author="mikle" w:date="2025-10-09T20:07:00Z" w16du:dateUtc="2025-10-10T03:07:00Z">
                  <w:rPr>
                    <w:ins w:id="6548" w:author="mikle" w:date="2025-10-09T19:45:00Z"/>
                  </w:rPr>
                </w:rPrChange>
              </w:rPr>
            </w:pPr>
            <w:ins w:id="6549" w:author="mikle" w:date="2025-10-09T19:45:00Z">
              <w:r w:rsidRPr="00FA2782">
                <w:rPr>
                  <w:lang w:val="en-US"/>
                  <w:rPrChange w:id="6550" w:author="mikle" w:date="2025-10-09T20:07:00Z" w16du:dateUtc="2025-10-10T03:07:00Z">
                    <w:rPr/>
                  </w:rPrChange>
                </w:rPr>
                <w:t xml:space="preserve">        ParamRow("</w:t>
              </w:r>
              <w:r w:rsidRPr="00BE130F">
                <w:t>Геометрия</w:t>
              </w:r>
              <w:r w:rsidRPr="00FA2782">
                <w:rPr>
                  <w:lang w:val="en-US"/>
                  <w:rPrChange w:id="6551" w:author="mikle" w:date="2025-10-09T20:07:00Z" w16du:dateUtc="2025-10-10T03:07:00Z">
                    <w:rPr/>
                  </w:rPrChange>
                </w:rPr>
                <w:t>", "rect_x", "rect.x", 0.0, "float", "</w:t>
              </w:r>
              <w:r w:rsidRPr="00BE130F">
                <w:t>м</w:t>
              </w:r>
              <w:r w:rsidRPr="00FA2782">
                <w:rPr>
                  <w:lang w:val="en-US"/>
                  <w:rPrChange w:id="6552" w:author="mikle" w:date="2025-10-09T20:07:00Z" w16du:dateUtc="2025-10-10T03:07:00Z">
                    <w:rPr/>
                  </w:rPrChange>
                </w:rPr>
                <w:t>", "</w:t>
              </w:r>
              <w:r w:rsidRPr="00BE130F">
                <w:t>Начальная</w:t>
              </w:r>
              <w:r w:rsidRPr="00FA2782">
                <w:rPr>
                  <w:lang w:val="en-US"/>
                  <w:rPrChange w:id="6553" w:author="mikle" w:date="2025-10-09T20:07:00Z" w16du:dateUtc="2025-10-10T03:07:00Z">
                    <w:rPr/>
                  </w:rPrChange>
                </w:rPr>
                <w:t xml:space="preserve"> x </w:t>
              </w:r>
              <w:r w:rsidRPr="00BE130F">
                <w:t>сектора</w:t>
              </w:r>
              <w:r w:rsidRPr="00FA2782">
                <w:rPr>
                  <w:lang w:val="en-US"/>
                  <w:rPrChange w:id="6554" w:author="mikle" w:date="2025-10-09T20:07:00Z" w16du:dateUtc="2025-10-10T03:07:00Z">
                    <w:rPr/>
                  </w:rPrChange>
                </w:rPr>
                <w:t>"),</w:t>
              </w:r>
            </w:ins>
          </w:p>
          <w:p w14:paraId="0D5E7BB8" w14:textId="77777777" w:rsidR="00BE130F" w:rsidRPr="00FA2782" w:rsidRDefault="00BE130F" w:rsidP="00BE130F">
            <w:pPr>
              <w:jc w:val="both"/>
              <w:rPr>
                <w:ins w:id="6555" w:author="mikle" w:date="2025-10-09T19:45:00Z"/>
                <w:lang w:val="en-US"/>
                <w:rPrChange w:id="6556" w:author="mikle" w:date="2025-10-09T20:07:00Z" w16du:dateUtc="2025-10-10T03:07:00Z">
                  <w:rPr>
                    <w:ins w:id="6557" w:author="mikle" w:date="2025-10-09T19:45:00Z"/>
                  </w:rPr>
                </w:rPrChange>
              </w:rPr>
            </w:pPr>
            <w:ins w:id="6558" w:author="mikle" w:date="2025-10-09T19:45:00Z">
              <w:r w:rsidRPr="00FA2782">
                <w:rPr>
                  <w:lang w:val="en-US"/>
                  <w:rPrChange w:id="6559" w:author="mikle" w:date="2025-10-09T20:07:00Z" w16du:dateUtc="2025-10-10T03:07:00Z">
                    <w:rPr/>
                  </w:rPrChange>
                </w:rPr>
                <w:t xml:space="preserve">        ParamRow("</w:t>
              </w:r>
              <w:r w:rsidRPr="00BE130F">
                <w:t>Геометрия</w:t>
              </w:r>
              <w:r w:rsidRPr="00FA2782">
                <w:rPr>
                  <w:lang w:val="en-US"/>
                  <w:rPrChange w:id="6560" w:author="mikle" w:date="2025-10-09T20:07:00Z" w16du:dateUtc="2025-10-10T03:07:00Z">
                    <w:rPr/>
                  </w:rPrChange>
                </w:rPr>
                <w:t>", "rect_y", "rect.y", 0.0, "float", "</w:t>
              </w:r>
              <w:r w:rsidRPr="00BE130F">
                <w:t>м</w:t>
              </w:r>
              <w:r w:rsidRPr="00FA2782">
                <w:rPr>
                  <w:lang w:val="en-US"/>
                  <w:rPrChange w:id="6561" w:author="mikle" w:date="2025-10-09T20:07:00Z" w16du:dateUtc="2025-10-10T03:07:00Z">
                    <w:rPr/>
                  </w:rPrChange>
                </w:rPr>
                <w:t>", "</w:t>
              </w:r>
              <w:r w:rsidRPr="00BE130F">
                <w:t>Начальная</w:t>
              </w:r>
              <w:r w:rsidRPr="00FA2782">
                <w:rPr>
                  <w:lang w:val="en-US"/>
                  <w:rPrChange w:id="6562" w:author="mikle" w:date="2025-10-09T20:07:00Z" w16du:dateUtc="2025-10-10T03:07:00Z">
                    <w:rPr/>
                  </w:rPrChange>
                </w:rPr>
                <w:t xml:space="preserve"> y </w:t>
              </w:r>
              <w:r w:rsidRPr="00BE130F">
                <w:t>сектора</w:t>
              </w:r>
              <w:r w:rsidRPr="00FA2782">
                <w:rPr>
                  <w:lang w:val="en-US"/>
                  <w:rPrChange w:id="6563" w:author="mikle" w:date="2025-10-09T20:07:00Z" w16du:dateUtc="2025-10-10T03:07:00Z">
                    <w:rPr/>
                  </w:rPrChange>
                </w:rPr>
                <w:t>"),</w:t>
              </w:r>
            </w:ins>
          </w:p>
          <w:p w14:paraId="7CBCE9ED" w14:textId="77777777" w:rsidR="00BE130F" w:rsidRPr="00FA2782" w:rsidRDefault="00BE130F" w:rsidP="00BE130F">
            <w:pPr>
              <w:jc w:val="both"/>
              <w:rPr>
                <w:ins w:id="6564" w:author="mikle" w:date="2025-10-09T19:45:00Z"/>
                <w:lang w:val="en-US"/>
                <w:rPrChange w:id="6565" w:author="mikle" w:date="2025-10-09T20:07:00Z" w16du:dateUtc="2025-10-10T03:07:00Z">
                  <w:rPr>
                    <w:ins w:id="6566" w:author="mikle" w:date="2025-10-09T19:45:00Z"/>
                  </w:rPr>
                </w:rPrChange>
              </w:rPr>
            </w:pPr>
            <w:ins w:id="6567" w:author="mikle" w:date="2025-10-09T19:45:00Z">
              <w:r w:rsidRPr="00FA2782">
                <w:rPr>
                  <w:lang w:val="en-US"/>
                  <w:rPrChange w:id="6568" w:author="mikle" w:date="2025-10-09T20:07:00Z" w16du:dateUtc="2025-10-10T03:07:00Z">
                    <w:rPr/>
                  </w:rPrChange>
                </w:rPr>
                <w:t xml:space="preserve">        ParamRow("</w:t>
              </w:r>
              <w:r w:rsidRPr="00BE130F">
                <w:t>Геометрия</w:t>
              </w:r>
              <w:r w:rsidRPr="00FA2782">
                <w:rPr>
                  <w:lang w:val="en-US"/>
                  <w:rPrChange w:id="6569" w:author="mikle" w:date="2025-10-09T20:07:00Z" w16du:dateUtc="2025-10-10T03:07:00Z">
                    <w:rPr/>
                  </w:rPrChange>
                </w:rPr>
                <w:t>", "rect_w", "rect.W", 200.0, "float", "</w:t>
              </w:r>
              <w:r w:rsidRPr="00BE130F">
                <w:t>м</w:t>
              </w:r>
              <w:r w:rsidRPr="00FA2782">
                <w:rPr>
                  <w:lang w:val="en-US"/>
                  <w:rPrChange w:id="6570" w:author="mikle" w:date="2025-10-09T20:07:00Z" w16du:dateUtc="2025-10-10T03:07:00Z">
                    <w:rPr/>
                  </w:rPrChange>
                </w:rPr>
                <w:t>", "</w:t>
              </w:r>
              <w:r w:rsidRPr="00BE130F">
                <w:t>Ширина</w:t>
              </w:r>
              <w:r w:rsidRPr="00FA2782">
                <w:rPr>
                  <w:lang w:val="en-US"/>
                  <w:rPrChange w:id="6571" w:author="mikle" w:date="2025-10-09T20:07:00Z" w16du:dateUtc="2025-10-10T03:07:00Z">
                    <w:rPr/>
                  </w:rPrChange>
                </w:rPr>
                <w:t xml:space="preserve"> </w:t>
              </w:r>
              <w:r w:rsidRPr="00BE130F">
                <w:t>сектора</w:t>
              </w:r>
              <w:r w:rsidRPr="00FA2782">
                <w:rPr>
                  <w:lang w:val="en-US"/>
                  <w:rPrChange w:id="6572" w:author="mikle" w:date="2025-10-09T20:07:00Z" w16du:dateUtc="2025-10-10T03:07:00Z">
                    <w:rPr/>
                  </w:rPrChange>
                </w:rPr>
                <w:t>"),</w:t>
              </w:r>
            </w:ins>
          </w:p>
          <w:p w14:paraId="7667301E" w14:textId="77777777" w:rsidR="00BE130F" w:rsidRPr="00FA2782" w:rsidRDefault="00BE130F" w:rsidP="00BE130F">
            <w:pPr>
              <w:jc w:val="both"/>
              <w:rPr>
                <w:ins w:id="6573" w:author="mikle" w:date="2025-10-09T19:45:00Z"/>
                <w:lang w:val="en-US"/>
                <w:rPrChange w:id="6574" w:author="mikle" w:date="2025-10-09T20:07:00Z" w16du:dateUtc="2025-10-10T03:07:00Z">
                  <w:rPr>
                    <w:ins w:id="6575" w:author="mikle" w:date="2025-10-09T19:45:00Z"/>
                  </w:rPr>
                </w:rPrChange>
              </w:rPr>
            </w:pPr>
            <w:ins w:id="6576" w:author="mikle" w:date="2025-10-09T19:45:00Z">
              <w:r w:rsidRPr="00FA2782">
                <w:rPr>
                  <w:lang w:val="en-US"/>
                  <w:rPrChange w:id="6577" w:author="mikle" w:date="2025-10-09T20:07:00Z" w16du:dateUtc="2025-10-10T03:07:00Z">
                    <w:rPr/>
                  </w:rPrChange>
                </w:rPr>
                <w:t xml:space="preserve">        ParamRow("</w:t>
              </w:r>
              <w:r w:rsidRPr="00BE130F">
                <w:t>Геометрия</w:t>
              </w:r>
              <w:r w:rsidRPr="00FA2782">
                <w:rPr>
                  <w:lang w:val="en-US"/>
                  <w:rPrChange w:id="6578" w:author="mikle" w:date="2025-10-09T20:07:00Z" w16du:dateUtc="2025-10-10T03:07:00Z">
                    <w:rPr/>
                  </w:rPrChange>
                </w:rPr>
                <w:t>", "rect_h", "rect.H", 150.0, "float", "</w:t>
              </w:r>
              <w:r w:rsidRPr="00BE130F">
                <w:t>м</w:t>
              </w:r>
              <w:r w:rsidRPr="00FA2782">
                <w:rPr>
                  <w:lang w:val="en-US"/>
                  <w:rPrChange w:id="6579" w:author="mikle" w:date="2025-10-09T20:07:00Z" w16du:dateUtc="2025-10-10T03:07:00Z">
                    <w:rPr/>
                  </w:rPrChange>
                </w:rPr>
                <w:t>", "</w:t>
              </w:r>
              <w:r w:rsidRPr="00BE130F">
                <w:t>Высота</w:t>
              </w:r>
              <w:r w:rsidRPr="00FA2782">
                <w:rPr>
                  <w:lang w:val="en-US"/>
                  <w:rPrChange w:id="6580" w:author="mikle" w:date="2025-10-09T20:07:00Z" w16du:dateUtc="2025-10-10T03:07:00Z">
                    <w:rPr/>
                  </w:rPrChange>
                </w:rPr>
                <w:t xml:space="preserve"> </w:t>
              </w:r>
              <w:r w:rsidRPr="00BE130F">
                <w:t>сектора</w:t>
              </w:r>
              <w:r w:rsidRPr="00FA2782">
                <w:rPr>
                  <w:lang w:val="en-US"/>
                  <w:rPrChange w:id="6581" w:author="mikle" w:date="2025-10-09T20:07:00Z" w16du:dateUtc="2025-10-10T03:07:00Z">
                    <w:rPr/>
                  </w:rPrChange>
                </w:rPr>
                <w:t>"),</w:t>
              </w:r>
            </w:ins>
          </w:p>
          <w:p w14:paraId="6FADD4E0" w14:textId="77777777" w:rsidR="00BE130F" w:rsidRPr="00FA2782" w:rsidRDefault="00BE130F" w:rsidP="00BE130F">
            <w:pPr>
              <w:jc w:val="both"/>
              <w:rPr>
                <w:ins w:id="6582" w:author="mikle" w:date="2025-10-09T19:45:00Z"/>
                <w:lang w:val="en-US"/>
                <w:rPrChange w:id="6583" w:author="mikle" w:date="2025-10-09T20:07:00Z" w16du:dateUtc="2025-10-10T03:07:00Z">
                  <w:rPr>
                    <w:ins w:id="6584" w:author="mikle" w:date="2025-10-09T19:45:00Z"/>
                  </w:rPr>
                </w:rPrChange>
              </w:rPr>
            </w:pPr>
            <w:ins w:id="6585" w:author="mikle" w:date="2025-10-09T19:45:00Z">
              <w:r w:rsidRPr="00FA2782">
                <w:rPr>
                  <w:lang w:val="en-US"/>
                  <w:rPrChange w:id="6586" w:author="mikle" w:date="2025-10-09T20:07:00Z" w16du:dateUtc="2025-10-10T03:07:00Z">
                    <w:rPr/>
                  </w:rPrChange>
                </w:rPr>
                <w:t xml:space="preserve">        ParamRow("</w:t>
              </w:r>
              <w:r w:rsidRPr="00BE130F">
                <w:t>Геометрия</w:t>
              </w:r>
              <w:r w:rsidRPr="00FA2782">
                <w:rPr>
                  <w:lang w:val="en-US"/>
                  <w:rPrChange w:id="6587" w:author="mikle" w:date="2025-10-09T20:07:00Z" w16du:dateUtc="2025-10-10T03:07:00Z">
                    <w:rPr/>
                  </w:rPrChange>
                </w:rPr>
                <w:t>", "heading_deg", "heading", 30.0, "float", "°", "</w:t>
              </w:r>
              <w:r w:rsidRPr="00BE130F">
                <w:t>Азимут</w:t>
              </w:r>
              <w:r w:rsidRPr="00FA2782">
                <w:rPr>
                  <w:lang w:val="en-US"/>
                  <w:rPrChange w:id="6588" w:author="mikle" w:date="2025-10-09T20:07:00Z" w16du:dateUtc="2025-10-10T03:07:00Z">
                    <w:rPr/>
                  </w:rPrChange>
                </w:rPr>
                <w:t xml:space="preserve"> «</w:t>
              </w:r>
              <w:r w:rsidRPr="00BE130F">
                <w:t>галсов</w:t>
              </w:r>
              <w:r w:rsidRPr="00FA2782">
                <w:rPr>
                  <w:lang w:val="en-US"/>
                  <w:rPrChange w:id="6589" w:author="mikle" w:date="2025-10-09T20:07:00Z" w16du:dateUtc="2025-10-10T03:07:00Z">
                    <w:rPr/>
                  </w:rPrChange>
                </w:rPr>
                <w:t>»"),</w:t>
              </w:r>
            </w:ins>
          </w:p>
          <w:p w14:paraId="7ACC7774" w14:textId="77777777" w:rsidR="00BE130F" w:rsidRPr="00FA2782" w:rsidRDefault="00BE130F" w:rsidP="00BE130F">
            <w:pPr>
              <w:jc w:val="both"/>
              <w:rPr>
                <w:ins w:id="6590" w:author="mikle" w:date="2025-10-09T19:45:00Z"/>
                <w:lang w:val="en-US"/>
                <w:rPrChange w:id="6591" w:author="mikle" w:date="2025-10-09T20:07:00Z" w16du:dateUtc="2025-10-10T03:07:00Z">
                  <w:rPr>
                    <w:ins w:id="6592" w:author="mikle" w:date="2025-10-09T19:45:00Z"/>
                  </w:rPr>
                </w:rPrChange>
              </w:rPr>
            </w:pPr>
          </w:p>
          <w:p w14:paraId="1DC0D9FA" w14:textId="77777777" w:rsidR="00BE130F" w:rsidRPr="00FA2782" w:rsidRDefault="00BE130F" w:rsidP="00BE130F">
            <w:pPr>
              <w:jc w:val="both"/>
              <w:rPr>
                <w:ins w:id="6593" w:author="mikle" w:date="2025-10-09T19:45:00Z"/>
                <w:lang w:val="en-US"/>
                <w:rPrChange w:id="6594" w:author="mikle" w:date="2025-10-09T20:07:00Z" w16du:dateUtc="2025-10-10T03:07:00Z">
                  <w:rPr>
                    <w:ins w:id="6595" w:author="mikle" w:date="2025-10-09T19:45:00Z"/>
                  </w:rPr>
                </w:rPrChange>
              </w:rPr>
            </w:pPr>
            <w:ins w:id="6596" w:author="mikle" w:date="2025-10-09T19:45:00Z">
              <w:r w:rsidRPr="00FA2782">
                <w:rPr>
                  <w:lang w:val="en-US"/>
                  <w:rPrChange w:id="6597" w:author="mikle" w:date="2025-10-09T20:07:00Z" w16du:dateUtc="2025-10-10T03:07:00Z">
                    <w:rPr/>
                  </w:rPrChange>
                </w:rPr>
                <w:t xml:space="preserve">        ParamRow("SSS", "h_alt", "h_alt", 1.5, "float", "</w:t>
              </w:r>
              <w:r w:rsidRPr="00BE130F">
                <w:t>м</w:t>
              </w:r>
              <w:r w:rsidRPr="00FA2782">
                <w:rPr>
                  <w:lang w:val="en-US"/>
                  <w:rPrChange w:id="6598" w:author="mikle" w:date="2025-10-09T20:07:00Z" w16du:dateUtc="2025-10-10T03:07:00Z">
                    <w:rPr/>
                  </w:rPrChange>
                </w:rPr>
                <w:t>", "</w:t>
              </w:r>
              <w:r w:rsidRPr="00BE130F">
                <w:t>Высота</w:t>
              </w:r>
              <w:r w:rsidRPr="00FA2782">
                <w:rPr>
                  <w:lang w:val="en-US"/>
                  <w:rPrChange w:id="6599" w:author="mikle" w:date="2025-10-09T20:07:00Z" w16du:dateUtc="2025-10-10T03:07:00Z">
                    <w:rPr/>
                  </w:rPrChange>
                </w:rPr>
                <w:t xml:space="preserve"> </w:t>
              </w:r>
              <w:r w:rsidRPr="00BE130F">
                <w:t>над</w:t>
              </w:r>
              <w:r w:rsidRPr="00FA2782">
                <w:rPr>
                  <w:lang w:val="en-US"/>
                  <w:rPrChange w:id="6600" w:author="mikle" w:date="2025-10-09T20:07:00Z" w16du:dateUtc="2025-10-10T03:07:00Z">
                    <w:rPr/>
                  </w:rPrChange>
                </w:rPr>
                <w:t xml:space="preserve"> </w:t>
              </w:r>
              <w:r w:rsidRPr="00BE130F">
                <w:t>дном</w:t>
              </w:r>
              <w:r w:rsidRPr="00FA2782">
                <w:rPr>
                  <w:lang w:val="en-US"/>
                  <w:rPrChange w:id="6601" w:author="mikle" w:date="2025-10-09T20:07:00Z" w16du:dateUtc="2025-10-10T03:07:00Z">
                    <w:rPr/>
                  </w:rPrChange>
                </w:rPr>
                <w:t>"),</w:t>
              </w:r>
            </w:ins>
          </w:p>
          <w:p w14:paraId="0A771FBE" w14:textId="77777777" w:rsidR="00BE130F" w:rsidRPr="00FA2782" w:rsidRDefault="00BE130F" w:rsidP="00BE130F">
            <w:pPr>
              <w:jc w:val="both"/>
              <w:rPr>
                <w:ins w:id="6602" w:author="mikle" w:date="2025-10-09T19:45:00Z"/>
                <w:lang w:val="en-US"/>
                <w:rPrChange w:id="6603" w:author="mikle" w:date="2025-10-09T20:07:00Z" w16du:dateUtc="2025-10-10T03:07:00Z">
                  <w:rPr>
                    <w:ins w:id="6604" w:author="mikle" w:date="2025-10-09T19:45:00Z"/>
                  </w:rPr>
                </w:rPrChange>
              </w:rPr>
            </w:pPr>
            <w:ins w:id="6605" w:author="mikle" w:date="2025-10-09T19:45:00Z">
              <w:r w:rsidRPr="00FA2782">
                <w:rPr>
                  <w:lang w:val="en-US"/>
                  <w:rPrChange w:id="6606" w:author="mikle" w:date="2025-10-09T20:07:00Z" w16du:dateUtc="2025-10-10T03:07:00Z">
                    <w:rPr/>
                  </w:rPrChange>
                </w:rPr>
                <w:t xml:space="preserve">        ParamRow("SSS", "R_slant", "R_slant", 15.0, "float", "</w:t>
              </w:r>
              <w:r w:rsidRPr="00BE130F">
                <w:t>м</w:t>
              </w:r>
              <w:r w:rsidRPr="00FA2782">
                <w:rPr>
                  <w:lang w:val="en-US"/>
                  <w:rPrChange w:id="6607" w:author="mikle" w:date="2025-10-09T20:07:00Z" w16du:dateUtc="2025-10-10T03:07:00Z">
                    <w:rPr/>
                  </w:rPrChange>
                </w:rPr>
                <w:t>", "</w:t>
              </w:r>
              <w:r w:rsidRPr="00BE130F">
                <w:t>Наклонная</w:t>
              </w:r>
              <w:r w:rsidRPr="00FA2782">
                <w:rPr>
                  <w:lang w:val="en-US"/>
                  <w:rPrChange w:id="6608" w:author="mikle" w:date="2025-10-09T20:07:00Z" w16du:dateUtc="2025-10-10T03:07:00Z">
                    <w:rPr/>
                  </w:rPrChange>
                </w:rPr>
                <w:t xml:space="preserve"> </w:t>
              </w:r>
              <w:r w:rsidRPr="00BE130F">
                <w:t>дальность</w:t>
              </w:r>
              <w:r w:rsidRPr="00FA2782">
                <w:rPr>
                  <w:lang w:val="en-US"/>
                  <w:rPrChange w:id="6609" w:author="mikle" w:date="2025-10-09T20:07:00Z" w16du:dateUtc="2025-10-10T03:07:00Z">
                    <w:rPr/>
                  </w:rPrChange>
                </w:rPr>
                <w:t>"),</w:t>
              </w:r>
            </w:ins>
          </w:p>
          <w:p w14:paraId="17098049" w14:textId="77777777" w:rsidR="00BE130F" w:rsidRPr="00FA2782" w:rsidRDefault="00BE130F" w:rsidP="00BE130F">
            <w:pPr>
              <w:jc w:val="both"/>
              <w:rPr>
                <w:ins w:id="6610" w:author="mikle" w:date="2025-10-09T19:45:00Z"/>
                <w:lang w:val="en-US"/>
                <w:rPrChange w:id="6611" w:author="mikle" w:date="2025-10-09T20:07:00Z" w16du:dateUtc="2025-10-10T03:07:00Z">
                  <w:rPr>
                    <w:ins w:id="6612" w:author="mikle" w:date="2025-10-09T19:45:00Z"/>
                  </w:rPr>
                </w:rPrChange>
              </w:rPr>
            </w:pPr>
            <w:ins w:id="6613" w:author="mikle" w:date="2025-10-09T19:45:00Z">
              <w:r w:rsidRPr="00FA2782">
                <w:rPr>
                  <w:lang w:val="en-US"/>
                  <w:rPrChange w:id="6614" w:author="mikle" w:date="2025-10-09T20:07:00Z" w16du:dateUtc="2025-10-10T03:07:00Z">
                    <w:rPr/>
                  </w:rPrChange>
                </w:rPr>
                <w:t xml:space="preserve">        ParamRow("SSS", "beta_deg", "beta", 4.0, "float", "°", "</w:t>
              </w:r>
              <w:r w:rsidRPr="00BE130F">
                <w:t>Угол</w:t>
              </w:r>
              <w:r w:rsidRPr="00FA2782">
                <w:rPr>
                  <w:lang w:val="en-US"/>
                  <w:rPrChange w:id="6615" w:author="mikle" w:date="2025-10-09T20:07:00Z" w16du:dateUtc="2025-10-10T03:07:00Z">
                    <w:rPr/>
                  </w:rPrChange>
                </w:rPr>
                <w:t xml:space="preserve"> «</w:t>
              </w:r>
              <w:r w:rsidRPr="00BE130F">
                <w:t>тени</w:t>
              </w:r>
              <w:r w:rsidRPr="00FA2782">
                <w:rPr>
                  <w:lang w:val="en-US"/>
                  <w:rPrChange w:id="6616" w:author="mikle" w:date="2025-10-09T20:07:00Z" w16du:dateUtc="2025-10-10T03:07:00Z">
                    <w:rPr/>
                  </w:rPrChange>
                </w:rPr>
                <w:t xml:space="preserve">» </w:t>
              </w:r>
              <w:r w:rsidRPr="00BE130F">
                <w:t>по</w:t>
              </w:r>
              <w:r w:rsidRPr="00FA2782">
                <w:rPr>
                  <w:lang w:val="en-US"/>
                  <w:rPrChange w:id="6617" w:author="mikle" w:date="2025-10-09T20:07:00Z" w16du:dateUtc="2025-10-10T03:07:00Z">
                    <w:rPr/>
                  </w:rPrChange>
                </w:rPr>
                <w:t xml:space="preserve"> </w:t>
              </w:r>
              <w:r w:rsidRPr="00BE130F">
                <w:t>бортам</w:t>
              </w:r>
              <w:r w:rsidRPr="00FA2782">
                <w:rPr>
                  <w:lang w:val="en-US"/>
                  <w:rPrChange w:id="6618" w:author="mikle" w:date="2025-10-09T20:07:00Z" w16du:dateUtc="2025-10-10T03:07:00Z">
                    <w:rPr/>
                  </w:rPrChange>
                </w:rPr>
                <w:t>"),</w:t>
              </w:r>
            </w:ins>
          </w:p>
          <w:p w14:paraId="628B3633" w14:textId="77777777" w:rsidR="00BE130F" w:rsidRPr="00FA2782" w:rsidRDefault="00BE130F" w:rsidP="00BE130F">
            <w:pPr>
              <w:jc w:val="both"/>
              <w:rPr>
                <w:ins w:id="6619" w:author="mikle" w:date="2025-10-09T19:45:00Z"/>
                <w:lang w:val="en-US"/>
                <w:rPrChange w:id="6620" w:author="mikle" w:date="2025-10-09T20:07:00Z" w16du:dateUtc="2025-10-10T03:07:00Z">
                  <w:rPr>
                    <w:ins w:id="6621" w:author="mikle" w:date="2025-10-09T19:45:00Z"/>
                  </w:rPr>
                </w:rPrChange>
              </w:rPr>
            </w:pPr>
            <w:ins w:id="6622" w:author="mikle" w:date="2025-10-09T19:45:00Z">
              <w:r w:rsidRPr="00FA2782">
                <w:rPr>
                  <w:lang w:val="en-US"/>
                  <w:rPrChange w:id="6623" w:author="mikle" w:date="2025-10-09T20:07:00Z" w16du:dateUtc="2025-10-10T03:07:00Z">
                    <w:rPr/>
                  </w:rPrChange>
                </w:rPr>
                <w:t xml:space="preserve">        ParamRow("SSS", "cross_overlap", "cross_overlap", 0.20, "float", "</w:t>
              </w:r>
              <w:r w:rsidRPr="00BE130F">
                <w:t>дол</w:t>
              </w:r>
              <w:r w:rsidRPr="00FA2782">
                <w:rPr>
                  <w:lang w:val="en-US"/>
                  <w:rPrChange w:id="6624" w:author="mikle" w:date="2025-10-09T20:07:00Z" w16du:dateUtc="2025-10-10T03:07:00Z">
                    <w:rPr/>
                  </w:rPrChange>
                </w:rPr>
                <w:t>.", "</w:t>
              </w:r>
              <w:r w:rsidRPr="00BE130F">
                <w:t>Перекрытие</w:t>
              </w:r>
              <w:r w:rsidRPr="00FA2782">
                <w:rPr>
                  <w:lang w:val="en-US"/>
                  <w:rPrChange w:id="6625" w:author="mikle" w:date="2025-10-09T20:07:00Z" w16du:dateUtc="2025-10-10T03:07:00Z">
                    <w:rPr/>
                  </w:rPrChange>
                </w:rPr>
                <w:t xml:space="preserve"> </w:t>
              </w:r>
              <w:r w:rsidRPr="00BE130F">
                <w:t>между</w:t>
              </w:r>
              <w:r w:rsidRPr="00FA2782">
                <w:rPr>
                  <w:lang w:val="en-US"/>
                  <w:rPrChange w:id="6626" w:author="mikle" w:date="2025-10-09T20:07:00Z" w16du:dateUtc="2025-10-10T03:07:00Z">
                    <w:rPr/>
                  </w:rPrChange>
                </w:rPr>
                <w:t xml:space="preserve"> </w:t>
              </w:r>
              <w:r w:rsidRPr="00BE130F">
                <w:t>галсами</w:t>
              </w:r>
              <w:r w:rsidRPr="00FA2782">
                <w:rPr>
                  <w:lang w:val="en-US"/>
                  <w:rPrChange w:id="6627" w:author="mikle" w:date="2025-10-09T20:07:00Z" w16du:dateUtc="2025-10-10T03:07:00Z">
                    <w:rPr/>
                  </w:rPrChange>
                </w:rPr>
                <w:t>"),</w:t>
              </w:r>
            </w:ins>
          </w:p>
          <w:p w14:paraId="11AB3FE3" w14:textId="77777777" w:rsidR="00BE130F" w:rsidRPr="00FA2782" w:rsidRDefault="00BE130F" w:rsidP="00BE130F">
            <w:pPr>
              <w:jc w:val="both"/>
              <w:rPr>
                <w:ins w:id="6628" w:author="mikle" w:date="2025-10-09T19:45:00Z"/>
                <w:lang w:val="en-US"/>
                <w:rPrChange w:id="6629" w:author="mikle" w:date="2025-10-09T20:07:00Z" w16du:dateUtc="2025-10-10T03:07:00Z">
                  <w:rPr>
                    <w:ins w:id="6630" w:author="mikle" w:date="2025-10-09T19:45:00Z"/>
                  </w:rPr>
                </w:rPrChange>
              </w:rPr>
            </w:pPr>
            <w:ins w:id="6631" w:author="mikle" w:date="2025-10-09T19:45:00Z">
              <w:r w:rsidRPr="00FA2782">
                <w:rPr>
                  <w:lang w:val="en-US"/>
                  <w:rPrChange w:id="6632" w:author="mikle" w:date="2025-10-09T20:07:00Z" w16du:dateUtc="2025-10-10T03:07:00Z">
                    <w:rPr/>
                  </w:rPrChange>
                </w:rPr>
                <w:t xml:space="preserve">        ParamRow("SSS", "along_overlap", "along_overlap", 0.30, "float", "</w:t>
              </w:r>
              <w:r w:rsidRPr="00BE130F">
                <w:t>дол</w:t>
              </w:r>
              <w:r w:rsidRPr="00FA2782">
                <w:rPr>
                  <w:lang w:val="en-US"/>
                  <w:rPrChange w:id="6633" w:author="mikle" w:date="2025-10-09T20:07:00Z" w16du:dateUtc="2025-10-10T03:07:00Z">
                    <w:rPr/>
                  </w:rPrChange>
                </w:rPr>
                <w:t>.", "</w:t>
              </w:r>
              <w:r w:rsidRPr="00BE130F">
                <w:t>Перекрытие</w:t>
              </w:r>
              <w:r w:rsidRPr="00FA2782">
                <w:rPr>
                  <w:lang w:val="en-US"/>
                  <w:rPrChange w:id="6634" w:author="mikle" w:date="2025-10-09T20:07:00Z" w16du:dateUtc="2025-10-10T03:07:00Z">
                    <w:rPr/>
                  </w:rPrChange>
                </w:rPr>
                <w:t xml:space="preserve"> </w:t>
              </w:r>
              <w:r w:rsidRPr="00BE130F">
                <w:t>по</w:t>
              </w:r>
              <w:r w:rsidRPr="00FA2782">
                <w:rPr>
                  <w:lang w:val="en-US"/>
                  <w:rPrChange w:id="6635" w:author="mikle" w:date="2025-10-09T20:07:00Z" w16du:dateUtc="2025-10-10T03:07:00Z">
                    <w:rPr/>
                  </w:rPrChange>
                </w:rPr>
                <w:t xml:space="preserve"> </w:t>
              </w:r>
              <w:r w:rsidRPr="00BE130F">
                <w:t>ходу</w:t>
              </w:r>
              <w:r w:rsidRPr="00FA2782">
                <w:rPr>
                  <w:lang w:val="en-US"/>
                  <w:rPrChange w:id="6636" w:author="mikle" w:date="2025-10-09T20:07:00Z" w16du:dateUtc="2025-10-10T03:07:00Z">
                    <w:rPr/>
                  </w:rPrChange>
                </w:rPr>
                <w:t>"),</w:t>
              </w:r>
            </w:ins>
          </w:p>
          <w:p w14:paraId="71BE9684" w14:textId="77777777" w:rsidR="00BE130F" w:rsidRPr="00FA2782" w:rsidRDefault="00BE130F" w:rsidP="00BE130F">
            <w:pPr>
              <w:jc w:val="both"/>
              <w:rPr>
                <w:ins w:id="6637" w:author="mikle" w:date="2025-10-09T19:45:00Z"/>
                <w:lang w:val="en-US"/>
                <w:rPrChange w:id="6638" w:author="mikle" w:date="2025-10-09T20:07:00Z" w16du:dateUtc="2025-10-10T03:07:00Z">
                  <w:rPr>
                    <w:ins w:id="6639" w:author="mikle" w:date="2025-10-09T19:45:00Z"/>
                  </w:rPr>
                </w:rPrChange>
              </w:rPr>
            </w:pPr>
          </w:p>
          <w:p w14:paraId="4174B99F" w14:textId="77777777" w:rsidR="00BE130F" w:rsidRPr="00FA2782" w:rsidRDefault="00BE130F" w:rsidP="00BE130F">
            <w:pPr>
              <w:jc w:val="both"/>
              <w:rPr>
                <w:ins w:id="6640" w:author="mikle" w:date="2025-10-09T19:45:00Z"/>
                <w:lang w:val="en-US"/>
                <w:rPrChange w:id="6641" w:author="mikle" w:date="2025-10-09T20:07:00Z" w16du:dateUtc="2025-10-10T03:07:00Z">
                  <w:rPr>
                    <w:ins w:id="6642" w:author="mikle" w:date="2025-10-09T19:45:00Z"/>
                  </w:rPr>
                </w:rPrChange>
              </w:rPr>
            </w:pPr>
            <w:ins w:id="6643" w:author="mikle" w:date="2025-10-09T19:45:00Z">
              <w:r w:rsidRPr="00FA2782">
                <w:rPr>
                  <w:lang w:val="en-US"/>
                  <w:rPrChange w:id="6644" w:author="mikle" w:date="2025-10-09T20:07:00Z" w16du:dateUtc="2025-10-10T03:07:00Z">
                    <w:rPr/>
                  </w:rPrChange>
                </w:rPr>
                <w:t xml:space="preserve">        ParamRow("</w:t>
              </w:r>
              <w:r w:rsidRPr="00BE130F">
                <w:t>Движение</w:t>
              </w:r>
              <w:r w:rsidRPr="00FA2782">
                <w:rPr>
                  <w:lang w:val="en-US"/>
                  <w:rPrChange w:id="6645" w:author="mikle" w:date="2025-10-09T20:07:00Z" w16du:dateUtc="2025-10-10T03:07:00Z">
                    <w:rPr/>
                  </w:rPrChange>
                </w:rPr>
                <w:t>", "U_cruise", "U_cruise", 1.2, "float", "</w:t>
              </w:r>
              <w:r w:rsidRPr="00BE130F">
                <w:t>м</w:t>
              </w:r>
              <w:r w:rsidRPr="00FA2782">
                <w:rPr>
                  <w:lang w:val="en-US"/>
                  <w:rPrChange w:id="6646" w:author="mikle" w:date="2025-10-09T20:07:00Z" w16du:dateUtc="2025-10-10T03:07:00Z">
                    <w:rPr/>
                  </w:rPrChange>
                </w:rPr>
                <w:t>/</w:t>
              </w:r>
              <w:r w:rsidRPr="00BE130F">
                <w:t>с</w:t>
              </w:r>
              <w:r w:rsidRPr="00FA2782">
                <w:rPr>
                  <w:lang w:val="en-US"/>
                  <w:rPrChange w:id="6647" w:author="mikle" w:date="2025-10-09T20:07:00Z" w16du:dateUtc="2025-10-10T03:07:00Z">
                    <w:rPr/>
                  </w:rPrChange>
                </w:rPr>
                <w:t>", "</w:t>
              </w:r>
              <w:r w:rsidRPr="00BE130F">
                <w:t>Крейсерская</w:t>
              </w:r>
              <w:r w:rsidRPr="00FA2782">
                <w:rPr>
                  <w:lang w:val="en-US"/>
                  <w:rPrChange w:id="6648" w:author="mikle" w:date="2025-10-09T20:07:00Z" w16du:dateUtc="2025-10-10T03:07:00Z">
                    <w:rPr/>
                  </w:rPrChange>
                </w:rPr>
                <w:t xml:space="preserve"> </w:t>
              </w:r>
              <w:r w:rsidRPr="00BE130F">
                <w:t>наземная</w:t>
              </w:r>
              <w:r w:rsidRPr="00FA2782">
                <w:rPr>
                  <w:lang w:val="en-US"/>
                  <w:rPrChange w:id="6649" w:author="mikle" w:date="2025-10-09T20:07:00Z" w16du:dateUtc="2025-10-10T03:07:00Z">
                    <w:rPr/>
                  </w:rPrChange>
                </w:rPr>
                <w:t>"),</w:t>
              </w:r>
            </w:ins>
          </w:p>
          <w:p w14:paraId="3601EE37" w14:textId="77777777" w:rsidR="00BE130F" w:rsidRPr="00BE130F" w:rsidRDefault="00BE130F" w:rsidP="00BE130F">
            <w:pPr>
              <w:jc w:val="both"/>
              <w:rPr>
                <w:ins w:id="6650" w:author="mikle" w:date="2025-10-09T19:45:00Z"/>
              </w:rPr>
            </w:pPr>
            <w:ins w:id="6651" w:author="mikle" w:date="2025-10-09T19:45:00Z">
              <w:r w:rsidRPr="00FA2782">
                <w:rPr>
                  <w:lang w:val="en-US"/>
                  <w:rPrChange w:id="6652" w:author="mikle" w:date="2025-10-09T20:07:00Z" w16du:dateUtc="2025-10-10T03:07:00Z">
                    <w:rPr/>
                  </w:rPrChange>
                </w:rPr>
                <w:t xml:space="preserve">        </w:t>
              </w:r>
              <w:r w:rsidRPr="00BE130F">
                <w:t>ParamRow("Движение", "U_acq", "U_acq", 0.7, "float", "м/с", "Рабочая наземная"),</w:t>
              </w:r>
            </w:ins>
          </w:p>
          <w:p w14:paraId="031C8B93" w14:textId="77777777" w:rsidR="00BE130F" w:rsidRPr="00BE130F" w:rsidRDefault="00BE130F" w:rsidP="00BE130F">
            <w:pPr>
              <w:jc w:val="both"/>
              <w:rPr>
                <w:ins w:id="6653" w:author="mikle" w:date="2025-10-09T19:45:00Z"/>
              </w:rPr>
            </w:pPr>
            <w:ins w:id="6654" w:author="mikle" w:date="2025-10-09T19:45:00Z">
              <w:r w:rsidRPr="00BE130F">
                <w:t xml:space="preserve">        ParamRow("Движение", "lookahead", "lookahead", 6.0, "float", "м", "Длина упреждения LOS"),</w:t>
              </w:r>
            </w:ins>
          </w:p>
          <w:p w14:paraId="792346D6" w14:textId="77777777" w:rsidR="00BE130F" w:rsidRPr="00BE130F" w:rsidRDefault="00BE130F" w:rsidP="00BE130F">
            <w:pPr>
              <w:jc w:val="both"/>
              <w:rPr>
                <w:ins w:id="6655" w:author="mikle" w:date="2025-10-09T19:45:00Z"/>
              </w:rPr>
            </w:pPr>
            <w:ins w:id="6656" w:author="mikle" w:date="2025-10-09T19:45:00Z">
              <w:r w:rsidRPr="00BE130F">
                <w:t xml:space="preserve">        ParamRow("Движение", "switch_R", "switch_R", 2.0, "float", "м", "Радиус переключения сегмента"),</w:t>
              </w:r>
            </w:ins>
          </w:p>
          <w:p w14:paraId="5961880A" w14:textId="77777777" w:rsidR="00BE130F" w:rsidRPr="00BE130F" w:rsidRDefault="00BE130F" w:rsidP="00BE130F">
            <w:pPr>
              <w:jc w:val="both"/>
              <w:rPr>
                <w:ins w:id="6657" w:author="mikle" w:date="2025-10-09T19:45:00Z"/>
              </w:rPr>
            </w:pPr>
            <w:ins w:id="6658" w:author="mikle" w:date="2025-10-09T19:45:00Z">
              <w:r w:rsidRPr="00BE130F">
                <w:t xml:space="preserve">        ParamRow("Движение", "a_lat_max", "a_lat_max", 0.6, "float", "м/с²", "Макс. поперечное ускорение"),</w:t>
              </w:r>
            </w:ins>
          </w:p>
          <w:p w14:paraId="0DACC1A0" w14:textId="77777777" w:rsidR="00BE130F" w:rsidRPr="00BE130F" w:rsidRDefault="00BE130F" w:rsidP="00BE130F">
            <w:pPr>
              <w:jc w:val="both"/>
              <w:rPr>
                <w:ins w:id="6659" w:author="mikle" w:date="2025-10-09T19:45:00Z"/>
              </w:rPr>
            </w:pPr>
            <w:ins w:id="6660" w:author="mikle" w:date="2025-10-09T19:45:00Z">
              <w:r w:rsidRPr="00BE130F">
                <w:t xml:space="preserve">        ParamRow("Движение", "dt", "dt", 0.02, "float", "с", "Шаг интегрирования"),</w:t>
              </w:r>
            </w:ins>
          </w:p>
          <w:p w14:paraId="378CD05F" w14:textId="77777777" w:rsidR="00BE130F" w:rsidRPr="00BE130F" w:rsidRDefault="00BE130F" w:rsidP="00BE130F">
            <w:pPr>
              <w:jc w:val="both"/>
              <w:rPr>
                <w:ins w:id="6661" w:author="mikle" w:date="2025-10-09T19:45:00Z"/>
              </w:rPr>
            </w:pPr>
          </w:p>
          <w:p w14:paraId="3B072B5F" w14:textId="77777777" w:rsidR="00BE130F" w:rsidRPr="00BE130F" w:rsidRDefault="00BE130F" w:rsidP="00BE130F">
            <w:pPr>
              <w:jc w:val="both"/>
              <w:rPr>
                <w:ins w:id="6662" w:author="mikle" w:date="2025-10-09T19:45:00Z"/>
              </w:rPr>
            </w:pPr>
            <w:ins w:id="6663" w:author="mikle" w:date="2025-10-09T19:45:00Z">
              <w:r w:rsidRPr="00BE130F">
                <w:lastRenderedPageBreak/>
                <w:t xml:space="preserve">        ParamRow("Yaw", "Jy", "Jy", 90.0, "float", "кг·м²", "Момент инерции по курсу"),</w:t>
              </w:r>
            </w:ins>
          </w:p>
          <w:p w14:paraId="1D17A039" w14:textId="77777777" w:rsidR="00BE130F" w:rsidRPr="00BE130F" w:rsidRDefault="00BE130F" w:rsidP="00BE130F">
            <w:pPr>
              <w:jc w:val="both"/>
              <w:rPr>
                <w:ins w:id="6664" w:author="mikle" w:date="2025-10-09T19:45:00Z"/>
              </w:rPr>
            </w:pPr>
            <w:ins w:id="6665" w:author="mikle" w:date="2025-10-09T19:45:00Z">
              <w:r w:rsidRPr="00BE130F">
                <w:t xml:space="preserve">        ParamRow("Yaw", "L55", "L55", 87.0, "float", "кг·м²", "Добавочный момент инерции"),</w:t>
              </w:r>
            </w:ins>
          </w:p>
          <w:p w14:paraId="2E6A73D7" w14:textId="77777777" w:rsidR="00BE130F" w:rsidRPr="00BE130F" w:rsidRDefault="00BE130F" w:rsidP="00BE130F">
            <w:pPr>
              <w:jc w:val="both"/>
              <w:rPr>
                <w:ins w:id="6666" w:author="mikle" w:date="2025-10-09T19:45:00Z"/>
              </w:rPr>
            </w:pPr>
            <w:ins w:id="6667" w:author="mikle" w:date="2025-10-09T19:45:00Z">
              <w:r w:rsidRPr="00BE130F">
                <w:t xml:space="preserve">        ParamRow("Yaw", "Cwy1", "Cwy1", 75.0, "float", "-", "Квадратная часть сопротивления"),</w:t>
              </w:r>
            </w:ins>
          </w:p>
          <w:p w14:paraId="44EABD5F" w14:textId="77777777" w:rsidR="00BE130F" w:rsidRPr="00BE130F" w:rsidRDefault="00BE130F" w:rsidP="00BE130F">
            <w:pPr>
              <w:jc w:val="both"/>
              <w:rPr>
                <w:ins w:id="6668" w:author="mikle" w:date="2025-10-09T19:45:00Z"/>
              </w:rPr>
            </w:pPr>
            <w:ins w:id="6669" w:author="mikle" w:date="2025-10-09T19:45:00Z">
              <w:r w:rsidRPr="00BE130F">
                <w:t xml:space="preserve">        ParamRow("Yaw", "Cwy2", "Cwy2", 7.4, "float", "-", "Линейная часть сопротивления"),</w:t>
              </w:r>
            </w:ins>
          </w:p>
          <w:p w14:paraId="7C6FBD2D" w14:textId="77777777" w:rsidR="00BE130F" w:rsidRPr="00BE130F" w:rsidRDefault="00BE130F" w:rsidP="00BE130F">
            <w:pPr>
              <w:jc w:val="both"/>
              <w:rPr>
                <w:ins w:id="6670" w:author="mikle" w:date="2025-10-09T19:45:00Z"/>
              </w:rPr>
            </w:pPr>
            <w:ins w:id="6671" w:author="mikle" w:date="2025-10-09T19:45:00Z">
              <w:r w:rsidRPr="00BE130F">
                <w:t xml:space="preserve">        ParamRow("Yaw", "Tdv", "Tdv", 0.15, "float", "с", "Постоянная времени привода"),</w:t>
              </w:r>
            </w:ins>
          </w:p>
          <w:p w14:paraId="65B9551E" w14:textId="77777777" w:rsidR="00BE130F" w:rsidRPr="00BE130F" w:rsidRDefault="00BE130F" w:rsidP="00BE130F">
            <w:pPr>
              <w:jc w:val="both"/>
              <w:rPr>
                <w:ins w:id="6672" w:author="mikle" w:date="2025-10-09T19:45:00Z"/>
              </w:rPr>
            </w:pPr>
            <w:ins w:id="6673" w:author="mikle" w:date="2025-10-09T19:45:00Z">
              <w:r w:rsidRPr="00BE130F">
                <w:t xml:space="preserve">        ParamRow("Yaw", "Kdv_yaw", "Kdv", 20.0, "float", "-", "Коэф. привода (yaw)"),</w:t>
              </w:r>
            </w:ins>
          </w:p>
          <w:p w14:paraId="12033DC9" w14:textId="77777777" w:rsidR="00BE130F" w:rsidRPr="00BE130F" w:rsidRDefault="00BE130F" w:rsidP="00BE130F">
            <w:pPr>
              <w:jc w:val="both"/>
              <w:rPr>
                <w:ins w:id="6674" w:author="mikle" w:date="2025-10-09T19:45:00Z"/>
              </w:rPr>
            </w:pPr>
            <w:ins w:id="6675" w:author="mikle" w:date="2025-10-09T19:45:00Z">
              <w:r w:rsidRPr="00BE130F">
                <w:t xml:space="preserve">        ParamRow("Yaw", "b", "b", 0.3, "float", "-", "Коэф. привода в омегу"),</w:t>
              </w:r>
            </w:ins>
          </w:p>
          <w:p w14:paraId="2166125A" w14:textId="77777777" w:rsidR="00BE130F" w:rsidRPr="00BE130F" w:rsidRDefault="00BE130F" w:rsidP="00BE130F">
            <w:pPr>
              <w:jc w:val="both"/>
              <w:rPr>
                <w:ins w:id="6676" w:author="mikle" w:date="2025-10-09T19:45:00Z"/>
              </w:rPr>
            </w:pPr>
            <w:ins w:id="6677" w:author="mikle" w:date="2025-10-09T19:45:00Z">
              <w:r w:rsidRPr="00BE130F">
                <w:t xml:space="preserve">        ParamRow("Yaw", "Umax_yaw", "Umax", 10.0, "float", "В", "Насыщение по управляющему"),</w:t>
              </w:r>
            </w:ins>
          </w:p>
          <w:p w14:paraId="63DAC15D" w14:textId="77777777" w:rsidR="00BE130F" w:rsidRPr="00BE130F" w:rsidRDefault="00BE130F" w:rsidP="00BE130F">
            <w:pPr>
              <w:jc w:val="both"/>
              <w:rPr>
                <w:ins w:id="6678" w:author="mikle" w:date="2025-10-09T19:45:00Z"/>
              </w:rPr>
            </w:pPr>
            <w:ins w:id="6679" w:author="mikle" w:date="2025-10-09T19:45:00Z">
              <w:r w:rsidRPr="00BE130F">
                <w:t xml:space="preserve">        ParamRow("Yaw", "K1", "K1", 0.6772091636, "float", "В/°", "P-усиление"),</w:t>
              </w:r>
            </w:ins>
          </w:p>
          <w:p w14:paraId="5A38EF3D" w14:textId="77777777" w:rsidR="00BE130F" w:rsidRPr="00BE130F" w:rsidRDefault="00BE130F" w:rsidP="00BE130F">
            <w:pPr>
              <w:jc w:val="both"/>
              <w:rPr>
                <w:ins w:id="6680" w:author="mikle" w:date="2025-10-09T19:45:00Z"/>
              </w:rPr>
            </w:pPr>
            <w:ins w:id="6681" w:author="mikle" w:date="2025-10-09T19:45:00Z">
              <w:r w:rsidRPr="00BE130F">
                <w:t xml:space="preserve">        ParamRow("Yaw", "K2", "K2", 0.6157978918, "float", "В/(°/с)", "D-усиление"),</w:t>
              </w:r>
            </w:ins>
          </w:p>
          <w:p w14:paraId="553EEAEC" w14:textId="77777777" w:rsidR="00BE130F" w:rsidRPr="00BE130F" w:rsidRDefault="00BE130F" w:rsidP="00BE130F">
            <w:pPr>
              <w:jc w:val="both"/>
              <w:rPr>
                <w:ins w:id="6682" w:author="mikle" w:date="2025-10-09T19:45:00Z"/>
              </w:rPr>
            </w:pPr>
            <w:ins w:id="6683" w:author="mikle" w:date="2025-10-09T19:45:00Z">
              <w:r w:rsidRPr="00BE130F">
                <w:t xml:space="preserve">        ParamRow("Yaw", "Mdist", "Mdist", 0.0, "float", "Н·м", "Пост. возм. момент (опц.)"),</w:t>
              </w:r>
            </w:ins>
          </w:p>
          <w:p w14:paraId="69C751EC" w14:textId="77777777" w:rsidR="00BE130F" w:rsidRPr="00BE130F" w:rsidRDefault="00BE130F" w:rsidP="00BE130F">
            <w:pPr>
              <w:jc w:val="both"/>
              <w:rPr>
                <w:ins w:id="6684" w:author="mikle" w:date="2025-10-09T19:45:00Z"/>
              </w:rPr>
            </w:pPr>
            <w:ins w:id="6685" w:author="mikle" w:date="2025-10-09T19:45:00Z">
              <w:r w:rsidRPr="00BE130F">
                <w:t xml:space="preserve">        ParamRow("Yaw.Течение", "Fcur_yaw_mag", "F_cur (yaw)", 0.0, "float", "Н", "Сила течения(для момента)"),</w:t>
              </w:r>
            </w:ins>
          </w:p>
          <w:p w14:paraId="1E9EC40C" w14:textId="77777777" w:rsidR="00BE130F" w:rsidRPr="00BE130F" w:rsidRDefault="00BE130F" w:rsidP="00BE130F">
            <w:pPr>
              <w:jc w:val="both"/>
              <w:rPr>
                <w:ins w:id="6686" w:author="mikle" w:date="2025-10-09T19:45:00Z"/>
              </w:rPr>
            </w:pPr>
            <w:ins w:id="6687" w:author="mikle" w:date="2025-10-09T19:45:00Z">
              <w:r w:rsidRPr="00BE130F">
                <w:t xml:space="preserve">        ParamRow("Yaw.Течение", "Fcur_yaw_dir_deg", "θ_cur (yaw)", 0.0, "float", "°", "Азимут течения"),</w:t>
              </w:r>
            </w:ins>
          </w:p>
          <w:p w14:paraId="4BD3B6C2" w14:textId="77777777" w:rsidR="00BE130F" w:rsidRPr="00BE130F" w:rsidRDefault="00BE130F" w:rsidP="00BE130F">
            <w:pPr>
              <w:jc w:val="both"/>
              <w:rPr>
                <w:ins w:id="6688" w:author="mikle" w:date="2025-10-09T19:45:00Z"/>
              </w:rPr>
            </w:pPr>
            <w:ins w:id="6689" w:author="mikle" w:date="2025-10-09T19:45:00Z">
              <w:r w:rsidRPr="00BE130F">
                <w:t xml:space="preserve">        ParamRow("Yaw.Течение", "l_yaw_arm", "l_arm", 1.0, "float", "м", "Плечо приложения силы"),</w:t>
              </w:r>
            </w:ins>
          </w:p>
          <w:p w14:paraId="14170560" w14:textId="77777777" w:rsidR="00BE130F" w:rsidRPr="00BE130F" w:rsidRDefault="00BE130F" w:rsidP="00BE130F">
            <w:pPr>
              <w:jc w:val="both"/>
              <w:rPr>
                <w:ins w:id="6690" w:author="mikle" w:date="2025-10-09T19:45:00Z"/>
              </w:rPr>
            </w:pPr>
          </w:p>
          <w:p w14:paraId="77D126AF" w14:textId="77777777" w:rsidR="00BE130F" w:rsidRPr="00FA2782" w:rsidRDefault="00BE130F" w:rsidP="00BE130F">
            <w:pPr>
              <w:jc w:val="both"/>
              <w:rPr>
                <w:ins w:id="6691" w:author="mikle" w:date="2025-10-09T19:45:00Z"/>
                <w:lang w:val="en-US"/>
                <w:rPrChange w:id="6692" w:author="mikle" w:date="2025-10-09T20:07:00Z" w16du:dateUtc="2025-10-10T03:07:00Z">
                  <w:rPr>
                    <w:ins w:id="6693" w:author="mikle" w:date="2025-10-09T19:45:00Z"/>
                  </w:rPr>
                </w:rPrChange>
              </w:rPr>
            </w:pPr>
            <w:ins w:id="6694" w:author="mikle" w:date="2025-10-09T19:45:00Z">
              <w:r w:rsidRPr="00BE130F">
                <w:t xml:space="preserve">        </w:t>
              </w:r>
              <w:r w:rsidRPr="00FA2782">
                <w:rPr>
                  <w:lang w:val="en-US"/>
                  <w:rPrChange w:id="6695" w:author="mikle" w:date="2025-10-09T20:07:00Z" w16du:dateUtc="2025-10-10T03:07:00Z">
                    <w:rPr/>
                  </w:rPrChange>
                </w:rPr>
                <w:t>ParamRow("Surge", "m", "m", 90.0, "float", "</w:t>
              </w:r>
              <w:r w:rsidRPr="00BE130F">
                <w:t>кг</w:t>
              </w:r>
              <w:r w:rsidRPr="00FA2782">
                <w:rPr>
                  <w:lang w:val="en-US"/>
                  <w:rPrChange w:id="6696" w:author="mikle" w:date="2025-10-09T20:07:00Z" w16du:dateUtc="2025-10-10T03:07:00Z">
                    <w:rPr/>
                  </w:rPrChange>
                </w:rPr>
                <w:t>", "</w:t>
              </w:r>
              <w:r w:rsidRPr="00BE130F">
                <w:t>Масса</w:t>
              </w:r>
              <w:r w:rsidRPr="00FA2782">
                <w:rPr>
                  <w:lang w:val="en-US"/>
                  <w:rPrChange w:id="6697" w:author="mikle" w:date="2025-10-09T20:07:00Z" w16du:dateUtc="2025-10-10T03:07:00Z">
                    <w:rPr/>
                  </w:rPrChange>
                </w:rPr>
                <w:t>"),</w:t>
              </w:r>
            </w:ins>
          </w:p>
          <w:p w14:paraId="2DC609CD" w14:textId="77777777" w:rsidR="00BE130F" w:rsidRPr="00FA2782" w:rsidRDefault="00BE130F" w:rsidP="00BE130F">
            <w:pPr>
              <w:jc w:val="both"/>
              <w:rPr>
                <w:ins w:id="6698" w:author="mikle" w:date="2025-10-09T19:45:00Z"/>
                <w:lang w:val="en-US"/>
                <w:rPrChange w:id="6699" w:author="mikle" w:date="2025-10-09T20:07:00Z" w16du:dateUtc="2025-10-10T03:07:00Z">
                  <w:rPr>
                    <w:ins w:id="6700" w:author="mikle" w:date="2025-10-09T19:45:00Z"/>
                  </w:rPr>
                </w:rPrChange>
              </w:rPr>
            </w:pPr>
            <w:ins w:id="6701" w:author="mikle" w:date="2025-10-09T19:45:00Z">
              <w:r w:rsidRPr="00FA2782">
                <w:rPr>
                  <w:lang w:val="en-US"/>
                  <w:rPrChange w:id="6702" w:author="mikle" w:date="2025-10-09T20:07:00Z" w16du:dateUtc="2025-10-10T03:07:00Z">
                    <w:rPr/>
                  </w:rPrChange>
                </w:rPr>
                <w:t xml:space="preserve">        ParamRow("Surge", "lam11", "</w:t>
              </w:r>
              <w:r w:rsidRPr="00BE130F">
                <w:t>λ</w:t>
              </w:r>
              <w:r w:rsidRPr="00FA2782">
                <w:rPr>
                  <w:lang w:val="en-US"/>
                  <w:rPrChange w:id="6703" w:author="mikle" w:date="2025-10-09T20:07:00Z" w16du:dateUtc="2025-10-10T03:07:00Z">
                    <w:rPr/>
                  </w:rPrChange>
                </w:rPr>
                <w:t>11", 78.0, "float", "</w:t>
              </w:r>
              <w:r w:rsidRPr="00BE130F">
                <w:t>кг</w:t>
              </w:r>
              <w:r w:rsidRPr="00FA2782">
                <w:rPr>
                  <w:lang w:val="en-US"/>
                  <w:rPrChange w:id="6704" w:author="mikle" w:date="2025-10-09T20:07:00Z" w16du:dateUtc="2025-10-10T03:07:00Z">
                    <w:rPr/>
                  </w:rPrChange>
                </w:rPr>
                <w:t>", "</w:t>
              </w:r>
              <w:r w:rsidRPr="00BE130F">
                <w:t>Добавочная</w:t>
              </w:r>
              <w:r w:rsidRPr="00FA2782">
                <w:rPr>
                  <w:lang w:val="en-US"/>
                  <w:rPrChange w:id="6705" w:author="mikle" w:date="2025-10-09T20:07:00Z" w16du:dateUtc="2025-10-10T03:07:00Z">
                    <w:rPr/>
                  </w:rPrChange>
                </w:rPr>
                <w:t xml:space="preserve"> </w:t>
              </w:r>
              <w:r w:rsidRPr="00BE130F">
                <w:t>масса</w:t>
              </w:r>
              <w:r w:rsidRPr="00FA2782">
                <w:rPr>
                  <w:lang w:val="en-US"/>
                  <w:rPrChange w:id="6706" w:author="mikle" w:date="2025-10-09T20:07:00Z" w16du:dateUtc="2025-10-10T03:07:00Z">
                    <w:rPr/>
                  </w:rPrChange>
                </w:rPr>
                <w:t>"),</w:t>
              </w:r>
            </w:ins>
          </w:p>
          <w:p w14:paraId="2172CB7A" w14:textId="77777777" w:rsidR="00BE130F" w:rsidRPr="00BE130F" w:rsidRDefault="00BE130F" w:rsidP="00BE130F">
            <w:pPr>
              <w:jc w:val="both"/>
              <w:rPr>
                <w:ins w:id="6707" w:author="mikle" w:date="2025-10-09T19:45:00Z"/>
              </w:rPr>
            </w:pPr>
            <w:ins w:id="6708" w:author="mikle" w:date="2025-10-09T19:45:00Z">
              <w:r w:rsidRPr="00FA2782">
                <w:rPr>
                  <w:lang w:val="en-US"/>
                  <w:rPrChange w:id="6709" w:author="mikle" w:date="2025-10-09T20:07:00Z" w16du:dateUtc="2025-10-10T03:07:00Z">
                    <w:rPr/>
                  </w:rPrChange>
                </w:rPr>
                <w:t xml:space="preserve">        </w:t>
              </w:r>
              <w:r w:rsidRPr="00BE130F">
                <w:t>ParamRow("Surge", "Cxu1", "Cxu1", 37.0, "float", "-", "Квадратная часть сопротивления"),</w:t>
              </w:r>
            </w:ins>
          </w:p>
          <w:p w14:paraId="4BF4BE2B" w14:textId="77777777" w:rsidR="00BE130F" w:rsidRPr="00BE130F" w:rsidRDefault="00BE130F" w:rsidP="00BE130F">
            <w:pPr>
              <w:jc w:val="both"/>
              <w:rPr>
                <w:ins w:id="6710" w:author="mikle" w:date="2025-10-09T19:45:00Z"/>
              </w:rPr>
            </w:pPr>
            <w:ins w:id="6711" w:author="mikle" w:date="2025-10-09T19:45:00Z">
              <w:r w:rsidRPr="00BE130F">
                <w:t xml:space="preserve">        ParamRow("Surge", "Cxu2", "Cxu2", 3.7, "float", "-", "Линейная часть сопротивления"),</w:t>
              </w:r>
            </w:ins>
          </w:p>
          <w:p w14:paraId="07304FF7" w14:textId="77777777" w:rsidR="00BE130F" w:rsidRPr="00BE130F" w:rsidRDefault="00BE130F" w:rsidP="00BE130F">
            <w:pPr>
              <w:jc w:val="both"/>
              <w:rPr>
                <w:ins w:id="6712" w:author="mikle" w:date="2025-10-09T19:45:00Z"/>
              </w:rPr>
            </w:pPr>
            <w:ins w:id="6713" w:author="mikle" w:date="2025-10-09T19:45:00Z">
              <w:r w:rsidRPr="00BE130F">
                <w:t xml:space="preserve">        ParamRow("Surge", "Tdx", "Tdx", 0.15, "float", "с", "Постоянная времени привода"),</w:t>
              </w:r>
            </w:ins>
          </w:p>
          <w:p w14:paraId="63787020" w14:textId="77777777" w:rsidR="00BE130F" w:rsidRPr="00BE130F" w:rsidRDefault="00BE130F" w:rsidP="00BE130F">
            <w:pPr>
              <w:jc w:val="both"/>
              <w:rPr>
                <w:ins w:id="6714" w:author="mikle" w:date="2025-10-09T19:45:00Z"/>
              </w:rPr>
            </w:pPr>
            <w:ins w:id="6715" w:author="mikle" w:date="2025-10-09T19:45:00Z">
              <w:r w:rsidRPr="00BE130F">
                <w:t xml:space="preserve">        ParamRow("Surge", "Kdv_surge", "Kdv", 20.0, "float", "-", "Коэф. привода (surge)"),</w:t>
              </w:r>
            </w:ins>
          </w:p>
          <w:p w14:paraId="1E725AB6" w14:textId="77777777" w:rsidR="00BE130F" w:rsidRPr="00BE130F" w:rsidRDefault="00BE130F" w:rsidP="00BE130F">
            <w:pPr>
              <w:jc w:val="both"/>
              <w:rPr>
                <w:ins w:id="6716" w:author="mikle" w:date="2025-10-09T19:45:00Z"/>
              </w:rPr>
            </w:pPr>
            <w:ins w:id="6717" w:author="mikle" w:date="2025-10-09T19:45:00Z">
              <w:r w:rsidRPr="00BE130F">
                <w:t xml:space="preserve">        ParamRow("Surge", "Umax_surge", "Umax", 10.0, "float", "В", "Насыщение по управляющему"),</w:t>
              </w:r>
            </w:ins>
          </w:p>
          <w:p w14:paraId="240EBEDA" w14:textId="77777777" w:rsidR="00BE130F" w:rsidRPr="00BE130F" w:rsidRDefault="00BE130F" w:rsidP="00BE130F">
            <w:pPr>
              <w:jc w:val="both"/>
              <w:rPr>
                <w:ins w:id="6718" w:author="mikle" w:date="2025-10-09T19:45:00Z"/>
              </w:rPr>
            </w:pPr>
            <w:ins w:id="6719" w:author="mikle" w:date="2025-10-09T19:45:00Z">
              <w:r w:rsidRPr="00BE130F">
                <w:t xml:space="preserve">        ParamRow("Surge", "Kp", "Kp", 1.98712, "float", "-", "P-усиление марша"),</w:t>
              </w:r>
            </w:ins>
          </w:p>
          <w:p w14:paraId="64BC76A7" w14:textId="77777777" w:rsidR="00BE130F" w:rsidRPr="00BE130F" w:rsidRDefault="00BE130F" w:rsidP="00BE130F">
            <w:pPr>
              <w:jc w:val="both"/>
              <w:rPr>
                <w:ins w:id="6720" w:author="mikle" w:date="2025-10-09T19:45:00Z"/>
              </w:rPr>
            </w:pPr>
            <w:ins w:id="6721" w:author="mikle" w:date="2025-10-09T19:45:00Z">
              <w:r w:rsidRPr="00BE130F">
                <w:t xml:space="preserve">        ParamRow("Surge", "Kd", "Kd", 1.20176, "float", "1/с", "D-усиление марша"),</w:t>
              </w:r>
            </w:ins>
          </w:p>
          <w:p w14:paraId="2D20CD1F" w14:textId="77777777" w:rsidR="00BE130F" w:rsidRPr="00BE130F" w:rsidRDefault="00BE130F" w:rsidP="00BE130F">
            <w:pPr>
              <w:jc w:val="both"/>
              <w:rPr>
                <w:ins w:id="6722" w:author="mikle" w:date="2025-10-09T19:45:00Z"/>
              </w:rPr>
            </w:pPr>
            <w:ins w:id="6723" w:author="mikle" w:date="2025-10-09T19:45:00Z">
              <w:r w:rsidRPr="00BE130F">
                <w:t xml:space="preserve">        ParamRow("Surge", "at", "a_t", 12.0, "float", "1/с", "Скорость привода"),</w:t>
              </w:r>
            </w:ins>
          </w:p>
          <w:p w14:paraId="5E69D9AE" w14:textId="77777777" w:rsidR="00BE130F" w:rsidRPr="00BE130F" w:rsidRDefault="00BE130F" w:rsidP="00BE130F">
            <w:pPr>
              <w:jc w:val="both"/>
              <w:rPr>
                <w:ins w:id="6724" w:author="mikle" w:date="2025-10-09T19:45:00Z"/>
              </w:rPr>
            </w:pPr>
            <w:ins w:id="6725" w:author="mikle" w:date="2025-10-09T19:45:00Z">
              <w:r w:rsidRPr="00BE130F">
                <w:t xml:space="preserve">        ParamRow("Surge", "wn_ref", "ω_n", 1.2, "float", "рад/с", "Собств. частота фильтра ссылки"),</w:t>
              </w:r>
            </w:ins>
          </w:p>
          <w:p w14:paraId="1DD0C3A0" w14:textId="77777777" w:rsidR="00BE130F" w:rsidRPr="00BE130F" w:rsidRDefault="00BE130F" w:rsidP="00BE130F">
            <w:pPr>
              <w:jc w:val="both"/>
              <w:rPr>
                <w:ins w:id="6726" w:author="mikle" w:date="2025-10-09T19:45:00Z"/>
              </w:rPr>
            </w:pPr>
            <w:ins w:id="6727" w:author="mikle" w:date="2025-10-09T19:45:00Z">
              <w:r w:rsidRPr="00BE130F">
                <w:t xml:space="preserve">        ParamRow("Surge", "zeta_ref", "ζ", 0.7, "float", "-", "Демпфирование фильтра ссылки"),</w:t>
              </w:r>
            </w:ins>
          </w:p>
          <w:p w14:paraId="6CED9BAD" w14:textId="77777777" w:rsidR="00BE130F" w:rsidRPr="00BE130F" w:rsidRDefault="00BE130F" w:rsidP="00BE130F">
            <w:pPr>
              <w:jc w:val="both"/>
              <w:rPr>
                <w:ins w:id="6728" w:author="mikle" w:date="2025-10-09T19:45:00Z"/>
              </w:rPr>
            </w:pPr>
            <w:ins w:id="6729" w:author="mikle" w:date="2025-10-09T19:45:00Z">
              <w:r w:rsidRPr="00BE130F">
                <w:t xml:space="preserve">        ParamRow("Surge.Течение", "Ucur_mag", "U_cur", 0.0, "float", "м/с", "Скорость течения"),</w:t>
              </w:r>
            </w:ins>
          </w:p>
          <w:p w14:paraId="727A31C8" w14:textId="77777777" w:rsidR="00BE130F" w:rsidRPr="00BE130F" w:rsidRDefault="00BE130F" w:rsidP="00BE130F">
            <w:pPr>
              <w:jc w:val="both"/>
              <w:rPr>
                <w:ins w:id="6730" w:author="mikle" w:date="2025-10-09T19:45:00Z"/>
              </w:rPr>
            </w:pPr>
            <w:ins w:id="6731" w:author="mikle" w:date="2025-10-09T19:45:00Z">
              <w:r w:rsidRPr="00BE130F">
                <w:t xml:space="preserve">        ParamRow("Surge.Течение", "Ucur_dir_deg", "θ_cur", 0.0, "float", "°", "Азимут течения"),</w:t>
              </w:r>
            </w:ins>
          </w:p>
          <w:p w14:paraId="54D4C21C" w14:textId="77777777" w:rsidR="00BE130F" w:rsidRPr="00BE130F" w:rsidRDefault="00BE130F" w:rsidP="00BE130F">
            <w:pPr>
              <w:jc w:val="both"/>
              <w:rPr>
                <w:ins w:id="6732" w:author="mikle" w:date="2025-10-09T19:45:00Z"/>
              </w:rPr>
            </w:pPr>
          </w:p>
          <w:p w14:paraId="685D83F2" w14:textId="77777777" w:rsidR="00BE130F" w:rsidRPr="00BE130F" w:rsidRDefault="00BE130F" w:rsidP="00BE130F">
            <w:pPr>
              <w:jc w:val="both"/>
              <w:rPr>
                <w:ins w:id="6733" w:author="mikle" w:date="2025-10-09T19:45:00Z"/>
              </w:rPr>
            </w:pPr>
            <w:ins w:id="6734" w:author="mikle" w:date="2025-10-09T19:45:00Z">
              <w:r w:rsidRPr="00BE130F">
                <w:t xml:space="preserve">        ParamRow("Ошибки", "use_5pct_error_psi", "err ψ +5%", False, "bool", "-", "Ошибка измерения курса"),</w:t>
              </w:r>
            </w:ins>
          </w:p>
          <w:p w14:paraId="669BB8A6" w14:textId="77777777" w:rsidR="00BE130F" w:rsidRPr="00BE130F" w:rsidRDefault="00BE130F" w:rsidP="00BE130F">
            <w:pPr>
              <w:jc w:val="both"/>
              <w:rPr>
                <w:ins w:id="6735" w:author="mikle" w:date="2025-10-09T19:45:00Z"/>
              </w:rPr>
            </w:pPr>
            <w:ins w:id="6736" w:author="mikle" w:date="2025-10-09T19:45:00Z">
              <w:r w:rsidRPr="00BE130F">
                <w:t xml:space="preserve">        ParamRow("Ошибки", "use_5pct_error_r", "err r +5%", False, "bool", "-", "Ошибка измерения ω"),</w:t>
              </w:r>
            </w:ins>
          </w:p>
          <w:p w14:paraId="7F07A685" w14:textId="77777777" w:rsidR="00BE130F" w:rsidRPr="00BE130F" w:rsidRDefault="00BE130F" w:rsidP="00BE130F">
            <w:pPr>
              <w:jc w:val="both"/>
              <w:rPr>
                <w:ins w:id="6737" w:author="mikle" w:date="2025-10-09T19:45:00Z"/>
              </w:rPr>
            </w:pPr>
            <w:ins w:id="6738" w:author="mikle" w:date="2025-10-09T19:45:00Z">
              <w:r w:rsidRPr="00BE130F">
                <w:t xml:space="preserve">        ParamRow("Ошибки", "use_5pct_error_u", "err u +5%", False, "bool", "-", "Ошибка измерения скорости"),</w:t>
              </w:r>
            </w:ins>
          </w:p>
          <w:p w14:paraId="638C43EF" w14:textId="77777777" w:rsidR="00BE130F" w:rsidRPr="00CE29C1" w:rsidRDefault="00BE130F" w:rsidP="00BE130F">
            <w:pPr>
              <w:jc w:val="both"/>
              <w:rPr>
                <w:ins w:id="6739" w:author="mikle" w:date="2025-10-09T19:45:00Z"/>
                <w:lang w:val="en-US"/>
                <w:rPrChange w:id="6740" w:author="mikle" w:date="2025-10-09T19:49:00Z" w16du:dateUtc="2025-10-10T02:49:00Z">
                  <w:rPr>
                    <w:ins w:id="6741" w:author="mikle" w:date="2025-10-09T19:45:00Z"/>
                  </w:rPr>
                </w:rPrChange>
              </w:rPr>
            </w:pPr>
            <w:ins w:id="6742" w:author="mikle" w:date="2025-10-09T19:45:00Z">
              <w:r w:rsidRPr="00BE130F">
                <w:t xml:space="preserve">        </w:t>
              </w:r>
              <w:r w:rsidRPr="00CE29C1">
                <w:rPr>
                  <w:lang w:val="en-US"/>
                  <w:rPrChange w:id="6743" w:author="mikle" w:date="2025-10-09T19:49:00Z" w16du:dateUtc="2025-10-10T02:49:00Z">
                    <w:rPr/>
                  </w:rPrChange>
                </w:rPr>
                <w:t>ParamRow("</w:t>
              </w:r>
              <w:r w:rsidRPr="00BE130F">
                <w:t>Ошибки</w:t>
              </w:r>
              <w:r w:rsidRPr="00CE29C1">
                <w:rPr>
                  <w:lang w:val="en-US"/>
                  <w:rPrChange w:id="6744" w:author="mikle" w:date="2025-10-09T19:49:00Z" w16du:dateUtc="2025-10-10T02:49:00Z">
                    <w:rPr/>
                  </w:rPrChange>
                </w:rPr>
                <w:t>", "meas_scale", "meas_scale", 1.05, "float", "-", "</w:t>
              </w:r>
              <w:r w:rsidRPr="00BE130F">
                <w:t>Мультипликативный</w:t>
              </w:r>
              <w:r w:rsidRPr="00CE29C1">
                <w:rPr>
                  <w:lang w:val="en-US"/>
                  <w:rPrChange w:id="6745" w:author="mikle" w:date="2025-10-09T19:49:00Z" w16du:dateUtc="2025-10-10T02:49:00Z">
                    <w:rPr/>
                  </w:rPrChange>
                </w:rPr>
                <w:t xml:space="preserve"> </w:t>
              </w:r>
              <w:r w:rsidRPr="00BE130F">
                <w:t>коэффициент</w:t>
              </w:r>
              <w:r w:rsidRPr="00CE29C1">
                <w:rPr>
                  <w:lang w:val="en-US"/>
                  <w:rPrChange w:id="6746" w:author="mikle" w:date="2025-10-09T19:49:00Z" w16du:dateUtc="2025-10-10T02:49:00Z">
                    <w:rPr/>
                  </w:rPrChange>
                </w:rPr>
                <w:t>"),</w:t>
              </w:r>
            </w:ins>
          </w:p>
          <w:p w14:paraId="17171F30" w14:textId="77777777" w:rsidR="00BE130F" w:rsidRPr="00CE29C1" w:rsidRDefault="00BE130F" w:rsidP="00BE130F">
            <w:pPr>
              <w:jc w:val="both"/>
              <w:rPr>
                <w:ins w:id="6747" w:author="mikle" w:date="2025-10-09T19:45:00Z"/>
                <w:lang w:val="en-US"/>
                <w:rPrChange w:id="6748" w:author="mikle" w:date="2025-10-09T19:49:00Z" w16du:dateUtc="2025-10-10T02:49:00Z">
                  <w:rPr>
                    <w:ins w:id="6749" w:author="mikle" w:date="2025-10-09T19:45:00Z"/>
                  </w:rPr>
                </w:rPrChange>
              </w:rPr>
            </w:pPr>
          </w:p>
          <w:p w14:paraId="3B545646" w14:textId="77777777" w:rsidR="00BE130F" w:rsidRPr="00BE130F" w:rsidRDefault="00BE130F" w:rsidP="00BE130F">
            <w:pPr>
              <w:jc w:val="both"/>
              <w:rPr>
                <w:ins w:id="6750" w:author="mikle" w:date="2025-10-09T19:45:00Z"/>
              </w:rPr>
            </w:pPr>
            <w:ins w:id="6751" w:author="mikle" w:date="2025-10-09T19:45:00Z">
              <w:r w:rsidRPr="00CE29C1">
                <w:rPr>
                  <w:lang w:val="en-US"/>
                  <w:rPrChange w:id="6752" w:author="mikle" w:date="2025-10-09T19:49:00Z" w16du:dateUtc="2025-10-10T02:49:00Z">
                    <w:rPr/>
                  </w:rPrChange>
                </w:rPr>
                <w:t xml:space="preserve">        </w:t>
              </w:r>
              <w:r w:rsidRPr="00BE130F">
                <w:t>ParamRow("Переходные", "yaw_step_amp_deg", "Δψ_step", 1.0, "float", "°", "Амплитуда ступеньки по курсу"),</w:t>
              </w:r>
            </w:ins>
          </w:p>
          <w:p w14:paraId="2D7E83E3" w14:textId="77777777" w:rsidR="00BE130F" w:rsidRPr="00BE130F" w:rsidRDefault="00BE130F" w:rsidP="00BE130F">
            <w:pPr>
              <w:jc w:val="both"/>
              <w:rPr>
                <w:ins w:id="6753" w:author="mikle" w:date="2025-10-09T19:45:00Z"/>
              </w:rPr>
            </w:pPr>
            <w:ins w:id="6754" w:author="mikle" w:date="2025-10-09T19:45:00Z">
              <w:r w:rsidRPr="00BE130F">
                <w:t xml:space="preserve">        ParamRow("Переходные", "yaw_step_T", "T_step(yaw)", 8.0, "float", "с", "Длительность переходной по курсу"),</w:t>
              </w:r>
            </w:ins>
          </w:p>
          <w:p w14:paraId="699667BD" w14:textId="77777777" w:rsidR="00BE130F" w:rsidRPr="00BE130F" w:rsidRDefault="00BE130F" w:rsidP="00BE130F">
            <w:pPr>
              <w:jc w:val="both"/>
              <w:rPr>
                <w:ins w:id="6755" w:author="mikle" w:date="2025-10-09T19:45:00Z"/>
              </w:rPr>
            </w:pPr>
            <w:ins w:id="6756" w:author="mikle" w:date="2025-10-09T19:45:00Z">
              <w:r w:rsidRPr="00BE130F">
                <w:t xml:space="preserve">        ParamRow("Переходные", "surge_step_amp_ground", "Δu_ground_step", 1.0, "float", "м/с", "Амплитуда ступеньки по наземной скорости"),</w:t>
              </w:r>
            </w:ins>
          </w:p>
          <w:p w14:paraId="4A16BA6A" w14:textId="77777777" w:rsidR="00BE130F" w:rsidRPr="00BE130F" w:rsidRDefault="00BE130F" w:rsidP="00BE130F">
            <w:pPr>
              <w:jc w:val="both"/>
              <w:rPr>
                <w:ins w:id="6757" w:author="mikle" w:date="2025-10-09T19:45:00Z"/>
              </w:rPr>
            </w:pPr>
            <w:ins w:id="6758" w:author="mikle" w:date="2025-10-09T19:45:00Z">
              <w:r w:rsidRPr="00BE130F">
                <w:t xml:space="preserve">        ParamRow("Переходные", "surge_step_T", "T_step(surge)", 12.0, "float", "с", "Длительность переходной по маршу"),</w:t>
              </w:r>
            </w:ins>
          </w:p>
          <w:p w14:paraId="64FA5EE7" w14:textId="77777777" w:rsidR="00BE130F" w:rsidRPr="00BE130F" w:rsidRDefault="00BE130F" w:rsidP="00BE130F">
            <w:pPr>
              <w:jc w:val="both"/>
              <w:rPr>
                <w:ins w:id="6759" w:author="mikle" w:date="2025-10-09T19:45:00Z"/>
              </w:rPr>
            </w:pPr>
            <w:ins w:id="6760" w:author="mikle" w:date="2025-10-09T19:45:00Z">
              <w:r w:rsidRPr="00BE130F">
                <w:t xml:space="preserve">    ]</w:t>
              </w:r>
            </w:ins>
          </w:p>
          <w:p w14:paraId="7417C16C" w14:textId="77777777" w:rsidR="00BE130F" w:rsidRPr="00BE130F" w:rsidRDefault="00BE130F" w:rsidP="00BE130F">
            <w:pPr>
              <w:jc w:val="both"/>
              <w:rPr>
                <w:ins w:id="6761" w:author="mikle" w:date="2025-10-09T19:45:00Z"/>
              </w:rPr>
            </w:pPr>
          </w:p>
          <w:p w14:paraId="4E642F97" w14:textId="77777777" w:rsidR="00BE130F" w:rsidRPr="00BE130F" w:rsidRDefault="00BE130F" w:rsidP="00BE130F">
            <w:pPr>
              <w:jc w:val="both"/>
              <w:rPr>
                <w:ins w:id="6762" w:author="mikle" w:date="2025-10-09T19:45:00Z"/>
              </w:rPr>
            </w:pPr>
            <w:ins w:id="6763" w:author="mikle" w:date="2025-10-09T19:45:00Z">
              <w:r w:rsidRPr="00BE130F">
                <w:t>class ParamTable(QtWidgets.QTableWidget):</w:t>
              </w:r>
            </w:ins>
          </w:p>
          <w:p w14:paraId="74828826" w14:textId="77777777" w:rsidR="00BE130F" w:rsidRPr="00BE130F" w:rsidRDefault="00BE130F" w:rsidP="00BE130F">
            <w:pPr>
              <w:jc w:val="both"/>
              <w:rPr>
                <w:ins w:id="6764" w:author="mikle" w:date="2025-10-09T19:45:00Z"/>
              </w:rPr>
            </w:pPr>
            <w:ins w:id="6765" w:author="mikle" w:date="2025-10-09T19:45:00Z">
              <w:r w:rsidRPr="00BE130F">
                <w:t xml:space="preserve">    COLS = ["Категория", "Параметр", "Значение", "Ед.", "Описание"]</w:t>
              </w:r>
            </w:ins>
          </w:p>
          <w:p w14:paraId="4EAE00E8" w14:textId="77777777" w:rsidR="00BE130F" w:rsidRPr="00BE130F" w:rsidRDefault="00BE130F" w:rsidP="00BE130F">
            <w:pPr>
              <w:jc w:val="both"/>
              <w:rPr>
                <w:ins w:id="6766" w:author="mikle" w:date="2025-10-09T19:45:00Z"/>
              </w:rPr>
            </w:pPr>
          </w:p>
          <w:p w14:paraId="04659BBA" w14:textId="77777777" w:rsidR="00BE130F" w:rsidRPr="005D13B9" w:rsidRDefault="00BE130F" w:rsidP="00BE130F">
            <w:pPr>
              <w:jc w:val="both"/>
              <w:rPr>
                <w:ins w:id="6767" w:author="mikle" w:date="2025-10-09T19:45:00Z"/>
                <w:lang w:val="en-US"/>
                <w:rPrChange w:id="6768" w:author="mikle" w:date="2025-10-09T19:51:00Z" w16du:dateUtc="2025-10-10T02:51:00Z">
                  <w:rPr>
                    <w:ins w:id="6769" w:author="mikle" w:date="2025-10-09T19:45:00Z"/>
                  </w:rPr>
                </w:rPrChange>
              </w:rPr>
            </w:pPr>
            <w:ins w:id="6770" w:author="mikle" w:date="2025-10-09T19:45:00Z">
              <w:r w:rsidRPr="00BE130F">
                <w:t xml:space="preserve">    </w:t>
              </w:r>
              <w:r w:rsidRPr="005D13B9">
                <w:rPr>
                  <w:lang w:val="en-US"/>
                  <w:rPrChange w:id="6771" w:author="mikle" w:date="2025-10-09T19:51:00Z" w16du:dateUtc="2025-10-10T02:51:00Z">
                    <w:rPr/>
                  </w:rPrChange>
                </w:rPr>
                <w:t>def __init__(self, rows: List[ParamRow], parent=None):</w:t>
              </w:r>
            </w:ins>
          </w:p>
          <w:p w14:paraId="4913E112" w14:textId="77777777" w:rsidR="00BE130F" w:rsidRPr="005D13B9" w:rsidRDefault="00BE130F" w:rsidP="00BE130F">
            <w:pPr>
              <w:jc w:val="both"/>
              <w:rPr>
                <w:ins w:id="6772" w:author="mikle" w:date="2025-10-09T19:45:00Z"/>
                <w:lang w:val="en-US"/>
                <w:rPrChange w:id="6773" w:author="mikle" w:date="2025-10-09T19:51:00Z" w16du:dateUtc="2025-10-10T02:51:00Z">
                  <w:rPr>
                    <w:ins w:id="6774" w:author="mikle" w:date="2025-10-09T19:45:00Z"/>
                  </w:rPr>
                </w:rPrChange>
              </w:rPr>
            </w:pPr>
            <w:ins w:id="6775" w:author="mikle" w:date="2025-10-09T19:45:00Z">
              <w:r w:rsidRPr="005D13B9">
                <w:rPr>
                  <w:lang w:val="en-US"/>
                  <w:rPrChange w:id="6776" w:author="mikle" w:date="2025-10-09T19:51:00Z" w16du:dateUtc="2025-10-10T02:51:00Z">
                    <w:rPr/>
                  </w:rPrChange>
                </w:rPr>
                <w:t xml:space="preserve">        super().__init__(parent)</w:t>
              </w:r>
            </w:ins>
          </w:p>
          <w:p w14:paraId="1AAE59B7" w14:textId="77777777" w:rsidR="00BE130F" w:rsidRPr="005D13B9" w:rsidRDefault="00BE130F" w:rsidP="00BE130F">
            <w:pPr>
              <w:jc w:val="both"/>
              <w:rPr>
                <w:ins w:id="6777" w:author="mikle" w:date="2025-10-09T19:45:00Z"/>
                <w:lang w:val="en-US"/>
                <w:rPrChange w:id="6778" w:author="mikle" w:date="2025-10-09T19:51:00Z" w16du:dateUtc="2025-10-10T02:51:00Z">
                  <w:rPr>
                    <w:ins w:id="6779" w:author="mikle" w:date="2025-10-09T19:45:00Z"/>
                  </w:rPr>
                </w:rPrChange>
              </w:rPr>
            </w:pPr>
            <w:ins w:id="6780" w:author="mikle" w:date="2025-10-09T19:45:00Z">
              <w:r w:rsidRPr="005D13B9">
                <w:rPr>
                  <w:lang w:val="en-US"/>
                  <w:rPrChange w:id="6781" w:author="mikle" w:date="2025-10-09T19:51:00Z" w16du:dateUtc="2025-10-10T02:51:00Z">
                    <w:rPr/>
                  </w:rPrChange>
                </w:rPr>
                <w:t xml:space="preserve">        self.setColumnCount(len(self.COLS))</w:t>
              </w:r>
            </w:ins>
          </w:p>
          <w:p w14:paraId="2DB483B8" w14:textId="77777777" w:rsidR="00BE130F" w:rsidRPr="005D13B9" w:rsidRDefault="00BE130F" w:rsidP="00BE130F">
            <w:pPr>
              <w:jc w:val="both"/>
              <w:rPr>
                <w:ins w:id="6782" w:author="mikle" w:date="2025-10-09T19:45:00Z"/>
                <w:lang w:val="en-US"/>
                <w:rPrChange w:id="6783" w:author="mikle" w:date="2025-10-09T19:51:00Z" w16du:dateUtc="2025-10-10T02:51:00Z">
                  <w:rPr>
                    <w:ins w:id="6784" w:author="mikle" w:date="2025-10-09T19:45:00Z"/>
                  </w:rPr>
                </w:rPrChange>
              </w:rPr>
            </w:pPr>
            <w:ins w:id="6785" w:author="mikle" w:date="2025-10-09T19:45:00Z">
              <w:r w:rsidRPr="005D13B9">
                <w:rPr>
                  <w:lang w:val="en-US"/>
                  <w:rPrChange w:id="6786" w:author="mikle" w:date="2025-10-09T19:51:00Z" w16du:dateUtc="2025-10-10T02:51:00Z">
                    <w:rPr/>
                  </w:rPrChange>
                </w:rPr>
                <w:t xml:space="preserve">        self.setHorizontalHeaderLabels(self.COLS)</w:t>
              </w:r>
            </w:ins>
          </w:p>
          <w:p w14:paraId="012DF334" w14:textId="77777777" w:rsidR="00BE130F" w:rsidRPr="005D13B9" w:rsidRDefault="00BE130F" w:rsidP="00BE130F">
            <w:pPr>
              <w:jc w:val="both"/>
              <w:rPr>
                <w:ins w:id="6787" w:author="mikle" w:date="2025-10-09T19:45:00Z"/>
                <w:lang w:val="en-US"/>
                <w:rPrChange w:id="6788" w:author="mikle" w:date="2025-10-09T19:51:00Z" w16du:dateUtc="2025-10-10T02:51:00Z">
                  <w:rPr>
                    <w:ins w:id="6789" w:author="mikle" w:date="2025-10-09T19:45:00Z"/>
                  </w:rPr>
                </w:rPrChange>
              </w:rPr>
            </w:pPr>
            <w:ins w:id="6790" w:author="mikle" w:date="2025-10-09T19:45:00Z">
              <w:r w:rsidRPr="005D13B9">
                <w:rPr>
                  <w:lang w:val="en-US"/>
                  <w:rPrChange w:id="6791" w:author="mikle" w:date="2025-10-09T19:51:00Z" w16du:dateUtc="2025-10-10T02:51:00Z">
                    <w:rPr/>
                  </w:rPrChange>
                </w:rPr>
                <w:t xml:space="preserve">        self.verticalHeader().setVisible(False)</w:t>
              </w:r>
            </w:ins>
          </w:p>
          <w:p w14:paraId="5AD7BEB2" w14:textId="77777777" w:rsidR="00BE130F" w:rsidRPr="005D13B9" w:rsidRDefault="00BE130F" w:rsidP="00BE130F">
            <w:pPr>
              <w:jc w:val="both"/>
              <w:rPr>
                <w:ins w:id="6792" w:author="mikle" w:date="2025-10-09T19:45:00Z"/>
                <w:lang w:val="en-US"/>
                <w:rPrChange w:id="6793" w:author="mikle" w:date="2025-10-09T19:51:00Z" w16du:dateUtc="2025-10-10T02:51:00Z">
                  <w:rPr>
                    <w:ins w:id="6794" w:author="mikle" w:date="2025-10-09T19:45:00Z"/>
                  </w:rPr>
                </w:rPrChange>
              </w:rPr>
            </w:pPr>
            <w:ins w:id="6795" w:author="mikle" w:date="2025-10-09T19:45:00Z">
              <w:r w:rsidRPr="005D13B9">
                <w:rPr>
                  <w:lang w:val="en-US"/>
                  <w:rPrChange w:id="6796" w:author="mikle" w:date="2025-10-09T19:51:00Z" w16du:dateUtc="2025-10-10T02:51:00Z">
                    <w:rPr/>
                  </w:rPrChange>
                </w:rPr>
                <w:t xml:space="preserve">        self.setAlternatingRowColors(True)</w:t>
              </w:r>
            </w:ins>
          </w:p>
          <w:p w14:paraId="21BBA455" w14:textId="77777777" w:rsidR="00BE130F" w:rsidRPr="005D13B9" w:rsidRDefault="00BE130F" w:rsidP="00BE130F">
            <w:pPr>
              <w:jc w:val="both"/>
              <w:rPr>
                <w:ins w:id="6797" w:author="mikle" w:date="2025-10-09T19:45:00Z"/>
                <w:lang w:val="en-US"/>
                <w:rPrChange w:id="6798" w:author="mikle" w:date="2025-10-09T19:51:00Z" w16du:dateUtc="2025-10-10T02:51:00Z">
                  <w:rPr>
                    <w:ins w:id="6799" w:author="mikle" w:date="2025-10-09T19:45:00Z"/>
                  </w:rPr>
                </w:rPrChange>
              </w:rPr>
            </w:pPr>
            <w:ins w:id="6800" w:author="mikle" w:date="2025-10-09T19:45:00Z">
              <w:r w:rsidRPr="005D13B9">
                <w:rPr>
                  <w:lang w:val="en-US"/>
                  <w:rPrChange w:id="6801" w:author="mikle" w:date="2025-10-09T19:51:00Z" w16du:dateUtc="2025-10-10T02:51:00Z">
                    <w:rPr/>
                  </w:rPrChange>
                </w:rPr>
                <w:t xml:space="preserve">        self.setEditTriggers(QtWidgets.QAbstractItemView.EditTrigger.DoubleClicked | QtWidgets.QAbstractItemView.EditTrigger.SelectedClicked)</w:t>
              </w:r>
            </w:ins>
          </w:p>
          <w:p w14:paraId="369C24E0" w14:textId="77777777" w:rsidR="00BE130F" w:rsidRPr="005D13B9" w:rsidRDefault="00BE130F" w:rsidP="00BE130F">
            <w:pPr>
              <w:jc w:val="both"/>
              <w:rPr>
                <w:ins w:id="6802" w:author="mikle" w:date="2025-10-09T19:45:00Z"/>
                <w:lang w:val="en-US"/>
                <w:rPrChange w:id="6803" w:author="mikle" w:date="2025-10-09T19:51:00Z" w16du:dateUtc="2025-10-10T02:51:00Z">
                  <w:rPr>
                    <w:ins w:id="6804" w:author="mikle" w:date="2025-10-09T19:45:00Z"/>
                  </w:rPr>
                </w:rPrChange>
              </w:rPr>
            </w:pPr>
            <w:ins w:id="6805" w:author="mikle" w:date="2025-10-09T19:45:00Z">
              <w:r w:rsidRPr="005D13B9">
                <w:rPr>
                  <w:lang w:val="en-US"/>
                  <w:rPrChange w:id="6806" w:author="mikle" w:date="2025-10-09T19:51:00Z" w16du:dateUtc="2025-10-10T02:51:00Z">
                    <w:rPr/>
                  </w:rPrChange>
                </w:rPr>
                <w:t xml:space="preserve">        self.setSelectionBehavior(QtWidgets.QAbstractItemView.SelectionBehavior.SelectRows)</w:t>
              </w:r>
            </w:ins>
          </w:p>
          <w:p w14:paraId="1F3F709B" w14:textId="77777777" w:rsidR="00BE130F" w:rsidRPr="005D13B9" w:rsidRDefault="00BE130F" w:rsidP="00BE130F">
            <w:pPr>
              <w:jc w:val="both"/>
              <w:rPr>
                <w:ins w:id="6807" w:author="mikle" w:date="2025-10-09T19:45:00Z"/>
                <w:lang w:val="en-US"/>
                <w:rPrChange w:id="6808" w:author="mikle" w:date="2025-10-09T19:51:00Z" w16du:dateUtc="2025-10-10T02:51:00Z">
                  <w:rPr>
                    <w:ins w:id="6809" w:author="mikle" w:date="2025-10-09T19:45:00Z"/>
                  </w:rPr>
                </w:rPrChange>
              </w:rPr>
            </w:pPr>
            <w:ins w:id="6810" w:author="mikle" w:date="2025-10-09T19:45:00Z">
              <w:r w:rsidRPr="005D13B9">
                <w:rPr>
                  <w:lang w:val="en-US"/>
                  <w:rPrChange w:id="6811" w:author="mikle" w:date="2025-10-09T19:51:00Z" w16du:dateUtc="2025-10-10T02:51:00Z">
                    <w:rPr/>
                  </w:rPrChange>
                </w:rPr>
                <w:t xml:space="preserve">        self.setShowGrid(True)</w:t>
              </w:r>
            </w:ins>
          </w:p>
          <w:p w14:paraId="5FCFABDF" w14:textId="77777777" w:rsidR="00BE130F" w:rsidRPr="005D13B9" w:rsidRDefault="00BE130F" w:rsidP="00BE130F">
            <w:pPr>
              <w:jc w:val="both"/>
              <w:rPr>
                <w:ins w:id="6812" w:author="mikle" w:date="2025-10-09T19:45:00Z"/>
                <w:lang w:val="en-US"/>
                <w:rPrChange w:id="6813" w:author="mikle" w:date="2025-10-09T19:51:00Z" w16du:dateUtc="2025-10-10T02:51:00Z">
                  <w:rPr>
                    <w:ins w:id="6814" w:author="mikle" w:date="2025-10-09T19:45:00Z"/>
                  </w:rPr>
                </w:rPrChange>
              </w:rPr>
            </w:pPr>
            <w:ins w:id="6815" w:author="mikle" w:date="2025-10-09T19:45:00Z">
              <w:r w:rsidRPr="005D13B9">
                <w:rPr>
                  <w:lang w:val="en-US"/>
                  <w:rPrChange w:id="6816" w:author="mikle" w:date="2025-10-09T19:51:00Z" w16du:dateUtc="2025-10-10T02:51:00Z">
                    <w:rPr/>
                  </w:rPrChange>
                </w:rPr>
                <w:t xml:space="preserve">        self._rows = rows</w:t>
              </w:r>
            </w:ins>
          </w:p>
          <w:p w14:paraId="3D016161" w14:textId="77777777" w:rsidR="00BE130F" w:rsidRPr="005D13B9" w:rsidRDefault="00BE130F" w:rsidP="00BE130F">
            <w:pPr>
              <w:jc w:val="both"/>
              <w:rPr>
                <w:ins w:id="6817" w:author="mikle" w:date="2025-10-09T19:45:00Z"/>
                <w:lang w:val="en-US"/>
                <w:rPrChange w:id="6818" w:author="mikle" w:date="2025-10-09T19:51:00Z" w16du:dateUtc="2025-10-10T02:51:00Z">
                  <w:rPr>
                    <w:ins w:id="6819" w:author="mikle" w:date="2025-10-09T19:45:00Z"/>
                  </w:rPr>
                </w:rPrChange>
              </w:rPr>
            </w:pPr>
            <w:ins w:id="6820" w:author="mikle" w:date="2025-10-09T19:45:00Z">
              <w:r w:rsidRPr="005D13B9">
                <w:rPr>
                  <w:lang w:val="en-US"/>
                  <w:rPrChange w:id="6821" w:author="mikle" w:date="2025-10-09T19:51:00Z" w16du:dateUtc="2025-10-10T02:51:00Z">
                    <w:rPr/>
                  </w:rPrChange>
                </w:rPr>
                <w:t xml:space="preserve">        self._key_index: Dict[int, str] = {}</w:t>
              </w:r>
            </w:ins>
          </w:p>
          <w:p w14:paraId="79019822" w14:textId="77777777" w:rsidR="00BE130F" w:rsidRPr="005D13B9" w:rsidRDefault="00BE130F" w:rsidP="00BE130F">
            <w:pPr>
              <w:jc w:val="both"/>
              <w:rPr>
                <w:ins w:id="6822" w:author="mikle" w:date="2025-10-09T19:45:00Z"/>
                <w:lang w:val="en-US"/>
                <w:rPrChange w:id="6823" w:author="mikle" w:date="2025-10-09T19:51:00Z" w16du:dateUtc="2025-10-10T02:51:00Z">
                  <w:rPr>
                    <w:ins w:id="6824" w:author="mikle" w:date="2025-10-09T19:45:00Z"/>
                  </w:rPr>
                </w:rPrChange>
              </w:rPr>
            </w:pPr>
            <w:ins w:id="6825" w:author="mikle" w:date="2025-10-09T19:45:00Z">
              <w:r w:rsidRPr="005D13B9">
                <w:rPr>
                  <w:lang w:val="en-US"/>
                  <w:rPrChange w:id="6826" w:author="mikle" w:date="2025-10-09T19:51:00Z" w16du:dateUtc="2025-10-10T02:51:00Z">
                    <w:rPr/>
                  </w:rPrChange>
                </w:rPr>
                <w:t xml:space="preserve">        self.populate(rows)</w:t>
              </w:r>
            </w:ins>
          </w:p>
          <w:p w14:paraId="4D363EA5" w14:textId="77777777" w:rsidR="00BE130F" w:rsidRPr="005D13B9" w:rsidRDefault="00BE130F" w:rsidP="00BE130F">
            <w:pPr>
              <w:jc w:val="both"/>
              <w:rPr>
                <w:ins w:id="6827" w:author="mikle" w:date="2025-10-09T19:45:00Z"/>
                <w:lang w:val="en-US"/>
                <w:rPrChange w:id="6828" w:author="mikle" w:date="2025-10-09T19:51:00Z" w16du:dateUtc="2025-10-10T02:51:00Z">
                  <w:rPr>
                    <w:ins w:id="6829" w:author="mikle" w:date="2025-10-09T19:45:00Z"/>
                  </w:rPr>
                </w:rPrChange>
              </w:rPr>
            </w:pPr>
            <w:ins w:id="6830" w:author="mikle" w:date="2025-10-09T19:45:00Z">
              <w:r w:rsidRPr="005D13B9">
                <w:rPr>
                  <w:lang w:val="en-US"/>
                  <w:rPrChange w:id="6831" w:author="mikle" w:date="2025-10-09T19:51:00Z" w16du:dateUtc="2025-10-10T02:51:00Z">
                    <w:rPr/>
                  </w:rPrChange>
                </w:rPr>
                <w:t xml:space="preserve">        self.resizeColumnsToContents()</w:t>
              </w:r>
            </w:ins>
          </w:p>
          <w:p w14:paraId="350E282B" w14:textId="77777777" w:rsidR="00BE130F" w:rsidRPr="005D13B9" w:rsidRDefault="00BE130F" w:rsidP="00BE130F">
            <w:pPr>
              <w:jc w:val="both"/>
              <w:rPr>
                <w:ins w:id="6832" w:author="mikle" w:date="2025-10-09T19:45:00Z"/>
                <w:lang w:val="en-US"/>
                <w:rPrChange w:id="6833" w:author="mikle" w:date="2025-10-09T19:51:00Z" w16du:dateUtc="2025-10-10T02:51:00Z">
                  <w:rPr>
                    <w:ins w:id="6834" w:author="mikle" w:date="2025-10-09T19:45:00Z"/>
                  </w:rPr>
                </w:rPrChange>
              </w:rPr>
            </w:pPr>
            <w:ins w:id="6835" w:author="mikle" w:date="2025-10-09T19:45:00Z">
              <w:r w:rsidRPr="005D13B9">
                <w:rPr>
                  <w:lang w:val="en-US"/>
                  <w:rPrChange w:id="6836" w:author="mikle" w:date="2025-10-09T19:51:00Z" w16du:dateUtc="2025-10-10T02:51:00Z">
                    <w:rPr/>
                  </w:rPrChange>
                </w:rPr>
                <w:t xml:space="preserve">        self.horizontalHeader().setStretchLastSection(True)</w:t>
              </w:r>
            </w:ins>
          </w:p>
          <w:p w14:paraId="7B27C67F" w14:textId="77777777" w:rsidR="00BE130F" w:rsidRPr="005D13B9" w:rsidRDefault="00BE130F" w:rsidP="00BE130F">
            <w:pPr>
              <w:jc w:val="both"/>
              <w:rPr>
                <w:ins w:id="6837" w:author="mikle" w:date="2025-10-09T19:45:00Z"/>
                <w:lang w:val="en-US"/>
                <w:rPrChange w:id="6838" w:author="mikle" w:date="2025-10-09T19:51:00Z" w16du:dateUtc="2025-10-10T02:51:00Z">
                  <w:rPr>
                    <w:ins w:id="6839" w:author="mikle" w:date="2025-10-09T19:45:00Z"/>
                  </w:rPr>
                </w:rPrChange>
              </w:rPr>
            </w:pPr>
          </w:p>
          <w:p w14:paraId="3FF6DDEA" w14:textId="77777777" w:rsidR="00BE130F" w:rsidRPr="005D13B9" w:rsidRDefault="00BE130F" w:rsidP="00BE130F">
            <w:pPr>
              <w:jc w:val="both"/>
              <w:rPr>
                <w:ins w:id="6840" w:author="mikle" w:date="2025-10-09T19:45:00Z"/>
                <w:lang w:val="en-US"/>
                <w:rPrChange w:id="6841" w:author="mikle" w:date="2025-10-09T19:51:00Z" w16du:dateUtc="2025-10-10T02:51:00Z">
                  <w:rPr>
                    <w:ins w:id="6842" w:author="mikle" w:date="2025-10-09T19:45:00Z"/>
                  </w:rPr>
                </w:rPrChange>
              </w:rPr>
            </w:pPr>
            <w:ins w:id="6843" w:author="mikle" w:date="2025-10-09T19:45:00Z">
              <w:r w:rsidRPr="005D13B9">
                <w:rPr>
                  <w:lang w:val="en-US"/>
                  <w:rPrChange w:id="6844" w:author="mikle" w:date="2025-10-09T19:51:00Z" w16du:dateUtc="2025-10-10T02:51:00Z">
                    <w:rPr/>
                  </w:rPrChange>
                </w:rPr>
                <w:t xml:space="preserve">    def populate(self, rows: List[ParamRow]):</w:t>
              </w:r>
            </w:ins>
          </w:p>
          <w:p w14:paraId="7CAC2382" w14:textId="77777777" w:rsidR="00BE130F" w:rsidRPr="005D13B9" w:rsidRDefault="00BE130F" w:rsidP="00BE130F">
            <w:pPr>
              <w:jc w:val="both"/>
              <w:rPr>
                <w:ins w:id="6845" w:author="mikle" w:date="2025-10-09T19:45:00Z"/>
                <w:lang w:val="en-US"/>
                <w:rPrChange w:id="6846" w:author="mikle" w:date="2025-10-09T19:51:00Z" w16du:dateUtc="2025-10-10T02:51:00Z">
                  <w:rPr>
                    <w:ins w:id="6847" w:author="mikle" w:date="2025-10-09T19:45:00Z"/>
                  </w:rPr>
                </w:rPrChange>
              </w:rPr>
            </w:pPr>
            <w:ins w:id="6848" w:author="mikle" w:date="2025-10-09T19:45:00Z">
              <w:r w:rsidRPr="005D13B9">
                <w:rPr>
                  <w:lang w:val="en-US"/>
                  <w:rPrChange w:id="6849" w:author="mikle" w:date="2025-10-09T19:51:00Z" w16du:dateUtc="2025-10-10T02:51:00Z">
                    <w:rPr/>
                  </w:rPrChange>
                </w:rPr>
                <w:t xml:space="preserve">        self.setRowCount(len(rows))</w:t>
              </w:r>
            </w:ins>
          </w:p>
          <w:p w14:paraId="72DB39B2" w14:textId="77777777" w:rsidR="00BE130F" w:rsidRPr="005D13B9" w:rsidRDefault="00BE130F" w:rsidP="00BE130F">
            <w:pPr>
              <w:jc w:val="both"/>
              <w:rPr>
                <w:ins w:id="6850" w:author="mikle" w:date="2025-10-09T19:45:00Z"/>
                <w:lang w:val="en-US"/>
                <w:rPrChange w:id="6851" w:author="mikle" w:date="2025-10-09T19:51:00Z" w16du:dateUtc="2025-10-10T02:51:00Z">
                  <w:rPr>
                    <w:ins w:id="6852" w:author="mikle" w:date="2025-10-09T19:45:00Z"/>
                  </w:rPr>
                </w:rPrChange>
              </w:rPr>
            </w:pPr>
            <w:ins w:id="6853" w:author="mikle" w:date="2025-10-09T19:45:00Z">
              <w:r w:rsidRPr="005D13B9">
                <w:rPr>
                  <w:lang w:val="en-US"/>
                  <w:rPrChange w:id="6854" w:author="mikle" w:date="2025-10-09T19:51:00Z" w16du:dateUtc="2025-10-10T02:51:00Z">
                    <w:rPr/>
                  </w:rPrChange>
                </w:rPr>
                <w:t xml:space="preserve">        self._key_index.clear()</w:t>
              </w:r>
            </w:ins>
          </w:p>
          <w:p w14:paraId="5F414B16" w14:textId="77777777" w:rsidR="00BE130F" w:rsidRPr="005D13B9" w:rsidRDefault="00BE130F" w:rsidP="00BE130F">
            <w:pPr>
              <w:jc w:val="both"/>
              <w:rPr>
                <w:ins w:id="6855" w:author="mikle" w:date="2025-10-09T19:45:00Z"/>
                <w:lang w:val="en-US"/>
                <w:rPrChange w:id="6856" w:author="mikle" w:date="2025-10-09T19:51:00Z" w16du:dateUtc="2025-10-10T02:51:00Z">
                  <w:rPr>
                    <w:ins w:id="6857" w:author="mikle" w:date="2025-10-09T19:45:00Z"/>
                  </w:rPr>
                </w:rPrChange>
              </w:rPr>
            </w:pPr>
            <w:ins w:id="6858" w:author="mikle" w:date="2025-10-09T19:45:00Z">
              <w:r w:rsidRPr="005D13B9">
                <w:rPr>
                  <w:lang w:val="en-US"/>
                  <w:rPrChange w:id="6859" w:author="mikle" w:date="2025-10-09T19:51:00Z" w16du:dateUtc="2025-10-10T02:51:00Z">
                    <w:rPr/>
                  </w:rPrChange>
                </w:rPr>
                <w:t xml:space="preserve">        for i, r in enumerate(rows):</w:t>
              </w:r>
            </w:ins>
          </w:p>
          <w:p w14:paraId="66EA7AB5" w14:textId="77777777" w:rsidR="00BE130F" w:rsidRPr="005D13B9" w:rsidRDefault="00BE130F" w:rsidP="00BE130F">
            <w:pPr>
              <w:jc w:val="both"/>
              <w:rPr>
                <w:ins w:id="6860" w:author="mikle" w:date="2025-10-09T19:45:00Z"/>
                <w:lang w:val="en-US"/>
                <w:rPrChange w:id="6861" w:author="mikle" w:date="2025-10-09T19:51:00Z" w16du:dateUtc="2025-10-10T02:51:00Z">
                  <w:rPr>
                    <w:ins w:id="6862" w:author="mikle" w:date="2025-10-09T19:45:00Z"/>
                  </w:rPr>
                </w:rPrChange>
              </w:rPr>
            </w:pPr>
            <w:ins w:id="6863" w:author="mikle" w:date="2025-10-09T19:45:00Z">
              <w:r w:rsidRPr="005D13B9">
                <w:rPr>
                  <w:lang w:val="en-US"/>
                  <w:rPrChange w:id="6864" w:author="mikle" w:date="2025-10-09T19:51:00Z" w16du:dateUtc="2025-10-10T02:51:00Z">
                    <w:rPr/>
                  </w:rPrChange>
                </w:rPr>
                <w:t xml:space="preserve">            cat_item = QtWidgets.QTableWidgetItem(r.category); cat_item.setFlags(QtCore.Qt.ItemFlag.ItemIsEnabled)</w:t>
              </w:r>
            </w:ins>
          </w:p>
          <w:p w14:paraId="4C726B4A" w14:textId="77777777" w:rsidR="00BE130F" w:rsidRPr="005D13B9" w:rsidRDefault="00BE130F" w:rsidP="00BE130F">
            <w:pPr>
              <w:jc w:val="both"/>
              <w:rPr>
                <w:ins w:id="6865" w:author="mikle" w:date="2025-10-09T19:45:00Z"/>
                <w:lang w:val="en-US"/>
                <w:rPrChange w:id="6866" w:author="mikle" w:date="2025-10-09T19:51:00Z" w16du:dateUtc="2025-10-10T02:51:00Z">
                  <w:rPr>
                    <w:ins w:id="6867" w:author="mikle" w:date="2025-10-09T19:45:00Z"/>
                  </w:rPr>
                </w:rPrChange>
              </w:rPr>
            </w:pPr>
            <w:ins w:id="6868" w:author="mikle" w:date="2025-10-09T19:45:00Z">
              <w:r w:rsidRPr="005D13B9">
                <w:rPr>
                  <w:lang w:val="en-US"/>
                  <w:rPrChange w:id="6869" w:author="mikle" w:date="2025-10-09T19:51:00Z" w16du:dateUtc="2025-10-10T02:51:00Z">
                    <w:rPr/>
                  </w:rPrChange>
                </w:rPr>
                <w:t xml:space="preserve">            key_item = QtWidgets.QTableWidgetItem(r.label); key_item.setFlags(QtCore.Qt.ItemFlag.ItemIsEnabled)</w:t>
              </w:r>
            </w:ins>
          </w:p>
          <w:p w14:paraId="5C8AC12F" w14:textId="77777777" w:rsidR="00BE130F" w:rsidRPr="005D13B9" w:rsidRDefault="00BE130F" w:rsidP="00BE130F">
            <w:pPr>
              <w:jc w:val="both"/>
              <w:rPr>
                <w:ins w:id="6870" w:author="mikle" w:date="2025-10-09T19:45:00Z"/>
                <w:lang w:val="en-US"/>
                <w:rPrChange w:id="6871" w:author="mikle" w:date="2025-10-09T19:51:00Z" w16du:dateUtc="2025-10-10T02:51:00Z">
                  <w:rPr>
                    <w:ins w:id="6872" w:author="mikle" w:date="2025-10-09T19:45:00Z"/>
                  </w:rPr>
                </w:rPrChange>
              </w:rPr>
            </w:pPr>
          </w:p>
          <w:p w14:paraId="522216F8" w14:textId="77777777" w:rsidR="00BE130F" w:rsidRPr="005D13B9" w:rsidRDefault="00BE130F" w:rsidP="00BE130F">
            <w:pPr>
              <w:jc w:val="both"/>
              <w:rPr>
                <w:ins w:id="6873" w:author="mikle" w:date="2025-10-09T19:45:00Z"/>
                <w:lang w:val="en-US"/>
                <w:rPrChange w:id="6874" w:author="mikle" w:date="2025-10-09T19:51:00Z" w16du:dateUtc="2025-10-10T02:51:00Z">
                  <w:rPr>
                    <w:ins w:id="6875" w:author="mikle" w:date="2025-10-09T19:45:00Z"/>
                  </w:rPr>
                </w:rPrChange>
              </w:rPr>
            </w:pPr>
            <w:ins w:id="6876" w:author="mikle" w:date="2025-10-09T19:45:00Z">
              <w:r w:rsidRPr="005D13B9">
                <w:rPr>
                  <w:lang w:val="en-US"/>
                  <w:rPrChange w:id="6877" w:author="mikle" w:date="2025-10-09T19:51:00Z" w16du:dateUtc="2025-10-10T02:51:00Z">
                    <w:rPr/>
                  </w:rPrChange>
                </w:rPr>
                <w:t xml:space="preserve">            if r.ptype == "bool":</w:t>
              </w:r>
            </w:ins>
          </w:p>
          <w:p w14:paraId="00D7FB58" w14:textId="77777777" w:rsidR="00BE130F" w:rsidRPr="005D13B9" w:rsidRDefault="00BE130F" w:rsidP="00BE130F">
            <w:pPr>
              <w:jc w:val="both"/>
              <w:rPr>
                <w:ins w:id="6878" w:author="mikle" w:date="2025-10-09T19:45:00Z"/>
                <w:lang w:val="en-US"/>
                <w:rPrChange w:id="6879" w:author="mikle" w:date="2025-10-09T19:51:00Z" w16du:dateUtc="2025-10-10T02:51:00Z">
                  <w:rPr>
                    <w:ins w:id="6880" w:author="mikle" w:date="2025-10-09T19:45:00Z"/>
                  </w:rPr>
                </w:rPrChange>
              </w:rPr>
            </w:pPr>
            <w:ins w:id="6881" w:author="mikle" w:date="2025-10-09T19:45:00Z">
              <w:r w:rsidRPr="005D13B9">
                <w:rPr>
                  <w:lang w:val="en-US"/>
                  <w:rPrChange w:id="6882" w:author="mikle" w:date="2025-10-09T19:51:00Z" w16du:dateUtc="2025-10-10T02:51:00Z">
                    <w:rPr/>
                  </w:rPrChange>
                </w:rPr>
                <w:t xml:space="preserve">                val_item = QtWidgets.QTableWidgetItem()</w:t>
              </w:r>
            </w:ins>
          </w:p>
          <w:p w14:paraId="78D20AE0" w14:textId="77777777" w:rsidR="00BE130F" w:rsidRPr="005D13B9" w:rsidRDefault="00BE130F" w:rsidP="00BE130F">
            <w:pPr>
              <w:jc w:val="both"/>
              <w:rPr>
                <w:ins w:id="6883" w:author="mikle" w:date="2025-10-09T19:45:00Z"/>
                <w:lang w:val="en-US"/>
                <w:rPrChange w:id="6884" w:author="mikle" w:date="2025-10-09T19:51:00Z" w16du:dateUtc="2025-10-10T02:51:00Z">
                  <w:rPr>
                    <w:ins w:id="6885" w:author="mikle" w:date="2025-10-09T19:45:00Z"/>
                  </w:rPr>
                </w:rPrChange>
              </w:rPr>
            </w:pPr>
            <w:ins w:id="6886" w:author="mikle" w:date="2025-10-09T19:45:00Z">
              <w:r w:rsidRPr="005D13B9">
                <w:rPr>
                  <w:lang w:val="en-US"/>
                  <w:rPrChange w:id="6887" w:author="mikle" w:date="2025-10-09T19:51:00Z" w16du:dateUtc="2025-10-10T02:51:00Z">
                    <w:rPr/>
                  </w:rPrChange>
                </w:rPr>
                <w:t xml:space="preserve">                val_item.setFlags(</w:t>
              </w:r>
            </w:ins>
          </w:p>
          <w:p w14:paraId="2CF81E27" w14:textId="77777777" w:rsidR="00BE130F" w:rsidRPr="005D13B9" w:rsidRDefault="00BE130F" w:rsidP="00BE130F">
            <w:pPr>
              <w:jc w:val="both"/>
              <w:rPr>
                <w:ins w:id="6888" w:author="mikle" w:date="2025-10-09T19:45:00Z"/>
                <w:lang w:val="en-US"/>
                <w:rPrChange w:id="6889" w:author="mikle" w:date="2025-10-09T19:51:00Z" w16du:dateUtc="2025-10-10T02:51:00Z">
                  <w:rPr>
                    <w:ins w:id="6890" w:author="mikle" w:date="2025-10-09T19:45:00Z"/>
                  </w:rPr>
                </w:rPrChange>
              </w:rPr>
            </w:pPr>
            <w:ins w:id="6891" w:author="mikle" w:date="2025-10-09T19:45:00Z">
              <w:r w:rsidRPr="005D13B9">
                <w:rPr>
                  <w:lang w:val="en-US"/>
                  <w:rPrChange w:id="6892" w:author="mikle" w:date="2025-10-09T19:51:00Z" w16du:dateUtc="2025-10-10T02:51:00Z">
                    <w:rPr/>
                  </w:rPrChange>
                </w:rPr>
                <w:t xml:space="preserve">                    QtCore.Qt.ItemFlag.ItemIsUserCheckable</w:t>
              </w:r>
            </w:ins>
          </w:p>
          <w:p w14:paraId="45A976E3" w14:textId="77777777" w:rsidR="00BE130F" w:rsidRPr="005D13B9" w:rsidRDefault="00BE130F" w:rsidP="00BE130F">
            <w:pPr>
              <w:jc w:val="both"/>
              <w:rPr>
                <w:ins w:id="6893" w:author="mikle" w:date="2025-10-09T19:45:00Z"/>
                <w:lang w:val="en-US"/>
                <w:rPrChange w:id="6894" w:author="mikle" w:date="2025-10-09T19:51:00Z" w16du:dateUtc="2025-10-10T02:51:00Z">
                  <w:rPr>
                    <w:ins w:id="6895" w:author="mikle" w:date="2025-10-09T19:45:00Z"/>
                  </w:rPr>
                </w:rPrChange>
              </w:rPr>
            </w:pPr>
            <w:ins w:id="6896" w:author="mikle" w:date="2025-10-09T19:45:00Z">
              <w:r w:rsidRPr="005D13B9">
                <w:rPr>
                  <w:lang w:val="en-US"/>
                  <w:rPrChange w:id="6897" w:author="mikle" w:date="2025-10-09T19:51:00Z" w16du:dateUtc="2025-10-10T02:51:00Z">
                    <w:rPr/>
                  </w:rPrChange>
                </w:rPr>
                <w:t xml:space="preserve">                    | QtCore.Qt.ItemFlag.ItemIsEnabled</w:t>
              </w:r>
            </w:ins>
          </w:p>
          <w:p w14:paraId="1142CF90" w14:textId="77777777" w:rsidR="00BE130F" w:rsidRPr="005D13B9" w:rsidRDefault="00BE130F" w:rsidP="00BE130F">
            <w:pPr>
              <w:jc w:val="both"/>
              <w:rPr>
                <w:ins w:id="6898" w:author="mikle" w:date="2025-10-09T19:45:00Z"/>
                <w:lang w:val="en-US"/>
                <w:rPrChange w:id="6899" w:author="mikle" w:date="2025-10-09T19:51:00Z" w16du:dateUtc="2025-10-10T02:51:00Z">
                  <w:rPr>
                    <w:ins w:id="6900" w:author="mikle" w:date="2025-10-09T19:45:00Z"/>
                  </w:rPr>
                </w:rPrChange>
              </w:rPr>
            </w:pPr>
            <w:ins w:id="6901" w:author="mikle" w:date="2025-10-09T19:45:00Z">
              <w:r w:rsidRPr="005D13B9">
                <w:rPr>
                  <w:lang w:val="en-US"/>
                  <w:rPrChange w:id="6902" w:author="mikle" w:date="2025-10-09T19:51:00Z" w16du:dateUtc="2025-10-10T02:51:00Z">
                    <w:rPr/>
                  </w:rPrChange>
                </w:rPr>
                <w:t xml:space="preserve">                    | QtCore.Qt.ItemFlag.ItemIsSelectable</w:t>
              </w:r>
            </w:ins>
          </w:p>
          <w:p w14:paraId="4B218CC5" w14:textId="77777777" w:rsidR="00BE130F" w:rsidRPr="005D13B9" w:rsidRDefault="00BE130F" w:rsidP="00BE130F">
            <w:pPr>
              <w:jc w:val="both"/>
              <w:rPr>
                <w:ins w:id="6903" w:author="mikle" w:date="2025-10-09T19:45:00Z"/>
                <w:lang w:val="en-US"/>
                <w:rPrChange w:id="6904" w:author="mikle" w:date="2025-10-09T19:51:00Z" w16du:dateUtc="2025-10-10T02:51:00Z">
                  <w:rPr>
                    <w:ins w:id="6905" w:author="mikle" w:date="2025-10-09T19:45:00Z"/>
                  </w:rPr>
                </w:rPrChange>
              </w:rPr>
            </w:pPr>
            <w:ins w:id="6906" w:author="mikle" w:date="2025-10-09T19:45:00Z">
              <w:r w:rsidRPr="005D13B9">
                <w:rPr>
                  <w:lang w:val="en-US"/>
                  <w:rPrChange w:id="6907" w:author="mikle" w:date="2025-10-09T19:51:00Z" w16du:dateUtc="2025-10-10T02:51:00Z">
                    <w:rPr/>
                  </w:rPrChange>
                </w:rPr>
                <w:t xml:space="preserve">                )</w:t>
              </w:r>
            </w:ins>
          </w:p>
          <w:p w14:paraId="61224A04" w14:textId="77777777" w:rsidR="00BE130F" w:rsidRPr="005D13B9" w:rsidRDefault="00BE130F" w:rsidP="00BE130F">
            <w:pPr>
              <w:jc w:val="both"/>
              <w:rPr>
                <w:ins w:id="6908" w:author="mikle" w:date="2025-10-09T19:45:00Z"/>
                <w:lang w:val="en-US"/>
                <w:rPrChange w:id="6909" w:author="mikle" w:date="2025-10-09T19:51:00Z" w16du:dateUtc="2025-10-10T02:51:00Z">
                  <w:rPr>
                    <w:ins w:id="6910" w:author="mikle" w:date="2025-10-09T19:45:00Z"/>
                  </w:rPr>
                </w:rPrChange>
              </w:rPr>
            </w:pPr>
            <w:ins w:id="6911" w:author="mikle" w:date="2025-10-09T19:45:00Z">
              <w:r w:rsidRPr="005D13B9">
                <w:rPr>
                  <w:lang w:val="en-US"/>
                  <w:rPrChange w:id="6912" w:author="mikle" w:date="2025-10-09T19:51:00Z" w16du:dateUtc="2025-10-10T02:51:00Z">
                    <w:rPr/>
                  </w:rPrChange>
                </w:rPr>
                <w:t xml:space="preserve">                val_item.setCheckState(QtCore.Qt.CheckState.Checked if bool(r.value) else QtCore.Qt.CheckState.Unchecked)</w:t>
              </w:r>
            </w:ins>
          </w:p>
          <w:p w14:paraId="7B7E5D3B" w14:textId="77777777" w:rsidR="00BE130F" w:rsidRPr="005D13B9" w:rsidRDefault="00BE130F" w:rsidP="00BE130F">
            <w:pPr>
              <w:jc w:val="both"/>
              <w:rPr>
                <w:ins w:id="6913" w:author="mikle" w:date="2025-10-09T19:45:00Z"/>
                <w:lang w:val="en-US"/>
                <w:rPrChange w:id="6914" w:author="mikle" w:date="2025-10-09T19:51:00Z" w16du:dateUtc="2025-10-10T02:51:00Z">
                  <w:rPr>
                    <w:ins w:id="6915" w:author="mikle" w:date="2025-10-09T19:45:00Z"/>
                  </w:rPr>
                </w:rPrChange>
              </w:rPr>
            </w:pPr>
            <w:ins w:id="6916" w:author="mikle" w:date="2025-10-09T19:45:00Z">
              <w:r w:rsidRPr="005D13B9">
                <w:rPr>
                  <w:lang w:val="en-US"/>
                  <w:rPrChange w:id="6917" w:author="mikle" w:date="2025-10-09T19:51:00Z" w16du:dateUtc="2025-10-10T02:51:00Z">
                    <w:rPr/>
                  </w:rPrChange>
                </w:rPr>
                <w:t xml:space="preserve">                val_item.setText("True" if bool(r.value) else "False")</w:t>
              </w:r>
            </w:ins>
          </w:p>
          <w:p w14:paraId="39CBA236" w14:textId="77777777" w:rsidR="00BE130F" w:rsidRPr="005D13B9" w:rsidRDefault="00BE130F" w:rsidP="00BE130F">
            <w:pPr>
              <w:jc w:val="both"/>
              <w:rPr>
                <w:ins w:id="6918" w:author="mikle" w:date="2025-10-09T19:45:00Z"/>
                <w:lang w:val="en-US"/>
                <w:rPrChange w:id="6919" w:author="mikle" w:date="2025-10-09T19:51:00Z" w16du:dateUtc="2025-10-10T02:51:00Z">
                  <w:rPr>
                    <w:ins w:id="6920" w:author="mikle" w:date="2025-10-09T19:45:00Z"/>
                  </w:rPr>
                </w:rPrChange>
              </w:rPr>
            </w:pPr>
            <w:ins w:id="6921" w:author="mikle" w:date="2025-10-09T19:45:00Z">
              <w:r w:rsidRPr="005D13B9">
                <w:rPr>
                  <w:lang w:val="en-US"/>
                  <w:rPrChange w:id="6922" w:author="mikle" w:date="2025-10-09T19:51:00Z" w16du:dateUtc="2025-10-10T02:51:00Z">
                    <w:rPr/>
                  </w:rPrChange>
                </w:rPr>
                <w:t xml:space="preserve">            else:</w:t>
              </w:r>
            </w:ins>
          </w:p>
          <w:p w14:paraId="541ABC2C" w14:textId="77777777" w:rsidR="00BE130F" w:rsidRPr="005D13B9" w:rsidRDefault="00BE130F" w:rsidP="00BE130F">
            <w:pPr>
              <w:jc w:val="both"/>
              <w:rPr>
                <w:ins w:id="6923" w:author="mikle" w:date="2025-10-09T19:45:00Z"/>
                <w:lang w:val="en-US"/>
                <w:rPrChange w:id="6924" w:author="mikle" w:date="2025-10-09T19:51:00Z" w16du:dateUtc="2025-10-10T02:51:00Z">
                  <w:rPr>
                    <w:ins w:id="6925" w:author="mikle" w:date="2025-10-09T19:45:00Z"/>
                  </w:rPr>
                </w:rPrChange>
              </w:rPr>
            </w:pPr>
            <w:ins w:id="6926" w:author="mikle" w:date="2025-10-09T19:45:00Z">
              <w:r w:rsidRPr="005D13B9">
                <w:rPr>
                  <w:lang w:val="en-US"/>
                  <w:rPrChange w:id="6927" w:author="mikle" w:date="2025-10-09T19:51:00Z" w16du:dateUtc="2025-10-10T02:51:00Z">
                    <w:rPr/>
                  </w:rPrChange>
                </w:rPr>
                <w:t xml:space="preserve">                val_item = QtWidgets.QTableWidgetItem(str(r.value))</w:t>
              </w:r>
            </w:ins>
          </w:p>
          <w:p w14:paraId="20B1B38F" w14:textId="77777777" w:rsidR="00BE130F" w:rsidRPr="005D13B9" w:rsidRDefault="00BE130F" w:rsidP="00BE130F">
            <w:pPr>
              <w:jc w:val="both"/>
              <w:rPr>
                <w:ins w:id="6928" w:author="mikle" w:date="2025-10-09T19:45:00Z"/>
                <w:lang w:val="en-US"/>
                <w:rPrChange w:id="6929" w:author="mikle" w:date="2025-10-09T19:51:00Z" w16du:dateUtc="2025-10-10T02:51:00Z">
                  <w:rPr>
                    <w:ins w:id="6930" w:author="mikle" w:date="2025-10-09T19:45:00Z"/>
                  </w:rPr>
                </w:rPrChange>
              </w:rPr>
            </w:pPr>
            <w:ins w:id="6931" w:author="mikle" w:date="2025-10-09T19:45:00Z">
              <w:r w:rsidRPr="005D13B9">
                <w:rPr>
                  <w:lang w:val="en-US"/>
                  <w:rPrChange w:id="6932" w:author="mikle" w:date="2025-10-09T19:51:00Z" w16du:dateUtc="2025-10-10T02:51:00Z">
                    <w:rPr/>
                  </w:rPrChange>
                </w:rPr>
                <w:lastRenderedPageBreak/>
                <w:t xml:space="preserve">                val_item.setFlags(</w:t>
              </w:r>
            </w:ins>
          </w:p>
          <w:p w14:paraId="5C424B0A" w14:textId="77777777" w:rsidR="00BE130F" w:rsidRPr="005D13B9" w:rsidRDefault="00BE130F" w:rsidP="00BE130F">
            <w:pPr>
              <w:jc w:val="both"/>
              <w:rPr>
                <w:ins w:id="6933" w:author="mikle" w:date="2025-10-09T19:45:00Z"/>
                <w:lang w:val="en-US"/>
                <w:rPrChange w:id="6934" w:author="mikle" w:date="2025-10-09T19:51:00Z" w16du:dateUtc="2025-10-10T02:51:00Z">
                  <w:rPr>
                    <w:ins w:id="6935" w:author="mikle" w:date="2025-10-09T19:45:00Z"/>
                  </w:rPr>
                </w:rPrChange>
              </w:rPr>
            </w:pPr>
            <w:ins w:id="6936" w:author="mikle" w:date="2025-10-09T19:45:00Z">
              <w:r w:rsidRPr="005D13B9">
                <w:rPr>
                  <w:lang w:val="en-US"/>
                  <w:rPrChange w:id="6937" w:author="mikle" w:date="2025-10-09T19:51:00Z" w16du:dateUtc="2025-10-10T02:51:00Z">
                    <w:rPr/>
                  </w:rPrChange>
                </w:rPr>
                <w:t xml:space="preserve">                    QtCore.Qt.ItemFlag.ItemIsEditable</w:t>
              </w:r>
            </w:ins>
          </w:p>
          <w:p w14:paraId="7645B385" w14:textId="77777777" w:rsidR="00BE130F" w:rsidRPr="005D13B9" w:rsidRDefault="00BE130F" w:rsidP="00BE130F">
            <w:pPr>
              <w:jc w:val="both"/>
              <w:rPr>
                <w:ins w:id="6938" w:author="mikle" w:date="2025-10-09T19:45:00Z"/>
                <w:lang w:val="en-US"/>
                <w:rPrChange w:id="6939" w:author="mikle" w:date="2025-10-09T19:51:00Z" w16du:dateUtc="2025-10-10T02:51:00Z">
                  <w:rPr>
                    <w:ins w:id="6940" w:author="mikle" w:date="2025-10-09T19:45:00Z"/>
                  </w:rPr>
                </w:rPrChange>
              </w:rPr>
            </w:pPr>
            <w:ins w:id="6941" w:author="mikle" w:date="2025-10-09T19:45:00Z">
              <w:r w:rsidRPr="005D13B9">
                <w:rPr>
                  <w:lang w:val="en-US"/>
                  <w:rPrChange w:id="6942" w:author="mikle" w:date="2025-10-09T19:51:00Z" w16du:dateUtc="2025-10-10T02:51:00Z">
                    <w:rPr/>
                  </w:rPrChange>
                </w:rPr>
                <w:t xml:space="preserve">                    | QtCore.Qt.ItemFlag.ItemIsEnabled</w:t>
              </w:r>
            </w:ins>
          </w:p>
          <w:p w14:paraId="6B04DCF1" w14:textId="77777777" w:rsidR="00BE130F" w:rsidRPr="005D13B9" w:rsidRDefault="00BE130F" w:rsidP="00BE130F">
            <w:pPr>
              <w:jc w:val="both"/>
              <w:rPr>
                <w:ins w:id="6943" w:author="mikle" w:date="2025-10-09T19:45:00Z"/>
                <w:lang w:val="en-US"/>
                <w:rPrChange w:id="6944" w:author="mikle" w:date="2025-10-09T19:51:00Z" w16du:dateUtc="2025-10-10T02:51:00Z">
                  <w:rPr>
                    <w:ins w:id="6945" w:author="mikle" w:date="2025-10-09T19:45:00Z"/>
                  </w:rPr>
                </w:rPrChange>
              </w:rPr>
            </w:pPr>
            <w:ins w:id="6946" w:author="mikle" w:date="2025-10-09T19:45:00Z">
              <w:r w:rsidRPr="005D13B9">
                <w:rPr>
                  <w:lang w:val="en-US"/>
                  <w:rPrChange w:id="6947" w:author="mikle" w:date="2025-10-09T19:51:00Z" w16du:dateUtc="2025-10-10T02:51:00Z">
                    <w:rPr/>
                  </w:rPrChange>
                </w:rPr>
                <w:t xml:space="preserve">                    | QtCore.Qt.ItemFlag.ItemIsSelectable</w:t>
              </w:r>
            </w:ins>
          </w:p>
          <w:p w14:paraId="349CEB7C" w14:textId="77777777" w:rsidR="00BE130F" w:rsidRPr="005D13B9" w:rsidRDefault="00BE130F" w:rsidP="00BE130F">
            <w:pPr>
              <w:jc w:val="both"/>
              <w:rPr>
                <w:ins w:id="6948" w:author="mikle" w:date="2025-10-09T19:45:00Z"/>
                <w:lang w:val="en-US"/>
                <w:rPrChange w:id="6949" w:author="mikle" w:date="2025-10-09T19:51:00Z" w16du:dateUtc="2025-10-10T02:51:00Z">
                  <w:rPr>
                    <w:ins w:id="6950" w:author="mikle" w:date="2025-10-09T19:45:00Z"/>
                  </w:rPr>
                </w:rPrChange>
              </w:rPr>
            </w:pPr>
            <w:ins w:id="6951" w:author="mikle" w:date="2025-10-09T19:45:00Z">
              <w:r w:rsidRPr="005D13B9">
                <w:rPr>
                  <w:lang w:val="en-US"/>
                  <w:rPrChange w:id="6952" w:author="mikle" w:date="2025-10-09T19:51:00Z" w16du:dateUtc="2025-10-10T02:51:00Z">
                    <w:rPr/>
                  </w:rPrChange>
                </w:rPr>
                <w:t xml:space="preserve">                )</w:t>
              </w:r>
            </w:ins>
          </w:p>
          <w:p w14:paraId="0302B71D" w14:textId="77777777" w:rsidR="00BE130F" w:rsidRPr="005D13B9" w:rsidRDefault="00BE130F" w:rsidP="00BE130F">
            <w:pPr>
              <w:jc w:val="both"/>
              <w:rPr>
                <w:ins w:id="6953" w:author="mikle" w:date="2025-10-09T19:45:00Z"/>
                <w:lang w:val="en-US"/>
                <w:rPrChange w:id="6954" w:author="mikle" w:date="2025-10-09T19:51:00Z" w16du:dateUtc="2025-10-10T02:51:00Z">
                  <w:rPr>
                    <w:ins w:id="6955" w:author="mikle" w:date="2025-10-09T19:45:00Z"/>
                  </w:rPr>
                </w:rPrChange>
              </w:rPr>
            </w:pPr>
            <w:ins w:id="6956" w:author="mikle" w:date="2025-10-09T19:45:00Z">
              <w:r w:rsidRPr="005D13B9">
                <w:rPr>
                  <w:lang w:val="en-US"/>
                  <w:rPrChange w:id="6957" w:author="mikle" w:date="2025-10-09T19:51:00Z" w16du:dateUtc="2025-10-10T02:51:00Z">
                    <w:rPr/>
                  </w:rPrChange>
                </w:rPr>
                <w:t xml:space="preserve">                val_item.setTextAlignment(QtCore.Qt.AlignmentFlag.AlignRight | QtCore.Qt.AlignmentFlag.AlignVCenter)</w:t>
              </w:r>
            </w:ins>
          </w:p>
          <w:p w14:paraId="1A377674" w14:textId="77777777" w:rsidR="00BE130F" w:rsidRPr="005D13B9" w:rsidRDefault="00BE130F" w:rsidP="00BE130F">
            <w:pPr>
              <w:jc w:val="both"/>
              <w:rPr>
                <w:ins w:id="6958" w:author="mikle" w:date="2025-10-09T19:45:00Z"/>
                <w:lang w:val="en-US"/>
                <w:rPrChange w:id="6959" w:author="mikle" w:date="2025-10-09T19:51:00Z" w16du:dateUtc="2025-10-10T02:51:00Z">
                  <w:rPr>
                    <w:ins w:id="6960" w:author="mikle" w:date="2025-10-09T19:45:00Z"/>
                  </w:rPr>
                </w:rPrChange>
              </w:rPr>
            </w:pPr>
          </w:p>
          <w:p w14:paraId="5CC80C58" w14:textId="77777777" w:rsidR="00BE130F" w:rsidRPr="005D13B9" w:rsidRDefault="00BE130F" w:rsidP="00BE130F">
            <w:pPr>
              <w:jc w:val="both"/>
              <w:rPr>
                <w:ins w:id="6961" w:author="mikle" w:date="2025-10-09T19:45:00Z"/>
                <w:lang w:val="en-US"/>
                <w:rPrChange w:id="6962" w:author="mikle" w:date="2025-10-09T19:51:00Z" w16du:dateUtc="2025-10-10T02:51:00Z">
                  <w:rPr>
                    <w:ins w:id="6963" w:author="mikle" w:date="2025-10-09T19:45:00Z"/>
                  </w:rPr>
                </w:rPrChange>
              </w:rPr>
            </w:pPr>
            <w:ins w:id="6964" w:author="mikle" w:date="2025-10-09T19:45:00Z">
              <w:r w:rsidRPr="005D13B9">
                <w:rPr>
                  <w:lang w:val="en-US"/>
                  <w:rPrChange w:id="6965" w:author="mikle" w:date="2025-10-09T19:51:00Z" w16du:dateUtc="2025-10-10T02:51:00Z">
                    <w:rPr/>
                  </w:rPrChange>
                </w:rPr>
                <w:t xml:space="preserve">            unit_item = QtWidgets.QTableWidgetItem(r.unit); unit_item.setFlags(QtCore.Qt.ItemFlag.ItemIsEnabled)</w:t>
              </w:r>
            </w:ins>
          </w:p>
          <w:p w14:paraId="018E7266" w14:textId="77777777" w:rsidR="00BE130F" w:rsidRPr="005D13B9" w:rsidRDefault="00BE130F" w:rsidP="00BE130F">
            <w:pPr>
              <w:jc w:val="both"/>
              <w:rPr>
                <w:ins w:id="6966" w:author="mikle" w:date="2025-10-09T19:45:00Z"/>
                <w:lang w:val="en-US"/>
                <w:rPrChange w:id="6967" w:author="mikle" w:date="2025-10-09T19:51:00Z" w16du:dateUtc="2025-10-10T02:51:00Z">
                  <w:rPr>
                    <w:ins w:id="6968" w:author="mikle" w:date="2025-10-09T19:45:00Z"/>
                  </w:rPr>
                </w:rPrChange>
              </w:rPr>
            </w:pPr>
            <w:ins w:id="6969" w:author="mikle" w:date="2025-10-09T19:45:00Z">
              <w:r w:rsidRPr="005D13B9">
                <w:rPr>
                  <w:lang w:val="en-US"/>
                  <w:rPrChange w:id="6970" w:author="mikle" w:date="2025-10-09T19:51:00Z" w16du:dateUtc="2025-10-10T02:51:00Z">
                    <w:rPr/>
                  </w:rPrChange>
                </w:rPr>
                <w:t xml:space="preserve">            desc_item = QtWidgets.QTableWidgetItem(r.desc); desc_item.setFlags(QtCore.Qt.ItemFlag.ItemIsEnabled)</w:t>
              </w:r>
            </w:ins>
          </w:p>
          <w:p w14:paraId="50C77225" w14:textId="77777777" w:rsidR="00BE130F" w:rsidRPr="005D13B9" w:rsidRDefault="00BE130F" w:rsidP="00BE130F">
            <w:pPr>
              <w:jc w:val="both"/>
              <w:rPr>
                <w:ins w:id="6971" w:author="mikle" w:date="2025-10-09T19:45:00Z"/>
                <w:lang w:val="en-US"/>
                <w:rPrChange w:id="6972" w:author="mikle" w:date="2025-10-09T19:51:00Z" w16du:dateUtc="2025-10-10T02:51:00Z">
                  <w:rPr>
                    <w:ins w:id="6973" w:author="mikle" w:date="2025-10-09T19:45:00Z"/>
                  </w:rPr>
                </w:rPrChange>
              </w:rPr>
            </w:pPr>
          </w:p>
          <w:p w14:paraId="0E72CD09" w14:textId="77777777" w:rsidR="00BE130F" w:rsidRPr="005D13B9" w:rsidRDefault="00BE130F" w:rsidP="00BE130F">
            <w:pPr>
              <w:jc w:val="both"/>
              <w:rPr>
                <w:ins w:id="6974" w:author="mikle" w:date="2025-10-09T19:45:00Z"/>
                <w:lang w:val="en-US"/>
                <w:rPrChange w:id="6975" w:author="mikle" w:date="2025-10-09T19:51:00Z" w16du:dateUtc="2025-10-10T02:51:00Z">
                  <w:rPr>
                    <w:ins w:id="6976" w:author="mikle" w:date="2025-10-09T19:45:00Z"/>
                  </w:rPr>
                </w:rPrChange>
              </w:rPr>
            </w:pPr>
            <w:ins w:id="6977" w:author="mikle" w:date="2025-10-09T19:45:00Z">
              <w:r w:rsidRPr="005D13B9">
                <w:rPr>
                  <w:lang w:val="en-US"/>
                  <w:rPrChange w:id="6978" w:author="mikle" w:date="2025-10-09T19:51:00Z" w16du:dateUtc="2025-10-10T02:51:00Z">
                    <w:rPr/>
                  </w:rPrChange>
                </w:rPr>
                <w:t xml:space="preserve">            self.setItem(i, 0, cat_item)</w:t>
              </w:r>
            </w:ins>
          </w:p>
          <w:p w14:paraId="65309E2C" w14:textId="77777777" w:rsidR="00BE130F" w:rsidRPr="005D13B9" w:rsidRDefault="00BE130F" w:rsidP="00BE130F">
            <w:pPr>
              <w:jc w:val="both"/>
              <w:rPr>
                <w:ins w:id="6979" w:author="mikle" w:date="2025-10-09T19:45:00Z"/>
                <w:lang w:val="en-US"/>
                <w:rPrChange w:id="6980" w:author="mikle" w:date="2025-10-09T19:51:00Z" w16du:dateUtc="2025-10-10T02:51:00Z">
                  <w:rPr>
                    <w:ins w:id="6981" w:author="mikle" w:date="2025-10-09T19:45:00Z"/>
                  </w:rPr>
                </w:rPrChange>
              </w:rPr>
            </w:pPr>
            <w:ins w:id="6982" w:author="mikle" w:date="2025-10-09T19:45:00Z">
              <w:r w:rsidRPr="005D13B9">
                <w:rPr>
                  <w:lang w:val="en-US"/>
                  <w:rPrChange w:id="6983" w:author="mikle" w:date="2025-10-09T19:51:00Z" w16du:dateUtc="2025-10-10T02:51:00Z">
                    <w:rPr/>
                  </w:rPrChange>
                </w:rPr>
                <w:t xml:space="preserve">            self.setItem(i, 1, key_item)</w:t>
              </w:r>
            </w:ins>
          </w:p>
          <w:p w14:paraId="1530D7E7" w14:textId="77777777" w:rsidR="00BE130F" w:rsidRPr="005D13B9" w:rsidRDefault="00BE130F" w:rsidP="00BE130F">
            <w:pPr>
              <w:jc w:val="both"/>
              <w:rPr>
                <w:ins w:id="6984" w:author="mikle" w:date="2025-10-09T19:45:00Z"/>
                <w:lang w:val="en-US"/>
                <w:rPrChange w:id="6985" w:author="mikle" w:date="2025-10-09T19:51:00Z" w16du:dateUtc="2025-10-10T02:51:00Z">
                  <w:rPr>
                    <w:ins w:id="6986" w:author="mikle" w:date="2025-10-09T19:45:00Z"/>
                  </w:rPr>
                </w:rPrChange>
              </w:rPr>
            </w:pPr>
            <w:ins w:id="6987" w:author="mikle" w:date="2025-10-09T19:45:00Z">
              <w:r w:rsidRPr="005D13B9">
                <w:rPr>
                  <w:lang w:val="en-US"/>
                  <w:rPrChange w:id="6988" w:author="mikle" w:date="2025-10-09T19:51:00Z" w16du:dateUtc="2025-10-10T02:51:00Z">
                    <w:rPr/>
                  </w:rPrChange>
                </w:rPr>
                <w:t xml:space="preserve">            self.setItem(i, 2, val_item)</w:t>
              </w:r>
            </w:ins>
          </w:p>
          <w:p w14:paraId="0DD76B33" w14:textId="77777777" w:rsidR="00BE130F" w:rsidRPr="005D13B9" w:rsidRDefault="00BE130F" w:rsidP="00BE130F">
            <w:pPr>
              <w:jc w:val="both"/>
              <w:rPr>
                <w:ins w:id="6989" w:author="mikle" w:date="2025-10-09T19:45:00Z"/>
                <w:lang w:val="en-US"/>
                <w:rPrChange w:id="6990" w:author="mikle" w:date="2025-10-09T19:51:00Z" w16du:dateUtc="2025-10-10T02:51:00Z">
                  <w:rPr>
                    <w:ins w:id="6991" w:author="mikle" w:date="2025-10-09T19:45:00Z"/>
                  </w:rPr>
                </w:rPrChange>
              </w:rPr>
            </w:pPr>
            <w:ins w:id="6992" w:author="mikle" w:date="2025-10-09T19:45:00Z">
              <w:r w:rsidRPr="005D13B9">
                <w:rPr>
                  <w:lang w:val="en-US"/>
                  <w:rPrChange w:id="6993" w:author="mikle" w:date="2025-10-09T19:51:00Z" w16du:dateUtc="2025-10-10T02:51:00Z">
                    <w:rPr/>
                  </w:rPrChange>
                </w:rPr>
                <w:t xml:space="preserve">            self.setItem(i, 3, unit_item)</w:t>
              </w:r>
            </w:ins>
          </w:p>
          <w:p w14:paraId="1C38326F" w14:textId="77777777" w:rsidR="00BE130F" w:rsidRPr="005D13B9" w:rsidRDefault="00BE130F" w:rsidP="00BE130F">
            <w:pPr>
              <w:jc w:val="both"/>
              <w:rPr>
                <w:ins w:id="6994" w:author="mikle" w:date="2025-10-09T19:45:00Z"/>
                <w:lang w:val="en-US"/>
                <w:rPrChange w:id="6995" w:author="mikle" w:date="2025-10-09T19:51:00Z" w16du:dateUtc="2025-10-10T02:51:00Z">
                  <w:rPr>
                    <w:ins w:id="6996" w:author="mikle" w:date="2025-10-09T19:45:00Z"/>
                  </w:rPr>
                </w:rPrChange>
              </w:rPr>
            </w:pPr>
            <w:ins w:id="6997" w:author="mikle" w:date="2025-10-09T19:45:00Z">
              <w:r w:rsidRPr="005D13B9">
                <w:rPr>
                  <w:lang w:val="en-US"/>
                  <w:rPrChange w:id="6998" w:author="mikle" w:date="2025-10-09T19:51:00Z" w16du:dateUtc="2025-10-10T02:51:00Z">
                    <w:rPr/>
                  </w:rPrChange>
                </w:rPr>
                <w:t xml:space="preserve">            self.setItem(i, 4, desc_item)</w:t>
              </w:r>
            </w:ins>
          </w:p>
          <w:p w14:paraId="32F39AED" w14:textId="77777777" w:rsidR="00BE130F" w:rsidRPr="005D13B9" w:rsidRDefault="00BE130F" w:rsidP="00BE130F">
            <w:pPr>
              <w:jc w:val="both"/>
              <w:rPr>
                <w:ins w:id="6999" w:author="mikle" w:date="2025-10-09T19:45:00Z"/>
                <w:lang w:val="en-US"/>
                <w:rPrChange w:id="7000" w:author="mikle" w:date="2025-10-09T19:51:00Z" w16du:dateUtc="2025-10-10T02:51:00Z">
                  <w:rPr>
                    <w:ins w:id="7001" w:author="mikle" w:date="2025-10-09T19:45:00Z"/>
                  </w:rPr>
                </w:rPrChange>
              </w:rPr>
            </w:pPr>
            <w:ins w:id="7002" w:author="mikle" w:date="2025-10-09T19:45:00Z">
              <w:r w:rsidRPr="005D13B9">
                <w:rPr>
                  <w:lang w:val="en-US"/>
                  <w:rPrChange w:id="7003" w:author="mikle" w:date="2025-10-09T19:51:00Z" w16du:dateUtc="2025-10-10T02:51:00Z">
                    <w:rPr/>
                  </w:rPrChange>
                </w:rPr>
                <w:t xml:space="preserve">            for c in range(self.columnCount()):</w:t>
              </w:r>
            </w:ins>
          </w:p>
          <w:p w14:paraId="468B3E54" w14:textId="77777777" w:rsidR="00BE130F" w:rsidRPr="005D13B9" w:rsidRDefault="00BE130F" w:rsidP="00BE130F">
            <w:pPr>
              <w:jc w:val="both"/>
              <w:rPr>
                <w:ins w:id="7004" w:author="mikle" w:date="2025-10-09T19:45:00Z"/>
                <w:lang w:val="en-US"/>
                <w:rPrChange w:id="7005" w:author="mikle" w:date="2025-10-09T19:51:00Z" w16du:dateUtc="2025-10-10T02:51:00Z">
                  <w:rPr>
                    <w:ins w:id="7006" w:author="mikle" w:date="2025-10-09T19:45:00Z"/>
                  </w:rPr>
                </w:rPrChange>
              </w:rPr>
            </w:pPr>
            <w:ins w:id="7007" w:author="mikle" w:date="2025-10-09T19:45:00Z">
              <w:r w:rsidRPr="005D13B9">
                <w:rPr>
                  <w:lang w:val="en-US"/>
                  <w:rPrChange w:id="7008" w:author="mikle" w:date="2025-10-09T19:51:00Z" w16du:dateUtc="2025-10-10T02:51:00Z">
                    <w:rPr/>
                  </w:rPrChange>
                </w:rPr>
                <w:t xml:space="preserve">                self.item(i, c).setData(QtCore.Qt.ItemDataRole.UserRole, r.key)</w:t>
              </w:r>
            </w:ins>
          </w:p>
          <w:p w14:paraId="66E2FA40" w14:textId="77777777" w:rsidR="00BE130F" w:rsidRPr="005D13B9" w:rsidRDefault="00BE130F" w:rsidP="00BE130F">
            <w:pPr>
              <w:jc w:val="both"/>
              <w:rPr>
                <w:ins w:id="7009" w:author="mikle" w:date="2025-10-09T19:45:00Z"/>
                <w:lang w:val="en-US"/>
                <w:rPrChange w:id="7010" w:author="mikle" w:date="2025-10-09T19:51:00Z" w16du:dateUtc="2025-10-10T02:51:00Z">
                  <w:rPr>
                    <w:ins w:id="7011" w:author="mikle" w:date="2025-10-09T19:45:00Z"/>
                  </w:rPr>
                </w:rPrChange>
              </w:rPr>
            </w:pPr>
            <w:ins w:id="7012" w:author="mikle" w:date="2025-10-09T19:45:00Z">
              <w:r w:rsidRPr="005D13B9">
                <w:rPr>
                  <w:lang w:val="en-US"/>
                  <w:rPrChange w:id="7013" w:author="mikle" w:date="2025-10-09T19:51:00Z" w16du:dateUtc="2025-10-10T02:51:00Z">
                    <w:rPr/>
                  </w:rPrChange>
                </w:rPr>
                <w:t xml:space="preserve">            self._key_index[i] = r.key</w:t>
              </w:r>
            </w:ins>
          </w:p>
          <w:p w14:paraId="2CA74C02" w14:textId="77777777" w:rsidR="00BE130F" w:rsidRPr="005D13B9" w:rsidRDefault="00BE130F" w:rsidP="00BE130F">
            <w:pPr>
              <w:jc w:val="both"/>
              <w:rPr>
                <w:ins w:id="7014" w:author="mikle" w:date="2025-10-09T19:45:00Z"/>
                <w:lang w:val="en-US"/>
                <w:rPrChange w:id="7015" w:author="mikle" w:date="2025-10-09T19:51:00Z" w16du:dateUtc="2025-10-10T02:51:00Z">
                  <w:rPr>
                    <w:ins w:id="7016" w:author="mikle" w:date="2025-10-09T19:45:00Z"/>
                  </w:rPr>
                </w:rPrChange>
              </w:rPr>
            </w:pPr>
          </w:p>
          <w:p w14:paraId="291BABA4" w14:textId="77777777" w:rsidR="00BE130F" w:rsidRPr="005D13B9" w:rsidRDefault="00BE130F" w:rsidP="00BE130F">
            <w:pPr>
              <w:jc w:val="both"/>
              <w:rPr>
                <w:ins w:id="7017" w:author="mikle" w:date="2025-10-09T19:45:00Z"/>
                <w:lang w:val="en-US"/>
                <w:rPrChange w:id="7018" w:author="mikle" w:date="2025-10-09T19:51:00Z" w16du:dateUtc="2025-10-10T02:51:00Z">
                  <w:rPr>
                    <w:ins w:id="7019" w:author="mikle" w:date="2025-10-09T19:45:00Z"/>
                  </w:rPr>
                </w:rPrChange>
              </w:rPr>
            </w:pPr>
            <w:ins w:id="7020" w:author="mikle" w:date="2025-10-09T19:45:00Z">
              <w:r w:rsidRPr="005D13B9">
                <w:rPr>
                  <w:lang w:val="en-US"/>
                  <w:rPrChange w:id="7021" w:author="mikle" w:date="2025-10-09T19:51:00Z" w16du:dateUtc="2025-10-10T02:51:00Z">
                    <w:rPr/>
                  </w:rPrChange>
                </w:rPr>
                <w:t xml:space="preserve">        self.setSortingEnabled(True)</w:t>
              </w:r>
            </w:ins>
          </w:p>
          <w:p w14:paraId="25946DEC" w14:textId="77777777" w:rsidR="00BE130F" w:rsidRPr="005D13B9" w:rsidRDefault="00BE130F" w:rsidP="00BE130F">
            <w:pPr>
              <w:jc w:val="both"/>
              <w:rPr>
                <w:ins w:id="7022" w:author="mikle" w:date="2025-10-09T19:45:00Z"/>
                <w:lang w:val="en-US"/>
                <w:rPrChange w:id="7023" w:author="mikle" w:date="2025-10-09T19:51:00Z" w16du:dateUtc="2025-10-10T02:51:00Z">
                  <w:rPr>
                    <w:ins w:id="7024" w:author="mikle" w:date="2025-10-09T19:45:00Z"/>
                  </w:rPr>
                </w:rPrChange>
              </w:rPr>
            </w:pPr>
            <w:ins w:id="7025" w:author="mikle" w:date="2025-10-09T19:45:00Z">
              <w:r w:rsidRPr="005D13B9">
                <w:rPr>
                  <w:lang w:val="en-US"/>
                  <w:rPrChange w:id="7026" w:author="mikle" w:date="2025-10-09T19:51:00Z" w16du:dateUtc="2025-10-10T02:51:00Z">
                    <w:rPr/>
                  </w:rPrChange>
                </w:rPr>
                <w:t xml:space="preserve">        self.sortItems(0, QtCore.Qt.SortOrder.AscendingOrder)</w:t>
              </w:r>
            </w:ins>
          </w:p>
          <w:p w14:paraId="4A49CB2E" w14:textId="77777777" w:rsidR="00BE130F" w:rsidRPr="005D13B9" w:rsidRDefault="00BE130F" w:rsidP="00BE130F">
            <w:pPr>
              <w:jc w:val="both"/>
              <w:rPr>
                <w:ins w:id="7027" w:author="mikle" w:date="2025-10-09T19:45:00Z"/>
                <w:lang w:val="en-US"/>
                <w:rPrChange w:id="7028" w:author="mikle" w:date="2025-10-09T19:51:00Z" w16du:dateUtc="2025-10-10T02:51:00Z">
                  <w:rPr>
                    <w:ins w:id="7029" w:author="mikle" w:date="2025-10-09T19:45:00Z"/>
                  </w:rPr>
                </w:rPrChange>
              </w:rPr>
            </w:pPr>
          </w:p>
          <w:p w14:paraId="0C047264" w14:textId="77777777" w:rsidR="00BE130F" w:rsidRPr="005D13B9" w:rsidRDefault="00BE130F" w:rsidP="00BE130F">
            <w:pPr>
              <w:jc w:val="both"/>
              <w:rPr>
                <w:ins w:id="7030" w:author="mikle" w:date="2025-10-09T19:45:00Z"/>
                <w:lang w:val="en-US"/>
                <w:rPrChange w:id="7031" w:author="mikle" w:date="2025-10-09T19:51:00Z" w16du:dateUtc="2025-10-10T02:51:00Z">
                  <w:rPr>
                    <w:ins w:id="7032" w:author="mikle" w:date="2025-10-09T19:45:00Z"/>
                  </w:rPr>
                </w:rPrChange>
              </w:rPr>
            </w:pPr>
            <w:ins w:id="7033" w:author="mikle" w:date="2025-10-09T19:45:00Z">
              <w:r w:rsidRPr="005D13B9">
                <w:rPr>
                  <w:lang w:val="en-US"/>
                  <w:rPrChange w:id="7034" w:author="mikle" w:date="2025-10-09T19:51:00Z" w16du:dateUtc="2025-10-10T02:51:00Z">
                    <w:rPr/>
                  </w:rPrChange>
                </w:rPr>
                <w:t xml:space="preserve">    def to_params(self) -&gt; Dict[str, Any]:</w:t>
              </w:r>
            </w:ins>
          </w:p>
          <w:p w14:paraId="21A50F2B" w14:textId="77777777" w:rsidR="00BE130F" w:rsidRPr="005D13B9" w:rsidRDefault="00BE130F" w:rsidP="00BE130F">
            <w:pPr>
              <w:jc w:val="both"/>
              <w:rPr>
                <w:ins w:id="7035" w:author="mikle" w:date="2025-10-09T19:45:00Z"/>
                <w:lang w:val="en-US"/>
                <w:rPrChange w:id="7036" w:author="mikle" w:date="2025-10-09T19:51:00Z" w16du:dateUtc="2025-10-10T02:51:00Z">
                  <w:rPr>
                    <w:ins w:id="7037" w:author="mikle" w:date="2025-10-09T19:45:00Z"/>
                  </w:rPr>
                </w:rPrChange>
              </w:rPr>
            </w:pPr>
            <w:ins w:id="7038" w:author="mikle" w:date="2025-10-09T19:45:00Z">
              <w:r w:rsidRPr="005D13B9">
                <w:rPr>
                  <w:lang w:val="en-US"/>
                  <w:rPrChange w:id="7039" w:author="mikle" w:date="2025-10-09T19:51:00Z" w16du:dateUtc="2025-10-10T02:51:00Z">
                    <w:rPr/>
                  </w:rPrChange>
                </w:rPr>
                <w:t xml:space="preserve">        params: Dict[str, Any] = {}</w:t>
              </w:r>
            </w:ins>
          </w:p>
          <w:p w14:paraId="544397DF" w14:textId="77777777" w:rsidR="00BE130F" w:rsidRPr="005D13B9" w:rsidRDefault="00BE130F" w:rsidP="00BE130F">
            <w:pPr>
              <w:jc w:val="both"/>
              <w:rPr>
                <w:ins w:id="7040" w:author="mikle" w:date="2025-10-09T19:45:00Z"/>
                <w:lang w:val="en-US"/>
                <w:rPrChange w:id="7041" w:author="mikle" w:date="2025-10-09T19:51:00Z" w16du:dateUtc="2025-10-10T02:51:00Z">
                  <w:rPr>
                    <w:ins w:id="7042" w:author="mikle" w:date="2025-10-09T19:45:00Z"/>
                  </w:rPr>
                </w:rPrChange>
              </w:rPr>
            </w:pPr>
            <w:ins w:id="7043" w:author="mikle" w:date="2025-10-09T19:45:00Z">
              <w:r w:rsidRPr="005D13B9">
                <w:rPr>
                  <w:lang w:val="en-US"/>
                  <w:rPrChange w:id="7044" w:author="mikle" w:date="2025-10-09T19:51:00Z" w16du:dateUtc="2025-10-10T02:51:00Z">
                    <w:rPr/>
                  </w:rPrChange>
                </w:rPr>
                <w:t xml:space="preserve">        for r in range(self.rowCount()):</w:t>
              </w:r>
            </w:ins>
          </w:p>
          <w:p w14:paraId="40262924" w14:textId="77777777" w:rsidR="00BE130F" w:rsidRPr="005D13B9" w:rsidRDefault="00BE130F" w:rsidP="00BE130F">
            <w:pPr>
              <w:jc w:val="both"/>
              <w:rPr>
                <w:ins w:id="7045" w:author="mikle" w:date="2025-10-09T19:45:00Z"/>
                <w:lang w:val="en-US"/>
                <w:rPrChange w:id="7046" w:author="mikle" w:date="2025-10-09T19:51:00Z" w16du:dateUtc="2025-10-10T02:51:00Z">
                  <w:rPr>
                    <w:ins w:id="7047" w:author="mikle" w:date="2025-10-09T19:45:00Z"/>
                  </w:rPr>
                </w:rPrChange>
              </w:rPr>
            </w:pPr>
            <w:ins w:id="7048" w:author="mikle" w:date="2025-10-09T19:45:00Z">
              <w:r w:rsidRPr="005D13B9">
                <w:rPr>
                  <w:lang w:val="en-US"/>
                  <w:rPrChange w:id="7049" w:author="mikle" w:date="2025-10-09T19:51:00Z" w16du:dateUtc="2025-10-10T02:51:00Z">
                    <w:rPr/>
                  </w:rPrChange>
                </w:rPr>
                <w:t xml:space="preserve">            key = self.item(r, 0).data(QtCore.Qt.ItemDataRole.UserRole)</w:t>
              </w:r>
            </w:ins>
          </w:p>
          <w:p w14:paraId="13052FD5" w14:textId="77777777" w:rsidR="00BE130F" w:rsidRPr="005D13B9" w:rsidRDefault="00BE130F" w:rsidP="00BE130F">
            <w:pPr>
              <w:jc w:val="both"/>
              <w:rPr>
                <w:ins w:id="7050" w:author="mikle" w:date="2025-10-09T19:45:00Z"/>
                <w:lang w:val="en-US"/>
                <w:rPrChange w:id="7051" w:author="mikle" w:date="2025-10-09T19:51:00Z" w16du:dateUtc="2025-10-10T02:51:00Z">
                  <w:rPr>
                    <w:ins w:id="7052" w:author="mikle" w:date="2025-10-09T19:45:00Z"/>
                  </w:rPr>
                </w:rPrChange>
              </w:rPr>
            </w:pPr>
            <w:ins w:id="7053" w:author="mikle" w:date="2025-10-09T19:45:00Z">
              <w:r w:rsidRPr="005D13B9">
                <w:rPr>
                  <w:lang w:val="en-US"/>
                  <w:rPrChange w:id="7054" w:author="mikle" w:date="2025-10-09T19:51:00Z" w16du:dateUtc="2025-10-10T02:51:00Z">
                    <w:rPr/>
                  </w:rPrChange>
                </w:rPr>
                <w:t xml:space="preserve">            val_item = self.item(r, 2)</w:t>
              </w:r>
            </w:ins>
          </w:p>
          <w:p w14:paraId="4908CB7B" w14:textId="77777777" w:rsidR="00BE130F" w:rsidRPr="005D13B9" w:rsidRDefault="00BE130F" w:rsidP="00BE130F">
            <w:pPr>
              <w:jc w:val="both"/>
              <w:rPr>
                <w:ins w:id="7055" w:author="mikle" w:date="2025-10-09T19:45:00Z"/>
                <w:lang w:val="en-US"/>
                <w:rPrChange w:id="7056" w:author="mikle" w:date="2025-10-09T19:51:00Z" w16du:dateUtc="2025-10-10T02:51:00Z">
                  <w:rPr>
                    <w:ins w:id="7057" w:author="mikle" w:date="2025-10-09T19:45:00Z"/>
                  </w:rPr>
                </w:rPrChange>
              </w:rPr>
            </w:pPr>
            <w:ins w:id="7058" w:author="mikle" w:date="2025-10-09T19:45:00Z">
              <w:r w:rsidRPr="005D13B9">
                <w:rPr>
                  <w:lang w:val="en-US"/>
                  <w:rPrChange w:id="7059" w:author="mikle" w:date="2025-10-09T19:51:00Z" w16du:dateUtc="2025-10-10T02:51:00Z">
                    <w:rPr/>
                  </w:rPrChange>
                </w:rPr>
                <w:t xml:space="preserve">            spec = next((x for x in self._rows if x.key == key), None)</w:t>
              </w:r>
            </w:ins>
          </w:p>
          <w:p w14:paraId="71730400" w14:textId="77777777" w:rsidR="00BE130F" w:rsidRPr="005D13B9" w:rsidRDefault="00BE130F" w:rsidP="00BE130F">
            <w:pPr>
              <w:jc w:val="both"/>
              <w:rPr>
                <w:ins w:id="7060" w:author="mikle" w:date="2025-10-09T19:45:00Z"/>
                <w:lang w:val="en-US"/>
                <w:rPrChange w:id="7061" w:author="mikle" w:date="2025-10-09T19:51:00Z" w16du:dateUtc="2025-10-10T02:51:00Z">
                  <w:rPr>
                    <w:ins w:id="7062" w:author="mikle" w:date="2025-10-09T19:45:00Z"/>
                  </w:rPr>
                </w:rPrChange>
              </w:rPr>
            </w:pPr>
            <w:ins w:id="7063" w:author="mikle" w:date="2025-10-09T19:45:00Z">
              <w:r w:rsidRPr="005D13B9">
                <w:rPr>
                  <w:lang w:val="en-US"/>
                  <w:rPrChange w:id="7064" w:author="mikle" w:date="2025-10-09T19:51:00Z" w16du:dateUtc="2025-10-10T02:51:00Z">
                    <w:rPr/>
                  </w:rPrChange>
                </w:rPr>
                <w:t xml:space="preserve">            if spec is None:</w:t>
              </w:r>
            </w:ins>
          </w:p>
          <w:p w14:paraId="646D576E" w14:textId="77777777" w:rsidR="00BE130F" w:rsidRPr="005D13B9" w:rsidRDefault="00BE130F" w:rsidP="00BE130F">
            <w:pPr>
              <w:jc w:val="both"/>
              <w:rPr>
                <w:ins w:id="7065" w:author="mikle" w:date="2025-10-09T19:45:00Z"/>
                <w:lang w:val="en-US"/>
                <w:rPrChange w:id="7066" w:author="mikle" w:date="2025-10-09T19:51:00Z" w16du:dateUtc="2025-10-10T02:51:00Z">
                  <w:rPr>
                    <w:ins w:id="7067" w:author="mikle" w:date="2025-10-09T19:45:00Z"/>
                  </w:rPr>
                </w:rPrChange>
              </w:rPr>
            </w:pPr>
            <w:ins w:id="7068" w:author="mikle" w:date="2025-10-09T19:45:00Z">
              <w:r w:rsidRPr="005D13B9">
                <w:rPr>
                  <w:lang w:val="en-US"/>
                  <w:rPrChange w:id="7069" w:author="mikle" w:date="2025-10-09T19:51:00Z" w16du:dateUtc="2025-10-10T02:51:00Z">
                    <w:rPr/>
                  </w:rPrChange>
                </w:rPr>
                <w:t xml:space="preserve">                continue</w:t>
              </w:r>
            </w:ins>
          </w:p>
          <w:p w14:paraId="51BFF24C" w14:textId="77777777" w:rsidR="00BE130F" w:rsidRPr="005D13B9" w:rsidRDefault="00BE130F" w:rsidP="00BE130F">
            <w:pPr>
              <w:jc w:val="both"/>
              <w:rPr>
                <w:ins w:id="7070" w:author="mikle" w:date="2025-10-09T19:45:00Z"/>
                <w:lang w:val="en-US"/>
                <w:rPrChange w:id="7071" w:author="mikle" w:date="2025-10-09T19:51:00Z" w16du:dateUtc="2025-10-10T02:51:00Z">
                  <w:rPr>
                    <w:ins w:id="7072" w:author="mikle" w:date="2025-10-09T19:45:00Z"/>
                  </w:rPr>
                </w:rPrChange>
              </w:rPr>
            </w:pPr>
            <w:ins w:id="7073" w:author="mikle" w:date="2025-10-09T19:45:00Z">
              <w:r w:rsidRPr="005D13B9">
                <w:rPr>
                  <w:lang w:val="en-US"/>
                  <w:rPrChange w:id="7074" w:author="mikle" w:date="2025-10-09T19:51:00Z" w16du:dateUtc="2025-10-10T02:51:00Z">
                    <w:rPr/>
                  </w:rPrChange>
                </w:rPr>
                <w:t xml:space="preserve">            if spec.ptype == "bool":</w:t>
              </w:r>
            </w:ins>
          </w:p>
          <w:p w14:paraId="4BBF378F" w14:textId="77777777" w:rsidR="00BE130F" w:rsidRPr="005D13B9" w:rsidRDefault="00BE130F" w:rsidP="00BE130F">
            <w:pPr>
              <w:jc w:val="both"/>
              <w:rPr>
                <w:ins w:id="7075" w:author="mikle" w:date="2025-10-09T19:45:00Z"/>
                <w:lang w:val="en-US"/>
                <w:rPrChange w:id="7076" w:author="mikle" w:date="2025-10-09T19:51:00Z" w16du:dateUtc="2025-10-10T02:51:00Z">
                  <w:rPr>
                    <w:ins w:id="7077" w:author="mikle" w:date="2025-10-09T19:45:00Z"/>
                  </w:rPr>
                </w:rPrChange>
              </w:rPr>
            </w:pPr>
            <w:ins w:id="7078" w:author="mikle" w:date="2025-10-09T19:45:00Z">
              <w:r w:rsidRPr="005D13B9">
                <w:rPr>
                  <w:lang w:val="en-US"/>
                  <w:rPrChange w:id="7079" w:author="mikle" w:date="2025-10-09T19:51:00Z" w16du:dateUtc="2025-10-10T02:51:00Z">
                    <w:rPr/>
                  </w:rPrChange>
                </w:rPr>
                <w:t xml:space="preserve">                val = val_item.checkState() == QtCore.Qt.CheckState.Checked</w:t>
              </w:r>
            </w:ins>
          </w:p>
          <w:p w14:paraId="01C33CA6" w14:textId="77777777" w:rsidR="00BE130F" w:rsidRPr="005D13B9" w:rsidRDefault="00BE130F" w:rsidP="00BE130F">
            <w:pPr>
              <w:jc w:val="both"/>
              <w:rPr>
                <w:ins w:id="7080" w:author="mikle" w:date="2025-10-09T19:45:00Z"/>
                <w:lang w:val="en-US"/>
                <w:rPrChange w:id="7081" w:author="mikle" w:date="2025-10-09T19:51:00Z" w16du:dateUtc="2025-10-10T02:51:00Z">
                  <w:rPr>
                    <w:ins w:id="7082" w:author="mikle" w:date="2025-10-09T19:45:00Z"/>
                  </w:rPr>
                </w:rPrChange>
              </w:rPr>
            </w:pPr>
            <w:ins w:id="7083" w:author="mikle" w:date="2025-10-09T19:45:00Z">
              <w:r w:rsidRPr="005D13B9">
                <w:rPr>
                  <w:lang w:val="en-US"/>
                  <w:rPrChange w:id="7084" w:author="mikle" w:date="2025-10-09T19:51:00Z" w16du:dateUtc="2025-10-10T02:51:00Z">
                    <w:rPr/>
                  </w:rPrChange>
                </w:rPr>
                <w:t xml:space="preserve">            else:</w:t>
              </w:r>
            </w:ins>
          </w:p>
          <w:p w14:paraId="39FA5BA9" w14:textId="77777777" w:rsidR="00BE130F" w:rsidRPr="005D13B9" w:rsidRDefault="00BE130F" w:rsidP="00BE130F">
            <w:pPr>
              <w:jc w:val="both"/>
              <w:rPr>
                <w:ins w:id="7085" w:author="mikle" w:date="2025-10-09T19:45:00Z"/>
                <w:lang w:val="en-US"/>
                <w:rPrChange w:id="7086" w:author="mikle" w:date="2025-10-09T19:51:00Z" w16du:dateUtc="2025-10-10T02:51:00Z">
                  <w:rPr>
                    <w:ins w:id="7087" w:author="mikle" w:date="2025-10-09T19:45:00Z"/>
                  </w:rPr>
                </w:rPrChange>
              </w:rPr>
            </w:pPr>
            <w:ins w:id="7088" w:author="mikle" w:date="2025-10-09T19:45:00Z">
              <w:r w:rsidRPr="005D13B9">
                <w:rPr>
                  <w:lang w:val="en-US"/>
                  <w:rPrChange w:id="7089" w:author="mikle" w:date="2025-10-09T19:51:00Z" w16du:dateUtc="2025-10-10T02:51:00Z">
                    <w:rPr/>
                  </w:rPrChange>
                </w:rPr>
                <w:t xml:space="preserve">                txt = (val_item.text() or "").strip().replace(",", ".")</w:t>
              </w:r>
            </w:ins>
          </w:p>
          <w:p w14:paraId="549B3471" w14:textId="77777777" w:rsidR="00BE130F" w:rsidRPr="005D13B9" w:rsidRDefault="00BE130F" w:rsidP="00BE130F">
            <w:pPr>
              <w:jc w:val="both"/>
              <w:rPr>
                <w:ins w:id="7090" w:author="mikle" w:date="2025-10-09T19:45:00Z"/>
                <w:lang w:val="en-US"/>
                <w:rPrChange w:id="7091" w:author="mikle" w:date="2025-10-09T19:51:00Z" w16du:dateUtc="2025-10-10T02:51:00Z">
                  <w:rPr>
                    <w:ins w:id="7092" w:author="mikle" w:date="2025-10-09T19:45:00Z"/>
                  </w:rPr>
                </w:rPrChange>
              </w:rPr>
            </w:pPr>
            <w:ins w:id="7093" w:author="mikle" w:date="2025-10-09T19:45:00Z">
              <w:r w:rsidRPr="005D13B9">
                <w:rPr>
                  <w:lang w:val="en-US"/>
                  <w:rPrChange w:id="7094" w:author="mikle" w:date="2025-10-09T19:51:00Z" w16du:dateUtc="2025-10-10T02:51:00Z">
                    <w:rPr/>
                  </w:rPrChange>
                </w:rPr>
                <w:t xml:space="preserve">                try:</w:t>
              </w:r>
            </w:ins>
          </w:p>
          <w:p w14:paraId="6137BFEB" w14:textId="77777777" w:rsidR="00BE130F" w:rsidRPr="005D13B9" w:rsidRDefault="00BE130F" w:rsidP="00BE130F">
            <w:pPr>
              <w:jc w:val="both"/>
              <w:rPr>
                <w:ins w:id="7095" w:author="mikle" w:date="2025-10-09T19:45:00Z"/>
                <w:lang w:val="en-US"/>
                <w:rPrChange w:id="7096" w:author="mikle" w:date="2025-10-09T19:51:00Z" w16du:dateUtc="2025-10-10T02:51:00Z">
                  <w:rPr>
                    <w:ins w:id="7097" w:author="mikle" w:date="2025-10-09T19:45:00Z"/>
                  </w:rPr>
                </w:rPrChange>
              </w:rPr>
            </w:pPr>
            <w:ins w:id="7098" w:author="mikle" w:date="2025-10-09T19:45:00Z">
              <w:r w:rsidRPr="005D13B9">
                <w:rPr>
                  <w:lang w:val="en-US"/>
                  <w:rPrChange w:id="7099" w:author="mikle" w:date="2025-10-09T19:51:00Z" w16du:dateUtc="2025-10-10T02:51:00Z">
                    <w:rPr/>
                  </w:rPrChange>
                </w:rPr>
                <w:t xml:space="preserve">                    if spec.ptype == "int":</w:t>
              </w:r>
            </w:ins>
          </w:p>
          <w:p w14:paraId="32CA97A7" w14:textId="77777777" w:rsidR="00BE130F" w:rsidRPr="005D13B9" w:rsidRDefault="00BE130F" w:rsidP="00BE130F">
            <w:pPr>
              <w:jc w:val="both"/>
              <w:rPr>
                <w:ins w:id="7100" w:author="mikle" w:date="2025-10-09T19:45:00Z"/>
                <w:lang w:val="en-US"/>
                <w:rPrChange w:id="7101" w:author="mikle" w:date="2025-10-09T19:51:00Z" w16du:dateUtc="2025-10-10T02:51:00Z">
                  <w:rPr>
                    <w:ins w:id="7102" w:author="mikle" w:date="2025-10-09T19:45:00Z"/>
                  </w:rPr>
                </w:rPrChange>
              </w:rPr>
            </w:pPr>
            <w:ins w:id="7103" w:author="mikle" w:date="2025-10-09T19:45:00Z">
              <w:r w:rsidRPr="005D13B9">
                <w:rPr>
                  <w:lang w:val="en-US"/>
                  <w:rPrChange w:id="7104" w:author="mikle" w:date="2025-10-09T19:51:00Z" w16du:dateUtc="2025-10-10T02:51:00Z">
                    <w:rPr/>
                  </w:rPrChange>
                </w:rPr>
                <w:t xml:space="preserve">                        val = int(float(txt))</w:t>
              </w:r>
            </w:ins>
          </w:p>
          <w:p w14:paraId="2128B01F" w14:textId="77777777" w:rsidR="00BE130F" w:rsidRPr="005D13B9" w:rsidRDefault="00BE130F" w:rsidP="00BE130F">
            <w:pPr>
              <w:jc w:val="both"/>
              <w:rPr>
                <w:ins w:id="7105" w:author="mikle" w:date="2025-10-09T19:45:00Z"/>
                <w:lang w:val="en-US"/>
                <w:rPrChange w:id="7106" w:author="mikle" w:date="2025-10-09T19:51:00Z" w16du:dateUtc="2025-10-10T02:51:00Z">
                  <w:rPr>
                    <w:ins w:id="7107" w:author="mikle" w:date="2025-10-09T19:45:00Z"/>
                  </w:rPr>
                </w:rPrChange>
              </w:rPr>
            </w:pPr>
            <w:ins w:id="7108" w:author="mikle" w:date="2025-10-09T19:45:00Z">
              <w:r w:rsidRPr="005D13B9">
                <w:rPr>
                  <w:lang w:val="en-US"/>
                  <w:rPrChange w:id="7109" w:author="mikle" w:date="2025-10-09T19:51:00Z" w16du:dateUtc="2025-10-10T02:51:00Z">
                    <w:rPr/>
                  </w:rPrChange>
                </w:rPr>
                <w:t xml:space="preserve">                    else:</w:t>
              </w:r>
            </w:ins>
          </w:p>
          <w:p w14:paraId="30F94F8F" w14:textId="77777777" w:rsidR="00BE130F" w:rsidRPr="005D13B9" w:rsidRDefault="00BE130F" w:rsidP="00BE130F">
            <w:pPr>
              <w:jc w:val="both"/>
              <w:rPr>
                <w:ins w:id="7110" w:author="mikle" w:date="2025-10-09T19:45:00Z"/>
                <w:lang w:val="en-US"/>
                <w:rPrChange w:id="7111" w:author="mikle" w:date="2025-10-09T19:51:00Z" w16du:dateUtc="2025-10-10T02:51:00Z">
                  <w:rPr>
                    <w:ins w:id="7112" w:author="mikle" w:date="2025-10-09T19:45:00Z"/>
                  </w:rPr>
                </w:rPrChange>
              </w:rPr>
            </w:pPr>
            <w:ins w:id="7113" w:author="mikle" w:date="2025-10-09T19:45:00Z">
              <w:r w:rsidRPr="005D13B9">
                <w:rPr>
                  <w:lang w:val="en-US"/>
                  <w:rPrChange w:id="7114" w:author="mikle" w:date="2025-10-09T19:51:00Z" w16du:dateUtc="2025-10-10T02:51:00Z">
                    <w:rPr/>
                  </w:rPrChange>
                </w:rPr>
                <w:t xml:space="preserve">                        val = float(txt)</w:t>
              </w:r>
            </w:ins>
          </w:p>
          <w:p w14:paraId="676DE090" w14:textId="77777777" w:rsidR="00BE130F" w:rsidRPr="005D13B9" w:rsidRDefault="00BE130F" w:rsidP="00BE130F">
            <w:pPr>
              <w:jc w:val="both"/>
              <w:rPr>
                <w:ins w:id="7115" w:author="mikle" w:date="2025-10-09T19:45:00Z"/>
                <w:lang w:val="en-US"/>
                <w:rPrChange w:id="7116" w:author="mikle" w:date="2025-10-09T19:51:00Z" w16du:dateUtc="2025-10-10T02:51:00Z">
                  <w:rPr>
                    <w:ins w:id="7117" w:author="mikle" w:date="2025-10-09T19:45:00Z"/>
                  </w:rPr>
                </w:rPrChange>
              </w:rPr>
            </w:pPr>
            <w:ins w:id="7118" w:author="mikle" w:date="2025-10-09T19:45:00Z">
              <w:r w:rsidRPr="005D13B9">
                <w:rPr>
                  <w:lang w:val="en-US"/>
                  <w:rPrChange w:id="7119" w:author="mikle" w:date="2025-10-09T19:51:00Z" w16du:dateUtc="2025-10-10T02:51:00Z">
                    <w:rPr/>
                  </w:rPrChange>
                </w:rPr>
                <w:t xml:space="preserve">                except Exception:</w:t>
              </w:r>
            </w:ins>
          </w:p>
          <w:p w14:paraId="7D4CD651" w14:textId="77777777" w:rsidR="00BE130F" w:rsidRPr="005D13B9" w:rsidRDefault="00BE130F" w:rsidP="00BE130F">
            <w:pPr>
              <w:jc w:val="both"/>
              <w:rPr>
                <w:ins w:id="7120" w:author="mikle" w:date="2025-10-09T19:45:00Z"/>
                <w:lang w:val="en-US"/>
                <w:rPrChange w:id="7121" w:author="mikle" w:date="2025-10-09T19:51:00Z" w16du:dateUtc="2025-10-10T02:51:00Z">
                  <w:rPr>
                    <w:ins w:id="7122" w:author="mikle" w:date="2025-10-09T19:45:00Z"/>
                  </w:rPr>
                </w:rPrChange>
              </w:rPr>
            </w:pPr>
            <w:ins w:id="7123" w:author="mikle" w:date="2025-10-09T19:45:00Z">
              <w:r w:rsidRPr="005D13B9">
                <w:rPr>
                  <w:lang w:val="en-US"/>
                  <w:rPrChange w:id="7124" w:author="mikle" w:date="2025-10-09T19:51:00Z" w16du:dateUtc="2025-10-10T02:51:00Z">
                    <w:rPr/>
                  </w:rPrChange>
                </w:rPr>
                <w:t xml:space="preserve">                    val_item.setBackground(QtGui.QBrush(QtGui.QColor("#ffcccc")))</w:t>
              </w:r>
            </w:ins>
          </w:p>
          <w:p w14:paraId="07C6D1BF" w14:textId="77777777" w:rsidR="00BE130F" w:rsidRPr="00BE130F" w:rsidRDefault="00BE130F" w:rsidP="00BE130F">
            <w:pPr>
              <w:jc w:val="both"/>
              <w:rPr>
                <w:ins w:id="7125" w:author="mikle" w:date="2025-10-09T19:45:00Z"/>
              </w:rPr>
            </w:pPr>
            <w:ins w:id="7126" w:author="mikle" w:date="2025-10-09T19:45:00Z">
              <w:r w:rsidRPr="005D13B9">
                <w:rPr>
                  <w:lang w:val="en-US"/>
                  <w:rPrChange w:id="7127" w:author="mikle" w:date="2025-10-09T19:51:00Z" w16du:dateUtc="2025-10-10T02:51:00Z">
                    <w:rPr/>
                  </w:rPrChange>
                </w:rPr>
                <w:t xml:space="preserve">                    </w:t>
              </w:r>
              <w:r w:rsidRPr="00BE130F">
                <w:t>raise ValueError(f"Неверное число в параметре: {spec.label}")</w:t>
              </w:r>
            </w:ins>
          </w:p>
          <w:p w14:paraId="71694AA6" w14:textId="77777777" w:rsidR="00BE130F" w:rsidRPr="00BE130F" w:rsidRDefault="00BE130F" w:rsidP="00BE130F">
            <w:pPr>
              <w:jc w:val="both"/>
              <w:rPr>
                <w:ins w:id="7128" w:author="mikle" w:date="2025-10-09T19:45:00Z"/>
              </w:rPr>
            </w:pPr>
            <w:ins w:id="7129" w:author="mikle" w:date="2025-10-09T19:45:00Z">
              <w:r w:rsidRPr="00BE130F">
                <w:t xml:space="preserve">            params[key] = val</w:t>
              </w:r>
            </w:ins>
          </w:p>
          <w:p w14:paraId="6F61C055" w14:textId="77777777" w:rsidR="00BE130F" w:rsidRPr="00BE130F" w:rsidRDefault="00BE130F" w:rsidP="00BE130F">
            <w:pPr>
              <w:jc w:val="both"/>
              <w:rPr>
                <w:ins w:id="7130" w:author="mikle" w:date="2025-10-09T19:45:00Z"/>
              </w:rPr>
            </w:pPr>
            <w:ins w:id="7131" w:author="mikle" w:date="2025-10-09T19:45:00Z">
              <w:r w:rsidRPr="00BE130F">
                <w:t xml:space="preserve">        return params</w:t>
              </w:r>
            </w:ins>
          </w:p>
          <w:p w14:paraId="141C6AA7" w14:textId="77777777" w:rsidR="00BE130F" w:rsidRPr="00BE130F" w:rsidRDefault="00BE130F" w:rsidP="00BE130F">
            <w:pPr>
              <w:jc w:val="both"/>
              <w:rPr>
                <w:ins w:id="7132" w:author="mikle" w:date="2025-10-09T19:45:00Z"/>
              </w:rPr>
            </w:pPr>
          </w:p>
          <w:p w14:paraId="21344031" w14:textId="77777777" w:rsidR="00BE130F" w:rsidRPr="00BE130F" w:rsidRDefault="00BE130F" w:rsidP="00BE130F">
            <w:pPr>
              <w:jc w:val="both"/>
              <w:rPr>
                <w:ins w:id="7133" w:author="mikle" w:date="2025-10-09T19:45:00Z"/>
              </w:rPr>
            </w:pPr>
            <w:ins w:id="7134" w:author="mikle" w:date="2025-10-09T19:45:00Z">
              <w:r w:rsidRPr="00BE130F">
                <w:t xml:space="preserve">    def reset_defaults(self):</w:t>
              </w:r>
            </w:ins>
          </w:p>
          <w:p w14:paraId="6C8F6221" w14:textId="77777777" w:rsidR="00BE130F" w:rsidRPr="00BE130F" w:rsidRDefault="00BE130F" w:rsidP="00BE130F">
            <w:pPr>
              <w:jc w:val="both"/>
              <w:rPr>
                <w:ins w:id="7135" w:author="mikle" w:date="2025-10-09T19:45:00Z"/>
              </w:rPr>
            </w:pPr>
            <w:ins w:id="7136" w:author="mikle" w:date="2025-10-09T19:45:00Z">
              <w:r w:rsidRPr="00BE130F">
                <w:t xml:space="preserve">        self.populate(default_param_rows())</w:t>
              </w:r>
            </w:ins>
          </w:p>
          <w:p w14:paraId="53B46D05" w14:textId="77777777" w:rsidR="00BE130F" w:rsidRPr="00BE130F" w:rsidRDefault="00BE130F" w:rsidP="00BE130F">
            <w:pPr>
              <w:jc w:val="both"/>
              <w:rPr>
                <w:ins w:id="7137" w:author="mikle" w:date="2025-10-09T19:45:00Z"/>
              </w:rPr>
            </w:pPr>
          </w:p>
          <w:p w14:paraId="4BC73B59" w14:textId="77777777" w:rsidR="00BE130F" w:rsidRPr="00BE130F" w:rsidRDefault="00BE130F" w:rsidP="00BE130F">
            <w:pPr>
              <w:jc w:val="both"/>
              <w:rPr>
                <w:ins w:id="7138" w:author="mikle" w:date="2025-10-09T19:45:00Z"/>
              </w:rPr>
            </w:pPr>
            <w:ins w:id="7139" w:author="mikle" w:date="2025-10-09T19:45:00Z">
              <w:r w:rsidRPr="00BE130F">
                <w:t xml:space="preserve">    def load_from_dict(self, d: Dict[str, Any]):</w:t>
              </w:r>
            </w:ins>
          </w:p>
          <w:p w14:paraId="353C99B4" w14:textId="77777777" w:rsidR="00BE130F" w:rsidRPr="00BE130F" w:rsidRDefault="00BE130F" w:rsidP="00BE130F">
            <w:pPr>
              <w:jc w:val="both"/>
              <w:rPr>
                <w:ins w:id="7140" w:author="mikle" w:date="2025-10-09T19:45:00Z"/>
              </w:rPr>
            </w:pPr>
            <w:ins w:id="7141" w:author="mikle" w:date="2025-10-09T19:45:00Z">
              <w:r w:rsidRPr="00BE130F">
                <w:lastRenderedPageBreak/>
                <w:t xml:space="preserve">        for r in range(self.rowCount()):</w:t>
              </w:r>
            </w:ins>
          </w:p>
          <w:p w14:paraId="70E15618" w14:textId="77777777" w:rsidR="00BE130F" w:rsidRPr="00BE130F" w:rsidRDefault="00BE130F" w:rsidP="00BE130F">
            <w:pPr>
              <w:jc w:val="both"/>
              <w:rPr>
                <w:ins w:id="7142" w:author="mikle" w:date="2025-10-09T19:45:00Z"/>
              </w:rPr>
            </w:pPr>
            <w:ins w:id="7143" w:author="mikle" w:date="2025-10-09T19:45:00Z">
              <w:r w:rsidRPr="00BE130F">
                <w:t xml:space="preserve">            key = self.item(r, 0).data(QtCore.Qt.ItemDataRole.UserRole)</w:t>
              </w:r>
            </w:ins>
          </w:p>
          <w:p w14:paraId="0FB0D068" w14:textId="77777777" w:rsidR="00BE130F" w:rsidRPr="00BE130F" w:rsidRDefault="00BE130F" w:rsidP="00BE130F">
            <w:pPr>
              <w:jc w:val="both"/>
              <w:rPr>
                <w:ins w:id="7144" w:author="mikle" w:date="2025-10-09T19:45:00Z"/>
              </w:rPr>
            </w:pPr>
            <w:ins w:id="7145" w:author="mikle" w:date="2025-10-09T19:45:00Z">
              <w:r w:rsidRPr="00BE130F">
                <w:t xml:space="preserve">            if key not in d:</w:t>
              </w:r>
            </w:ins>
          </w:p>
          <w:p w14:paraId="0D37D8A9" w14:textId="77777777" w:rsidR="00BE130F" w:rsidRPr="00BE130F" w:rsidRDefault="00BE130F" w:rsidP="00BE130F">
            <w:pPr>
              <w:jc w:val="both"/>
              <w:rPr>
                <w:ins w:id="7146" w:author="mikle" w:date="2025-10-09T19:45:00Z"/>
              </w:rPr>
            </w:pPr>
            <w:ins w:id="7147" w:author="mikle" w:date="2025-10-09T19:45:00Z">
              <w:r w:rsidRPr="00BE130F">
                <w:t xml:space="preserve">                continue</w:t>
              </w:r>
            </w:ins>
          </w:p>
          <w:p w14:paraId="327F8BAF" w14:textId="77777777" w:rsidR="00BE130F" w:rsidRPr="00BE130F" w:rsidRDefault="00BE130F" w:rsidP="00BE130F">
            <w:pPr>
              <w:jc w:val="both"/>
              <w:rPr>
                <w:ins w:id="7148" w:author="mikle" w:date="2025-10-09T19:45:00Z"/>
              </w:rPr>
            </w:pPr>
            <w:ins w:id="7149" w:author="mikle" w:date="2025-10-09T19:45:00Z">
              <w:r w:rsidRPr="00BE130F">
                <w:t xml:space="preserve">            spec = next((x for x in self._rows if x.key == key), None)</w:t>
              </w:r>
            </w:ins>
          </w:p>
          <w:p w14:paraId="621E8C91" w14:textId="77777777" w:rsidR="00BE130F" w:rsidRPr="00BE130F" w:rsidRDefault="00BE130F" w:rsidP="00BE130F">
            <w:pPr>
              <w:jc w:val="both"/>
              <w:rPr>
                <w:ins w:id="7150" w:author="mikle" w:date="2025-10-09T19:45:00Z"/>
              </w:rPr>
            </w:pPr>
            <w:ins w:id="7151" w:author="mikle" w:date="2025-10-09T19:45:00Z">
              <w:r w:rsidRPr="00BE130F">
                <w:t xml:space="preserve">            if spec is None:</w:t>
              </w:r>
            </w:ins>
          </w:p>
          <w:p w14:paraId="49038844" w14:textId="77777777" w:rsidR="00BE130F" w:rsidRPr="00BE130F" w:rsidRDefault="00BE130F" w:rsidP="00BE130F">
            <w:pPr>
              <w:jc w:val="both"/>
              <w:rPr>
                <w:ins w:id="7152" w:author="mikle" w:date="2025-10-09T19:45:00Z"/>
              </w:rPr>
            </w:pPr>
            <w:ins w:id="7153" w:author="mikle" w:date="2025-10-09T19:45:00Z">
              <w:r w:rsidRPr="00BE130F">
                <w:t xml:space="preserve">                continue</w:t>
              </w:r>
            </w:ins>
          </w:p>
          <w:p w14:paraId="278F80A1" w14:textId="77777777" w:rsidR="00BE130F" w:rsidRPr="00BE130F" w:rsidRDefault="00BE130F" w:rsidP="00BE130F">
            <w:pPr>
              <w:jc w:val="both"/>
              <w:rPr>
                <w:ins w:id="7154" w:author="mikle" w:date="2025-10-09T19:45:00Z"/>
              </w:rPr>
            </w:pPr>
            <w:ins w:id="7155" w:author="mikle" w:date="2025-10-09T19:45:00Z">
              <w:r w:rsidRPr="00BE130F">
                <w:t xml:space="preserve">            val_item = self.item(r, 2)</w:t>
              </w:r>
            </w:ins>
          </w:p>
          <w:p w14:paraId="474677DB" w14:textId="77777777" w:rsidR="00BE130F" w:rsidRPr="00BE130F" w:rsidRDefault="00BE130F" w:rsidP="00BE130F">
            <w:pPr>
              <w:jc w:val="both"/>
              <w:rPr>
                <w:ins w:id="7156" w:author="mikle" w:date="2025-10-09T19:45:00Z"/>
              </w:rPr>
            </w:pPr>
            <w:ins w:id="7157" w:author="mikle" w:date="2025-10-09T19:45:00Z">
              <w:r w:rsidRPr="00BE130F">
                <w:t xml:space="preserve">            if spec.ptype == "bool":</w:t>
              </w:r>
            </w:ins>
          </w:p>
          <w:p w14:paraId="7570DE74" w14:textId="77777777" w:rsidR="00BE130F" w:rsidRPr="00BE130F" w:rsidRDefault="00BE130F" w:rsidP="00BE130F">
            <w:pPr>
              <w:jc w:val="both"/>
              <w:rPr>
                <w:ins w:id="7158" w:author="mikle" w:date="2025-10-09T19:45:00Z"/>
              </w:rPr>
            </w:pPr>
            <w:ins w:id="7159" w:author="mikle" w:date="2025-10-09T19:45:00Z">
              <w:r w:rsidRPr="00BE130F">
                <w:t xml:space="preserve">                checked = QtCore.Qt.CheckState.Checked if bool(d[key]) else QtCore.Qt.CheckState.Unchecked</w:t>
              </w:r>
            </w:ins>
          </w:p>
          <w:p w14:paraId="0612F670" w14:textId="77777777" w:rsidR="00BE130F" w:rsidRPr="00BE130F" w:rsidRDefault="00BE130F" w:rsidP="00BE130F">
            <w:pPr>
              <w:jc w:val="both"/>
              <w:rPr>
                <w:ins w:id="7160" w:author="mikle" w:date="2025-10-09T19:45:00Z"/>
              </w:rPr>
            </w:pPr>
            <w:ins w:id="7161" w:author="mikle" w:date="2025-10-09T19:45:00Z">
              <w:r w:rsidRPr="00BE130F">
                <w:t xml:space="preserve">                val_item.setCheckState(checked)</w:t>
              </w:r>
            </w:ins>
          </w:p>
          <w:p w14:paraId="2084E88D" w14:textId="77777777" w:rsidR="00BE130F" w:rsidRPr="00BE130F" w:rsidRDefault="00BE130F" w:rsidP="00BE130F">
            <w:pPr>
              <w:jc w:val="both"/>
              <w:rPr>
                <w:ins w:id="7162" w:author="mikle" w:date="2025-10-09T19:45:00Z"/>
              </w:rPr>
            </w:pPr>
            <w:ins w:id="7163" w:author="mikle" w:date="2025-10-09T19:45:00Z">
              <w:r w:rsidRPr="00BE130F">
                <w:t xml:space="preserve">                val_item.setText("True" if bool(d[key]) else "False")</w:t>
              </w:r>
            </w:ins>
          </w:p>
          <w:p w14:paraId="25DA361A" w14:textId="77777777" w:rsidR="00BE130F" w:rsidRPr="00BE130F" w:rsidRDefault="00BE130F" w:rsidP="00BE130F">
            <w:pPr>
              <w:jc w:val="both"/>
              <w:rPr>
                <w:ins w:id="7164" w:author="mikle" w:date="2025-10-09T19:45:00Z"/>
              </w:rPr>
            </w:pPr>
            <w:ins w:id="7165" w:author="mikle" w:date="2025-10-09T19:45:00Z">
              <w:r w:rsidRPr="00BE130F">
                <w:t xml:space="preserve">            else:</w:t>
              </w:r>
            </w:ins>
          </w:p>
          <w:p w14:paraId="3F5A44DC" w14:textId="77777777" w:rsidR="00BE130F" w:rsidRPr="00BE130F" w:rsidRDefault="00BE130F" w:rsidP="00BE130F">
            <w:pPr>
              <w:jc w:val="both"/>
              <w:rPr>
                <w:ins w:id="7166" w:author="mikle" w:date="2025-10-09T19:45:00Z"/>
              </w:rPr>
            </w:pPr>
            <w:ins w:id="7167" w:author="mikle" w:date="2025-10-09T19:45:00Z">
              <w:r w:rsidRPr="00BE130F">
                <w:t xml:space="preserve">                val_item.setText(str(d[key]))</w:t>
              </w:r>
            </w:ins>
          </w:p>
          <w:p w14:paraId="0510755B" w14:textId="77777777" w:rsidR="00BE130F" w:rsidRPr="00BE130F" w:rsidRDefault="00BE130F" w:rsidP="00BE130F">
            <w:pPr>
              <w:jc w:val="both"/>
              <w:rPr>
                <w:ins w:id="7168" w:author="mikle" w:date="2025-10-09T19:45:00Z"/>
              </w:rPr>
            </w:pPr>
          </w:p>
          <w:p w14:paraId="6372D7D5" w14:textId="77777777" w:rsidR="00BE130F" w:rsidRPr="00BE130F" w:rsidRDefault="00BE130F" w:rsidP="00BE130F">
            <w:pPr>
              <w:jc w:val="both"/>
              <w:rPr>
                <w:ins w:id="7169" w:author="mikle" w:date="2025-10-09T19:45:00Z"/>
              </w:rPr>
            </w:pPr>
            <w:ins w:id="7170" w:author="mikle" w:date="2025-10-09T19:45:00Z">
              <w:r w:rsidRPr="00BE130F">
                <w:t>class PlotTab(QtWidgets.QWidget):</w:t>
              </w:r>
            </w:ins>
          </w:p>
          <w:p w14:paraId="47CEF3ED" w14:textId="77777777" w:rsidR="00BE130F" w:rsidRPr="00BE130F" w:rsidRDefault="00BE130F" w:rsidP="00BE130F">
            <w:pPr>
              <w:jc w:val="both"/>
              <w:rPr>
                <w:ins w:id="7171" w:author="mikle" w:date="2025-10-09T19:45:00Z"/>
              </w:rPr>
            </w:pPr>
            <w:ins w:id="7172" w:author="mikle" w:date="2025-10-09T19:45:00Z">
              <w:r w:rsidRPr="00BE130F">
                <w:t xml:space="preserve">    def __init__(self, title: str, parent=None):</w:t>
              </w:r>
            </w:ins>
          </w:p>
          <w:p w14:paraId="69709400" w14:textId="77777777" w:rsidR="00BE130F" w:rsidRPr="00BE130F" w:rsidRDefault="00BE130F" w:rsidP="00BE130F">
            <w:pPr>
              <w:jc w:val="both"/>
              <w:rPr>
                <w:ins w:id="7173" w:author="mikle" w:date="2025-10-09T19:45:00Z"/>
              </w:rPr>
            </w:pPr>
            <w:ins w:id="7174" w:author="mikle" w:date="2025-10-09T19:45:00Z">
              <w:r w:rsidRPr="00BE130F">
                <w:t xml:space="preserve">        super().__init__(parent)</w:t>
              </w:r>
            </w:ins>
          </w:p>
          <w:p w14:paraId="1EEABA17" w14:textId="77777777" w:rsidR="00BE130F" w:rsidRPr="00BE130F" w:rsidRDefault="00BE130F" w:rsidP="00BE130F">
            <w:pPr>
              <w:jc w:val="both"/>
              <w:rPr>
                <w:ins w:id="7175" w:author="mikle" w:date="2025-10-09T19:45:00Z"/>
              </w:rPr>
            </w:pPr>
            <w:ins w:id="7176" w:author="mikle" w:date="2025-10-09T19:45:00Z">
              <w:r w:rsidRPr="00BE130F">
                <w:t xml:space="preserve">        self.fig = Figure(figsize=(6, 4), dpi=100)</w:t>
              </w:r>
            </w:ins>
          </w:p>
          <w:p w14:paraId="2DF1C206" w14:textId="77777777" w:rsidR="00BE130F" w:rsidRPr="00BE130F" w:rsidRDefault="00BE130F" w:rsidP="00BE130F">
            <w:pPr>
              <w:jc w:val="both"/>
              <w:rPr>
                <w:ins w:id="7177" w:author="mikle" w:date="2025-10-09T19:45:00Z"/>
              </w:rPr>
            </w:pPr>
            <w:ins w:id="7178" w:author="mikle" w:date="2025-10-09T19:45:00Z">
              <w:r w:rsidRPr="00BE130F">
                <w:t xml:space="preserve">        self.canvas = FigureCanvasQTAgg(self.fig)</w:t>
              </w:r>
            </w:ins>
          </w:p>
          <w:p w14:paraId="2EAD2677" w14:textId="77777777" w:rsidR="00BE130F" w:rsidRPr="00BE130F" w:rsidRDefault="00BE130F" w:rsidP="00BE130F">
            <w:pPr>
              <w:jc w:val="both"/>
              <w:rPr>
                <w:ins w:id="7179" w:author="mikle" w:date="2025-10-09T19:45:00Z"/>
              </w:rPr>
            </w:pPr>
            <w:ins w:id="7180" w:author="mikle" w:date="2025-10-09T19:45:00Z">
              <w:r w:rsidRPr="00BE130F">
                <w:t xml:space="preserve">        self.toolbar = NavigationToolbar2QT(self.canvas, self)</w:t>
              </w:r>
            </w:ins>
          </w:p>
          <w:p w14:paraId="43A9653E" w14:textId="77777777" w:rsidR="00BE130F" w:rsidRPr="00BE130F" w:rsidRDefault="00BE130F" w:rsidP="00BE130F">
            <w:pPr>
              <w:jc w:val="both"/>
              <w:rPr>
                <w:ins w:id="7181" w:author="mikle" w:date="2025-10-09T19:45:00Z"/>
              </w:rPr>
            </w:pPr>
            <w:ins w:id="7182" w:author="mikle" w:date="2025-10-09T19:45:00Z">
              <w:r w:rsidRPr="00BE130F">
                <w:t xml:space="preserve">        layout = QtWidgets.QVBoxLayout(self)</w:t>
              </w:r>
            </w:ins>
          </w:p>
          <w:p w14:paraId="549DD656" w14:textId="77777777" w:rsidR="00BE130F" w:rsidRPr="00BE130F" w:rsidRDefault="00BE130F" w:rsidP="00BE130F">
            <w:pPr>
              <w:jc w:val="both"/>
              <w:rPr>
                <w:ins w:id="7183" w:author="mikle" w:date="2025-10-09T19:45:00Z"/>
              </w:rPr>
            </w:pPr>
            <w:ins w:id="7184" w:author="mikle" w:date="2025-10-09T19:45:00Z">
              <w:r w:rsidRPr="00BE130F">
                <w:t xml:space="preserve">        layout.addWidget(self.toolbar)</w:t>
              </w:r>
            </w:ins>
          </w:p>
          <w:p w14:paraId="463480C7" w14:textId="77777777" w:rsidR="00BE130F" w:rsidRPr="00BE130F" w:rsidRDefault="00BE130F" w:rsidP="00BE130F">
            <w:pPr>
              <w:jc w:val="both"/>
              <w:rPr>
                <w:ins w:id="7185" w:author="mikle" w:date="2025-10-09T19:45:00Z"/>
              </w:rPr>
            </w:pPr>
            <w:ins w:id="7186" w:author="mikle" w:date="2025-10-09T19:45:00Z">
              <w:r w:rsidRPr="00BE130F">
                <w:t xml:space="preserve">        layout.addWidget(self.canvas)</w:t>
              </w:r>
            </w:ins>
          </w:p>
          <w:p w14:paraId="673D1C78" w14:textId="77777777" w:rsidR="00BE130F" w:rsidRPr="00BE130F" w:rsidRDefault="00BE130F" w:rsidP="00BE130F">
            <w:pPr>
              <w:jc w:val="both"/>
              <w:rPr>
                <w:ins w:id="7187" w:author="mikle" w:date="2025-10-09T19:45:00Z"/>
              </w:rPr>
            </w:pPr>
            <w:ins w:id="7188" w:author="mikle" w:date="2025-10-09T19:45:00Z">
              <w:r w:rsidRPr="00BE130F">
                <w:t xml:space="preserve">        self.ax = self.fig.add_subplot(111)</w:t>
              </w:r>
            </w:ins>
          </w:p>
          <w:p w14:paraId="2E7A210E" w14:textId="77777777" w:rsidR="00BE130F" w:rsidRPr="00BE130F" w:rsidRDefault="00BE130F" w:rsidP="00BE130F">
            <w:pPr>
              <w:jc w:val="both"/>
              <w:rPr>
                <w:ins w:id="7189" w:author="mikle" w:date="2025-10-09T19:45:00Z"/>
              </w:rPr>
            </w:pPr>
            <w:ins w:id="7190" w:author="mikle" w:date="2025-10-09T19:45:00Z">
              <w:r w:rsidRPr="00BE130F">
                <w:t xml:space="preserve">        self.ax.set_title(title)</w:t>
              </w:r>
            </w:ins>
          </w:p>
          <w:p w14:paraId="1E52DA6C" w14:textId="77777777" w:rsidR="00BE130F" w:rsidRPr="00BE130F" w:rsidRDefault="00BE130F" w:rsidP="00BE130F">
            <w:pPr>
              <w:jc w:val="both"/>
              <w:rPr>
                <w:ins w:id="7191" w:author="mikle" w:date="2025-10-09T19:45:00Z"/>
              </w:rPr>
            </w:pPr>
            <w:ins w:id="7192" w:author="mikle" w:date="2025-10-09T19:45:00Z">
              <w:r w:rsidRPr="00BE130F">
                <w:t xml:space="preserve">        self.ax.grid(True)</w:t>
              </w:r>
            </w:ins>
          </w:p>
          <w:p w14:paraId="6B922DE2" w14:textId="77777777" w:rsidR="00BE130F" w:rsidRPr="00BE130F" w:rsidRDefault="00BE130F" w:rsidP="00BE130F">
            <w:pPr>
              <w:jc w:val="both"/>
              <w:rPr>
                <w:ins w:id="7193" w:author="mikle" w:date="2025-10-09T19:45:00Z"/>
              </w:rPr>
            </w:pPr>
          </w:p>
          <w:p w14:paraId="61F73055" w14:textId="77777777" w:rsidR="00BE130F" w:rsidRPr="00BE130F" w:rsidRDefault="00BE130F" w:rsidP="00BE130F">
            <w:pPr>
              <w:jc w:val="both"/>
              <w:rPr>
                <w:ins w:id="7194" w:author="mikle" w:date="2025-10-09T19:45:00Z"/>
              </w:rPr>
            </w:pPr>
            <w:ins w:id="7195" w:author="mikle" w:date="2025-10-09T19:45:00Z">
              <w:r w:rsidRPr="00BE130F">
                <w:t>class MainWindow(QtWidgets.QMainWindow):</w:t>
              </w:r>
            </w:ins>
          </w:p>
          <w:p w14:paraId="63062909" w14:textId="77777777" w:rsidR="00BE130F" w:rsidRPr="00BE130F" w:rsidRDefault="00BE130F" w:rsidP="00BE130F">
            <w:pPr>
              <w:jc w:val="both"/>
              <w:rPr>
                <w:ins w:id="7196" w:author="mikle" w:date="2025-10-09T19:45:00Z"/>
              </w:rPr>
            </w:pPr>
            <w:ins w:id="7197" w:author="mikle" w:date="2025-10-09T19:45:00Z">
              <w:r w:rsidRPr="00BE130F">
                <w:t xml:space="preserve">    def __init__(self):</w:t>
              </w:r>
            </w:ins>
          </w:p>
          <w:p w14:paraId="7E611748" w14:textId="77777777" w:rsidR="00BE130F" w:rsidRPr="00BE130F" w:rsidRDefault="00BE130F" w:rsidP="00BE130F">
            <w:pPr>
              <w:jc w:val="both"/>
              <w:rPr>
                <w:ins w:id="7198" w:author="mikle" w:date="2025-10-09T19:45:00Z"/>
              </w:rPr>
            </w:pPr>
            <w:ins w:id="7199" w:author="mikle" w:date="2025-10-09T19:45:00Z">
              <w:r w:rsidRPr="00BE130F">
                <w:t xml:space="preserve">        super().__init__()</w:t>
              </w:r>
            </w:ins>
          </w:p>
          <w:p w14:paraId="6DC71D44" w14:textId="77777777" w:rsidR="00BE130F" w:rsidRPr="00BE130F" w:rsidRDefault="00BE130F" w:rsidP="00BE130F">
            <w:pPr>
              <w:jc w:val="both"/>
              <w:rPr>
                <w:ins w:id="7200" w:author="mikle" w:date="2025-10-09T19:45:00Z"/>
              </w:rPr>
            </w:pPr>
            <w:ins w:id="7201" w:author="mikle" w:date="2025-10-09T19:45:00Z">
              <w:r w:rsidRPr="00BE130F">
                <w:t xml:space="preserve">        self.setWindowTitle("AUV Survey — табличные параметры и симуляция")</w:t>
              </w:r>
            </w:ins>
          </w:p>
          <w:p w14:paraId="0ABA9A24" w14:textId="77777777" w:rsidR="00BE130F" w:rsidRPr="00BE130F" w:rsidRDefault="00BE130F" w:rsidP="00BE130F">
            <w:pPr>
              <w:jc w:val="both"/>
              <w:rPr>
                <w:ins w:id="7202" w:author="mikle" w:date="2025-10-09T19:45:00Z"/>
              </w:rPr>
            </w:pPr>
            <w:ins w:id="7203" w:author="mikle" w:date="2025-10-09T19:45:00Z">
              <w:r w:rsidRPr="00BE130F">
                <w:t xml:space="preserve">        self.resize(1300, 850)</w:t>
              </w:r>
            </w:ins>
          </w:p>
          <w:p w14:paraId="33B801DD" w14:textId="77777777" w:rsidR="00BE130F" w:rsidRPr="00BE130F" w:rsidRDefault="00BE130F" w:rsidP="00BE130F">
            <w:pPr>
              <w:jc w:val="both"/>
              <w:rPr>
                <w:ins w:id="7204" w:author="mikle" w:date="2025-10-09T19:45:00Z"/>
              </w:rPr>
            </w:pPr>
          </w:p>
          <w:p w14:paraId="352C4A43" w14:textId="77777777" w:rsidR="00BE130F" w:rsidRPr="00BE130F" w:rsidRDefault="00BE130F" w:rsidP="00BE130F">
            <w:pPr>
              <w:jc w:val="both"/>
              <w:rPr>
                <w:ins w:id="7205" w:author="mikle" w:date="2025-10-09T19:45:00Z"/>
              </w:rPr>
            </w:pPr>
            <w:ins w:id="7206" w:author="mikle" w:date="2025-10-09T19:45:00Z">
              <w:r w:rsidRPr="00BE130F">
                <w:t xml:space="preserve">        splitter = QtWidgets.QSplitter(QtCore.Qt.Orientation.Horizontal, self)</w:t>
              </w:r>
            </w:ins>
          </w:p>
          <w:p w14:paraId="7F29B10C" w14:textId="77777777" w:rsidR="00BE130F" w:rsidRPr="00BE130F" w:rsidRDefault="00BE130F" w:rsidP="00BE130F">
            <w:pPr>
              <w:jc w:val="both"/>
              <w:rPr>
                <w:ins w:id="7207" w:author="mikle" w:date="2025-10-09T19:45:00Z"/>
              </w:rPr>
            </w:pPr>
            <w:ins w:id="7208" w:author="mikle" w:date="2025-10-09T19:45:00Z">
              <w:r w:rsidRPr="00BE130F">
                <w:t xml:space="preserve">        self.setCentralWidget(splitter)</w:t>
              </w:r>
            </w:ins>
          </w:p>
          <w:p w14:paraId="7D7A08D9" w14:textId="77777777" w:rsidR="00BE130F" w:rsidRPr="00BE130F" w:rsidRDefault="00BE130F" w:rsidP="00BE130F">
            <w:pPr>
              <w:jc w:val="both"/>
              <w:rPr>
                <w:ins w:id="7209" w:author="mikle" w:date="2025-10-09T19:45:00Z"/>
              </w:rPr>
            </w:pPr>
          </w:p>
          <w:p w14:paraId="4DB277D3" w14:textId="77777777" w:rsidR="00BE130F" w:rsidRPr="00BE130F" w:rsidRDefault="00BE130F" w:rsidP="00BE130F">
            <w:pPr>
              <w:jc w:val="both"/>
              <w:rPr>
                <w:ins w:id="7210" w:author="mikle" w:date="2025-10-09T19:45:00Z"/>
              </w:rPr>
            </w:pPr>
            <w:ins w:id="7211" w:author="mikle" w:date="2025-10-09T19:45:00Z">
              <w:r w:rsidRPr="00BE130F">
                <w:t xml:space="preserve">        self.param_table = ParamTable(default_param_rows())</w:t>
              </w:r>
            </w:ins>
          </w:p>
          <w:p w14:paraId="52ABB164" w14:textId="77777777" w:rsidR="00BE130F" w:rsidRPr="00BE130F" w:rsidRDefault="00BE130F" w:rsidP="00BE130F">
            <w:pPr>
              <w:jc w:val="both"/>
              <w:rPr>
                <w:ins w:id="7212" w:author="mikle" w:date="2025-10-09T19:45:00Z"/>
              </w:rPr>
            </w:pPr>
            <w:ins w:id="7213" w:author="mikle" w:date="2025-10-09T19:45:00Z">
              <w:r w:rsidRPr="00BE130F">
                <w:t xml:space="preserve">        splitter.addWidget(self.param_table)</w:t>
              </w:r>
            </w:ins>
          </w:p>
          <w:p w14:paraId="1FC13E12" w14:textId="77777777" w:rsidR="00BE130F" w:rsidRPr="00BE130F" w:rsidRDefault="00BE130F" w:rsidP="00BE130F">
            <w:pPr>
              <w:jc w:val="both"/>
              <w:rPr>
                <w:ins w:id="7214" w:author="mikle" w:date="2025-10-09T19:45:00Z"/>
              </w:rPr>
            </w:pPr>
          </w:p>
          <w:p w14:paraId="5376EBDD" w14:textId="77777777" w:rsidR="00BE130F" w:rsidRPr="00BE130F" w:rsidRDefault="00BE130F" w:rsidP="00BE130F">
            <w:pPr>
              <w:jc w:val="both"/>
              <w:rPr>
                <w:ins w:id="7215" w:author="mikle" w:date="2025-10-09T19:45:00Z"/>
              </w:rPr>
            </w:pPr>
            <w:ins w:id="7216" w:author="mikle" w:date="2025-10-09T19:45:00Z">
              <w:r w:rsidRPr="00BE130F">
                <w:t xml:space="preserve">        self.tabs = QtWidgets.QTabWidget()</w:t>
              </w:r>
            </w:ins>
          </w:p>
          <w:p w14:paraId="14436763" w14:textId="77777777" w:rsidR="00BE130F" w:rsidRPr="00BE130F" w:rsidRDefault="00BE130F" w:rsidP="00BE130F">
            <w:pPr>
              <w:jc w:val="both"/>
              <w:rPr>
                <w:ins w:id="7217" w:author="mikle" w:date="2025-10-09T19:45:00Z"/>
              </w:rPr>
            </w:pPr>
            <w:ins w:id="7218" w:author="mikle" w:date="2025-10-09T19:45:00Z">
              <w:r w:rsidRPr="00BE130F">
                <w:t xml:space="preserve">        splitter.addWidget(self.tabs)</w:t>
              </w:r>
            </w:ins>
          </w:p>
          <w:p w14:paraId="78E1FC3B" w14:textId="77777777" w:rsidR="00BE130F" w:rsidRPr="00BE130F" w:rsidRDefault="00BE130F" w:rsidP="00BE130F">
            <w:pPr>
              <w:jc w:val="both"/>
              <w:rPr>
                <w:ins w:id="7219" w:author="mikle" w:date="2025-10-09T19:45:00Z"/>
              </w:rPr>
            </w:pPr>
            <w:ins w:id="7220" w:author="mikle" w:date="2025-10-09T19:45:00Z">
              <w:r w:rsidRPr="00BE130F">
                <w:t xml:space="preserve">        splitter.setStretchFactor(0, 3)</w:t>
              </w:r>
            </w:ins>
          </w:p>
          <w:p w14:paraId="10965747" w14:textId="77777777" w:rsidR="00BE130F" w:rsidRPr="00BE130F" w:rsidRDefault="00BE130F" w:rsidP="00BE130F">
            <w:pPr>
              <w:jc w:val="both"/>
              <w:rPr>
                <w:ins w:id="7221" w:author="mikle" w:date="2025-10-09T19:45:00Z"/>
              </w:rPr>
            </w:pPr>
            <w:ins w:id="7222" w:author="mikle" w:date="2025-10-09T19:45:00Z">
              <w:r w:rsidRPr="00BE130F">
                <w:t xml:space="preserve">        splitter.setStretchFactor(1, 6)</w:t>
              </w:r>
            </w:ins>
          </w:p>
          <w:p w14:paraId="729EEB39" w14:textId="77777777" w:rsidR="00BE130F" w:rsidRPr="00BE130F" w:rsidRDefault="00BE130F" w:rsidP="00BE130F">
            <w:pPr>
              <w:jc w:val="both"/>
              <w:rPr>
                <w:ins w:id="7223" w:author="mikle" w:date="2025-10-09T19:45:00Z"/>
              </w:rPr>
            </w:pPr>
          </w:p>
          <w:p w14:paraId="55B2DEE5" w14:textId="77777777" w:rsidR="00BE130F" w:rsidRPr="00BE130F" w:rsidRDefault="00BE130F" w:rsidP="00BE130F">
            <w:pPr>
              <w:jc w:val="both"/>
              <w:rPr>
                <w:ins w:id="7224" w:author="mikle" w:date="2025-10-09T19:45:00Z"/>
              </w:rPr>
            </w:pPr>
            <w:ins w:id="7225" w:author="mikle" w:date="2025-10-09T19:45:00Z">
              <w:r w:rsidRPr="00BE130F">
                <w:t xml:space="preserve">        self.tab_plan = PlotTab("План (траектория и покрытие)")</w:t>
              </w:r>
            </w:ins>
          </w:p>
          <w:p w14:paraId="4A1DD454" w14:textId="77777777" w:rsidR="00BE130F" w:rsidRPr="00BE130F" w:rsidRDefault="00BE130F" w:rsidP="00BE130F">
            <w:pPr>
              <w:jc w:val="both"/>
              <w:rPr>
                <w:ins w:id="7226" w:author="mikle" w:date="2025-10-09T19:45:00Z"/>
              </w:rPr>
            </w:pPr>
            <w:ins w:id="7227" w:author="mikle" w:date="2025-10-09T19:45:00Z">
              <w:r w:rsidRPr="00BE130F">
                <w:t xml:space="preserve">        self.tab_yaw = PlotTab("Курс ψ(t)")</w:t>
              </w:r>
            </w:ins>
          </w:p>
          <w:p w14:paraId="75676BE3" w14:textId="77777777" w:rsidR="00BE130F" w:rsidRPr="00BE130F" w:rsidRDefault="00BE130F" w:rsidP="00BE130F">
            <w:pPr>
              <w:jc w:val="both"/>
              <w:rPr>
                <w:ins w:id="7228" w:author="mikle" w:date="2025-10-09T19:45:00Z"/>
              </w:rPr>
            </w:pPr>
            <w:ins w:id="7229" w:author="mikle" w:date="2025-10-09T19:45:00Z">
              <w:r w:rsidRPr="00BE130F">
                <w:t xml:space="preserve">        self.tab_speed = PlotTab("Скорость (ground) v(t)")</w:t>
              </w:r>
            </w:ins>
          </w:p>
          <w:p w14:paraId="1BA2C759" w14:textId="77777777" w:rsidR="00BE130F" w:rsidRPr="00BE130F" w:rsidRDefault="00BE130F" w:rsidP="00BE130F">
            <w:pPr>
              <w:jc w:val="both"/>
              <w:rPr>
                <w:ins w:id="7230" w:author="mikle" w:date="2025-10-09T19:45:00Z"/>
              </w:rPr>
            </w:pPr>
            <w:ins w:id="7231" w:author="mikle" w:date="2025-10-09T19:45:00Z">
              <w:r w:rsidRPr="00BE130F">
                <w:t xml:space="preserve">        self.tab_ect = PlotTab("Поперечная ошибка e_ct(t)")</w:t>
              </w:r>
            </w:ins>
          </w:p>
          <w:p w14:paraId="4EC659C1" w14:textId="77777777" w:rsidR="00BE130F" w:rsidRPr="00BE130F" w:rsidRDefault="00BE130F" w:rsidP="00BE130F">
            <w:pPr>
              <w:jc w:val="both"/>
              <w:rPr>
                <w:ins w:id="7232" w:author="mikle" w:date="2025-10-09T19:45:00Z"/>
              </w:rPr>
            </w:pPr>
            <w:ins w:id="7233" w:author="mikle" w:date="2025-10-09T19:45:00Z">
              <w:r w:rsidRPr="00BE130F">
                <w:t xml:space="preserve">        self.tab_step_yaw = PlotTab("Переходная по курсу")</w:t>
              </w:r>
            </w:ins>
          </w:p>
          <w:p w14:paraId="2A6E1256" w14:textId="77777777" w:rsidR="00BE130F" w:rsidRPr="00BE130F" w:rsidRDefault="00BE130F" w:rsidP="00BE130F">
            <w:pPr>
              <w:jc w:val="both"/>
              <w:rPr>
                <w:ins w:id="7234" w:author="mikle" w:date="2025-10-09T19:45:00Z"/>
              </w:rPr>
            </w:pPr>
            <w:ins w:id="7235" w:author="mikle" w:date="2025-10-09T19:45:00Z">
              <w:r w:rsidRPr="00BE130F">
                <w:t xml:space="preserve">        self.tab_step_surge = PlotTab("Переходная по маршу")</w:t>
              </w:r>
            </w:ins>
          </w:p>
          <w:p w14:paraId="5BC2432F" w14:textId="77777777" w:rsidR="00BE130F" w:rsidRPr="00BE130F" w:rsidRDefault="00BE130F" w:rsidP="00BE130F">
            <w:pPr>
              <w:jc w:val="both"/>
              <w:rPr>
                <w:ins w:id="7236" w:author="mikle" w:date="2025-10-09T19:45:00Z"/>
              </w:rPr>
            </w:pPr>
          </w:p>
          <w:p w14:paraId="46984907" w14:textId="77777777" w:rsidR="00BE130F" w:rsidRPr="00CE29C1" w:rsidRDefault="00BE130F" w:rsidP="00BE130F">
            <w:pPr>
              <w:jc w:val="both"/>
              <w:rPr>
                <w:ins w:id="7237" w:author="mikle" w:date="2025-10-09T19:45:00Z"/>
                <w:lang w:val="en-US"/>
                <w:rPrChange w:id="7238" w:author="mikle" w:date="2025-10-09T19:49:00Z" w16du:dateUtc="2025-10-10T02:49:00Z">
                  <w:rPr>
                    <w:ins w:id="7239" w:author="mikle" w:date="2025-10-09T19:45:00Z"/>
                  </w:rPr>
                </w:rPrChange>
              </w:rPr>
            </w:pPr>
            <w:ins w:id="7240" w:author="mikle" w:date="2025-10-09T19:45:00Z">
              <w:r w:rsidRPr="00BE130F">
                <w:t xml:space="preserve">        </w:t>
              </w:r>
              <w:r w:rsidRPr="00CE29C1">
                <w:rPr>
                  <w:lang w:val="en-US"/>
                  <w:rPrChange w:id="7241" w:author="mikle" w:date="2025-10-09T19:49:00Z" w16du:dateUtc="2025-10-10T02:49:00Z">
                    <w:rPr/>
                  </w:rPrChange>
                </w:rPr>
                <w:t>self.tabs.addTab(self.tab_plan, "</w:t>
              </w:r>
              <w:r w:rsidRPr="00BE130F">
                <w:t>План</w:t>
              </w:r>
              <w:r w:rsidRPr="00CE29C1">
                <w:rPr>
                  <w:lang w:val="en-US"/>
                  <w:rPrChange w:id="7242" w:author="mikle" w:date="2025-10-09T19:49:00Z" w16du:dateUtc="2025-10-10T02:49:00Z">
                    <w:rPr/>
                  </w:rPrChange>
                </w:rPr>
                <w:t>")</w:t>
              </w:r>
            </w:ins>
          </w:p>
          <w:p w14:paraId="5B365B0C" w14:textId="77777777" w:rsidR="00BE130F" w:rsidRPr="00BE130F" w:rsidRDefault="00BE130F" w:rsidP="00BE130F">
            <w:pPr>
              <w:jc w:val="both"/>
              <w:rPr>
                <w:ins w:id="7243" w:author="mikle" w:date="2025-10-09T19:45:00Z"/>
              </w:rPr>
            </w:pPr>
            <w:ins w:id="7244" w:author="mikle" w:date="2025-10-09T19:45:00Z">
              <w:r w:rsidRPr="00CE29C1">
                <w:rPr>
                  <w:lang w:val="en-US"/>
                  <w:rPrChange w:id="7245" w:author="mikle" w:date="2025-10-09T19:49:00Z" w16du:dateUtc="2025-10-10T02:49:00Z">
                    <w:rPr/>
                  </w:rPrChange>
                </w:rPr>
                <w:t xml:space="preserve">        </w:t>
              </w:r>
              <w:r w:rsidRPr="00BE130F">
                <w:t>self.tabs.addTab(self.tab_yaw, "Курс")</w:t>
              </w:r>
            </w:ins>
          </w:p>
          <w:p w14:paraId="4F4FBC77" w14:textId="77777777" w:rsidR="00BE130F" w:rsidRPr="00BE130F" w:rsidRDefault="00BE130F" w:rsidP="00BE130F">
            <w:pPr>
              <w:jc w:val="both"/>
              <w:rPr>
                <w:ins w:id="7246" w:author="mikle" w:date="2025-10-09T19:45:00Z"/>
              </w:rPr>
            </w:pPr>
            <w:ins w:id="7247" w:author="mikle" w:date="2025-10-09T19:45:00Z">
              <w:r w:rsidRPr="00BE130F">
                <w:t xml:space="preserve">        self.tabs.addTab(self.tab_speed, "Скорость")</w:t>
              </w:r>
            </w:ins>
          </w:p>
          <w:p w14:paraId="40FE0AA8" w14:textId="77777777" w:rsidR="00BE130F" w:rsidRPr="00BE130F" w:rsidRDefault="00BE130F" w:rsidP="00BE130F">
            <w:pPr>
              <w:jc w:val="both"/>
              <w:rPr>
                <w:ins w:id="7248" w:author="mikle" w:date="2025-10-09T19:45:00Z"/>
              </w:rPr>
            </w:pPr>
            <w:ins w:id="7249" w:author="mikle" w:date="2025-10-09T19:45:00Z">
              <w:r w:rsidRPr="00BE130F">
                <w:t xml:space="preserve">        self.tabs.addTab(self.tab_ect, "e_ct")</w:t>
              </w:r>
            </w:ins>
          </w:p>
          <w:p w14:paraId="6CEB984F" w14:textId="77777777" w:rsidR="00BE130F" w:rsidRPr="00BE130F" w:rsidRDefault="00BE130F" w:rsidP="00BE130F">
            <w:pPr>
              <w:jc w:val="both"/>
              <w:rPr>
                <w:ins w:id="7250" w:author="mikle" w:date="2025-10-09T19:45:00Z"/>
              </w:rPr>
            </w:pPr>
            <w:ins w:id="7251" w:author="mikle" w:date="2025-10-09T19:45:00Z">
              <w:r w:rsidRPr="00BE130F">
                <w:t xml:space="preserve">        self.tabs.addTab(self.tab_step_yaw, "Переходная по курсу")</w:t>
              </w:r>
            </w:ins>
          </w:p>
          <w:p w14:paraId="253F0144" w14:textId="77777777" w:rsidR="00BE130F" w:rsidRPr="00BE130F" w:rsidRDefault="00BE130F" w:rsidP="00BE130F">
            <w:pPr>
              <w:jc w:val="both"/>
              <w:rPr>
                <w:ins w:id="7252" w:author="mikle" w:date="2025-10-09T19:45:00Z"/>
              </w:rPr>
            </w:pPr>
            <w:ins w:id="7253" w:author="mikle" w:date="2025-10-09T19:45:00Z">
              <w:r w:rsidRPr="00BE130F">
                <w:t xml:space="preserve">        self.tabs.addTab(self.tab_step_surge, "Переходная по маршу")</w:t>
              </w:r>
            </w:ins>
          </w:p>
          <w:p w14:paraId="7D205D33" w14:textId="77777777" w:rsidR="00BE130F" w:rsidRPr="00BE130F" w:rsidRDefault="00BE130F" w:rsidP="00BE130F">
            <w:pPr>
              <w:jc w:val="both"/>
              <w:rPr>
                <w:ins w:id="7254" w:author="mikle" w:date="2025-10-09T19:45:00Z"/>
              </w:rPr>
            </w:pPr>
          </w:p>
          <w:p w14:paraId="5DA46303" w14:textId="408B9946" w:rsidR="00BE130F" w:rsidRPr="00BE130F" w:rsidRDefault="00BE130F" w:rsidP="00BE130F">
            <w:pPr>
              <w:jc w:val="both"/>
              <w:rPr>
                <w:ins w:id="7255" w:author="mikle" w:date="2025-10-09T19:45:00Z"/>
              </w:rPr>
            </w:pPr>
            <w:ins w:id="7256" w:author="mikle" w:date="2025-10-09T19:45:00Z">
              <w:r w:rsidRPr="00BE130F">
                <w:t xml:space="preserve">  </w:t>
              </w:r>
            </w:ins>
          </w:p>
          <w:p w14:paraId="0677631A" w14:textId="77777777" w:rsidR="00BE130F" w:rsidRPr="00BE130F" w:rsidRDefault="00BE130F" w:rsidP="00BE130F">
            <w:pPr>
              <w:jc w:val="both"/>
              <w:rPr>
                <w:ins w:id="7257" w:author="mikle" w:date="2025-10-09T19:45:00Z"/>
              </w:rPr>
            </w:pPr>
            <w:ins w:id="7258" w:author="mikle" w:date="2025-10-09T19:45:00Z">
              <w:r w:rsidRPr="00BE130F">
                <w:t xml:space="preserve">        btn_run = QtWidgets.QPushButton("Запустить")</w:t>
              </w:r>
            </w:ins>
          </w:p>
          <w:p w14:paraId="2D219D56" w14:textId="77777777" w:rsidR="00BE130F" w:rsidRPr="00BE130F" w:rsidRDefault="00BE130F" w:rsidP="00BE130F">
            <w:pPr>
              <w:jc w:val="both"/>
              <w:rPr>
                <w:ins w:id="7259" w:author="mikle" w:date="2025-10-09T19:45:00Z"/>
              </w:rPr>
            </w:pPr>
            <w:ins w:id="7260" w:author="mikle" w:date="2025-10-09T19:45:00Z">
              <w:r w:rsidRPr="00BE130F">
                <w:t xml:space="preserve">        btn_reset = QtWidgets.QPushButton("Сброс")</w:t>
              </w:r>
            </w:ins>
          </w:p>
          <w:p w14:paraId="7D9DAB41" w14:textId="77777777" w:rsidR="00BE130F" w:rsidRPr="00BE130F" w:rsidRDefault="00BE130F" w:rsidP="00BE130F">
            <w:pPr>
              <w:jc w:val="both"/>
              <w:rPr>
                <w:ins w:id="7261" w:author="mikle" w:date="2025-10-09T19:45:00Z"/>
              </w:rPr>
            </w:pPr>
            <w:ins w:id="7262" w:author="mikle" w:date="2025-10-09T19:45:00Z">
              <w:r w:rsidRPr="00BE130F">
                <w:t xml:space="preserve">        btn_save = QtWidgets.QPushButton("Сохранить пресет…")</w:t>
              </w:r>
            </w:ins>
          </w:p>
          <w:p w14:paraId="24BFD39A" w14:textId="77777777" w:rsidR="00BE130F" w:rsidRPr="00BE130F" w:rsidRDefault="00BE130F" w:rsidP="00BE130F">
            <w:pPr>
              <w:jc w:val="both"/>
              <w:rPr>
                <w:ins w:id="7263" w:author="mikle" w:date="2025-10-09T19:45:00Z"/>
              </w:rPr>
            </w:pPr>
            <w:ins w:id="7264" w:author="mikle" w:date="2025-10-09T19:45:00Z">
              <w:r w:rsidRPr="00BE130F">
                <w:t xml:space="preserve">        btn_load = QtWidgets.QPushButton("Загрузить пресет…")</w:t>
              </w:r>
            </w:ins>
          </w:p>
          <w:p w14:paraId="6E257F81" w14:textId="77777777" w:rsidR="00BE130F" w:rsidRPr="00BE130F" w:rsidRDefault="00BE130F" w:rsidP="00BE130F">
            <w:pPr>
              <w:jc w:val="both"/>
              <w:rPr>
                <w:ins w:id="7265" w:author="mikle" w:date="2025-10-09T19:45:00Z"/>
              </w:rPr>
            </w:pPr>
          </w:p>
          <w:p w14:paraId="2F99596C" w14:textId="77777777" w:rsidR="00BE130F" w:rsidRPr="00BE130F" w:rsidRDefault="00BE130F" w:rsidP="00BE130F">
            <w:pPr>
              <w:jc w:val="both"/>
              <w:rPr>
                <w:ins w:id="7266" w:author="mikle" w:date="2025-10-09T19:45:00Z"/>
              </w:rPr>
            </w:pPr>
            <w:ins w:id="7267" w:author="mikle" w:date="2025-10-09T19:45:00Z">
              <w:r w:rsidRPr="00BE130F">
                <w:t xml:space="preserve">        btn_run.clicked.connect(self.on_run)</w:t>
              </w:r>
            </w:ins>
          </w:p>
          <w:p w14:paraId="29084ABE" w14:textId="77777777" w:rsidR="00BE130F" w:rsidRPr="00BE130F" w:rsidRDefault="00BE130F" w:rsidP="00BE130F">
            <w:pPr>
              <w:jc w:val="both"/>
              <w:rPr>
                <w:ins w:id="7268" w:author="mikle" w:date="2025-10-09T19:45:00Z"/>
              </w:rPr>
            </w:pPr>
            <w:ins w:id="7269" w:author="mikle" w:date="2025-10-09T19:45:00Z">
              <w:r w:rsidRPr="00BE130F">
                <w:t xml:space="preserve">        btn_reset.clicked.connect(self.on_reset)</w:t>
              </w:r>
            </w:ins>
          </w:p>
          <w:p w14:paraId="3E2831F1" w14:textId="77777777" w:rsidR="00BE130F" w:rsidRPr="00BE130F" w:rsidRDefault="00BE130F" w:rsidP="00BE130F">
            <w:pPr>
              <w:jc w:val="both"/>
              <w:rPr>
                <w:ins w:id="7270" w:author="mikle" w:date="2025-10-09T19:45:00Z"/>
              </w:rPr>
            </w:pPr>
            <w:ins w:id="7271" w:author="mikle" w:date="2025-10-09T19:45:00Z">
              <w:r w:rsidRPr="00BE130F">
                <w:t xml:space="preserve">        btn_save.clicked.connect(self.on_save)</w:t>
              </w:r>
            </w:ins>
          </w:p>
          <w:p w14:paraId="2710B901" w14:textId="77777777" w:rsidR="00BE130F" w:rsidRPr="00BE130F" w:rsidRDefault="00BE130F" w:rsidP="00BE130F">
            <w:pPr>
              <w:jc w:val="both"/>
              <w:rPr>
                <w:ins w:id="7272" w:author="mikle" w:date="2025-10-09T19:45:00Z"/>
              </w:rPr>
            </w:pPr>
            <w:ins w:id="7273" w:author="mikle" w:date="2025-10-09T19:45:00Z">
              <w:r w:rsidRPr="00BE130F">
                <w:t xml:space="preserve">        btn_load.clicked.connect(self.on_load)</w:t>
              </w:r>
            </w:ins>
          </w:p>
          <w:p w14:paraId="479615A8" w14:textId="77777777" w:rsidR="00BE130F" w:rsidRPr="00BE130F" w:rsidRDefault="00BE130F" w:rsidP="00BE130F">
            <w:pPr>
              <w:jc w:val="both"/>
              <w:rPr>
                <w:ins w:id="7274" w:author="mikle" w:date="2025-10-09T19:45:00Z"/>
              </w:rPr>
            </w:pPr>
          </w:p>
          <w:p w14:paraId="63C9B402" w14:textId="77777777" w:rsidR="00BE130F" w:rsidRPr="00BE130F" w:rsidRDefault="00BE130F" w:rsidP="00BE130F">
            <w:pPr>
              <w:jc w:val="both"/>
              <w:rPr>
                <w:ins w:id="7275" w:author="mikle" w:date="2025-10-09T19:45:00Z"/>
              </w:rPr>
            </w:pPr>
            <w:ins w:id="7276" w:author="mikle" w:date="2025-10-09T19:45:00Z">
              <w:r w:rsidRPr="00BE130F">
                <w:t xml:space="preserve">        top_bar = QtWidgets.QWidget()</w:t>
              </w:r>
            </w:ins>
          </w:p>
          <w:p w14:paraId="4C0B92BB" w14:textId="77777777" w:rsidR="00BE130F" w:rsidRPr="00BE130F" w:rsidRDefault="00BE130F" w:rsidP="00BE130F">
            <w:pPr>
              <w:jc w:val="both"/>
              <w:rPr>
                <w:ins w:id="7277" w:author="mikle" w:date="2025-10-09T19:45:00Z"/>
              </w:rPr>
            </w:pPr>
            <w:ins w:id="7278" w:author="mikle" w:date="2025-10-09T19:45:00Z">
              <w:r w:rsidRPr="00BE130F">
                <w:t xml:space="preserve">        top_layout = QtWidgets.QHBoxLayout(top_bar)</w:t>
              </w:r>
            </w:ins>
          </w:p>
          <w:p w14:paraId="73090040" w14:textId="77777777" w:rsidR="00BE130F" w:rsidRPr="00BE130F" w:rsidRDefault="00BE130F" w:rsidP="00BE130F">
            <w:pPr>
              <w:jc w:val="both"/>
              <w:rPr>
                <w:ins w:id="7279" w:author="mikle" w:date="2025-10-09T19:45:00Z"/>
              </w:rPr>
            </w:pPr>
            <w:ins w:id="7280" w:author="mikle" w:date="2025-10-09T19:45:00Z">
              <w:r w:rsidRPr="00BE130F">
                <w:t xml:space="preserve">        top_layout.addWidget(btn_run)</w:t>
              </w:r>
            </w:ins>
          </w:p>
          <w:p w14:paraId="3B5B7BCE" w14:textId="77777777" w:rsidR="00BE130F" w:rsidRPr="00BE130F" w:rsidRDefault="00BE130F" w:rsidP="00BE130F">
            <w:pPr>
              <w:jc w:val="both"/>
              <w:rPr>
                <w:ins w:id="7281" w:author="mikle" w:date="2025-10-09T19:45:00Z"/>
              </w:rPr>
            </w:pPr>
            <w:ins w:id="7282" w:author="mikle" w:date="2025-10-09T19:45:00Z">
              <w:r w:rsidRPr="00BE130F">
                <w:t xml:space="preserve">        top_layout.addWidget(btn_reset)</w:t>
              </w:r>
            </w:ins>
          </w:p>
          <w:p w14:paraId="3FA95E89" w14:textId="77777777" w:rsidR="00BE130F" w:rsidRPr="00BE130F" w:rsidRDefault="00BE130F" w:rsidP="00BE130F">
            <w:pPr>
              <w:jc w:val="both"/>
              <w:rPr>
                <w:ins w:id="7283" w:author="mikle" w:date="2025-10-09T19:45:00Z"/>
              </w:rPr>
            </w:pPr>
            <w:ins w:id="7284" w:author="mikle" w:date="2025-10-09T19:45:00Z">
              <w:r w:rsidRPr="00BE130F">
                <w:t xml:space="preserve">        top_layout.addStretch(1)</w:t>
              </w:r>
            </w:ins>
          </w:p>
          <w:p w14:paraId="5F9C794C" w14:textId="77777777" w:rsidR="00BE130F" w:rsidRPr="00BE130F" w:rsidRDefault="00BE130F" w:rsidP="00BE130F">
            <w:pPr>
              <w:jc w:val="both"/>
              <w:rPr>
                <w:ins w:id="7285" w:author="mikle" w:date="2025-10-09T19:45:00Z"/>
              </w:rPr>
            </w:pPr>
            <w:ins w:id="7286" w:author="mikle" w:date="2025-10-09T19:45:00Z">
              <w:r w:rsidRPr="00BE130F">
                <w:t xml:space="preserve">        top_layout.addWidget(btn_save)</w:t>
              </w:r>
            </w:ins>
          </w:p>
          <w:p w14:paraId="10E6360C" w14:textId="77777777" w:rsidR="00BE130F" w:rsidRPr="00BE130F" w:rsidRDefault="00BE130F" w:rsidP="00BE130F">
            <w:pPr>
              <w:jc w:val="both"/>
              <w:rPr>
                <w:ins w:id="7287" w:author="mikle" w:date="2025-10-09T19:45:00Z"/>
              </w:rPr>
            </w:pPr>
            <w:ins w:id="7288" w:author="mikle" w:date="2025-10-09T19:45:00Z">
              <w:r w:rsidRPr="00BE130F">
                <w:t xml:space="preserve">        top_layout.addWidget(btn_load)</w:t>
              </w:r>
            </w:ins>
          </w:p>
          <w:p w14:paraId="6AB4313D" w14:textId="77777777" w:rsidR="00BE130F" w:rsidRPr="00BE130F" w:rsidRDefault="00BE130F" w:rsidP="00BE130F">
            <w:pPr>
              <w:jc w:val="both"/>
              <w:rPr>
                <w:ins w:id="7289" w:author="mikle" w:date="2025-10-09T19:45:00Z"/>
              </w:rPr>
            </w:pPr>
            <w:ins w:id="7290" w:author="mikle" w:date="2025-10-09T19:45:00Z">
              <w:r w:rsidRPr="00BE130F">
                <w:t xml:space="preserve">        self.addToolBarBreak()</w:t>
              </w:r>
            </w:ins>
          </w:p>
          <w:p w14:paraId="1DD1EAEC" w14:textId="77777777" w:rsidR="00BE130F" w:rsidRPr="00BE130F" w:rsidRDefault="00BE130F" w:rsidP="00BE130F">
            <w:pPr>
              <w:jc w:val="both"/>
              <w:rPr>
                <w:ins w:id="7291" w:author="mikle" w:date="2025-10-09T19:45:00Z"/>
              </w:rPr>
            </w:pPr>
            <w:ins w:id="7292" w:author="mikle" w:date="2025-10-09T19:45:00Z">
              <w:r w:rsidRPr="00BE130F">
                <w:t xml:space="preserve">        tool = QtWidgets.QToolBar("Управление")</w:t>
              </w:r>
            </w:ins>
          </w:p>
          <w:p w14:paraId="192E1995" w14:textId="77777777" w:rsidR="00BE130F" w:rsidRPr="00BE130F" w:rsidRDefault="00BE130F" w:rsidP="00BE130F">
            <w:pPr>
              <w:jc w:val="both"/>
              <w:rPr>
                <w:ins w:id="7293" w:author="mikle" w:date="2025-10-09T19:45:00Z"/>
              </w:rPr>
            </w:pPr>
            <w:ins w:id="7294" w:author="mikle" w:date="2025-10-09T19:45:00Z">
              <w:r w:rsidRPr="00BE130F">
                <w:t xml:space="preserve">        tool.addWidget(top_bar)</w:t>
              </w:r>
            </w:ins>
          </w:p>
          <w:p w14:paraId="1898254D" w14:textId="77777777" w:rsidR="00BE130F" w:rsidRPr="00BE130F" w:rsidRDefault="00BE130F" w:rsidP="00BE130F">
            <w:pPr>
              <w:jc w:val="both"/>
              <w:rPr>
                <w:ins w:id="7295" w:author="mikle" w:date="2025-10-09T19:45:00Z"/>
              </w:rPr>
            </w:pPr>
            <w:ins w:id="7296" w:author="mikle" w:date="2025-10-09T19:45:00Z">
              <w:r w:rsidRPr="00BE130F">
                <w:t xml:space="preserve">        self.addToolBar(QtCore.Qt.ToolBarArea.TopToolBarArea, tool)</w:t>
              </w:r>
            </w:ins>
          </w:p>
          <w:p w14:paraId="1FDBA8FB" w14:textId="77777777" w:rsidR="00BE130F" w:rsidRPr="00BE130F" w:rsidRDefault="00BE130F" w:rsidP="00BE130F">
            <w:pPr>
              <w:jc w:val="both"/>
              <w:rPr>
                <w:ins w:id="7297" w:author="mikle" w:date="2025-10-09T19:45:00Z"/>
              </w:rPr>
            </w:pPr>
          </w:p>
          <w:p w14:paraId="48EE6CE4" w14:textId="77777777" w:rsidR="00BE130F" w:rsidRPr="00BE130F" w:rsidRDefault="00BE130F" w:rsidP="00BE130F">
            <w:pPr>
              <w:jc w:val="both"/>
              <w:rPr>
                <w:ins w:id="7298" w:author="mikle" w:date="2025-10-09T19:45:00Z"/>
              </w:rPr>
            </w:pPr>
            <w:ins w:id="7299" w:author="mikle" w:date="2025-10-09T19:45:00Z">
              <w:r w:rsidRPr="00BE130F">
                <w:t xml:space="preserve">        self.statusBar().showMessage("Готово")</w:t>
              </w:r>
            </w:ins>
          </w:p>
          <w:p w14:paraId="7DD43A25" w14:textId="77777777" w:rsidR="00BE130F" w:rsidRPr="00BE130F" w:rsidRDefault="00BE130F" w:rsidP="00BE130F">
            <w:pPr>
              <w:jc w:val="both"/>
              <w:rPr>
                <w:ins w:id="7300" w:author="mikle" w:date="2025-10-09T19:45:00Z"/>
              </w:rPr>
            </w:pPr>
          </w:p>
          <w:p w14:paraId="51C79D0B" w14:textId="77777777" w:rsidR="00BE130F" w:rsidRPr="00BE130F" w:rsidRDefault="00BE130F" w:rsidP="00BE130F">
            <w:pPr>
              <w:jc w:val="both"/>
              <w:rPr>
                <w:ins w:id="7301" w:author="mikle" w:date="2025-10-09T19:45:00Z"/>
              </w:rPr>
            </w:pPr>
            <w:ins w:id="7302" w:author="mikle" w:date="2025-10-09T19:45:00Z">
              <w:r w:rsidRPr="00BE130F">
                <w:t xml:space="preserve">    def on_reset(self):</w:t>
              </w:r>
            </w:ins>
          </w:p>
          <w:p w14:paraId="71E095B8" w14:textId="77777777" w:rsidR="00BE130F" w:rsidRPr="00BE130F" w:rsidRDefault="00BE130F" w:rsidP="00BE130F">
            <w:pPr>
              <w:jc w:val="both"/>
              <w:rPr>
                <w:ins w:id="7303" w:author="mikle" w:date="2025-10-09T19:45:00Z"/>
              </w:rPr>
            </w:pPr>
            <w:ins w:id="7304" w:author="mikle" w:date="2025-10-09T19:45:00Z">
              <w:r w:rsidRPr="00BE130F">
                <w:t xml:space="preserve">        self.param_table.reset_defaults()</w:t>
              </w:r>
            </w:ins>
          </w:p>
          <w:p w14:paraId="4FDCB52B" w14:textId="77777777" w:rsidR="00BE130F" w:rsidRPr="00BE130F" w:rsidRDefault="00BE130F" w:rsidP="00BE130F">
            <w:pPr>
              <w:jc w:val="both"/>
              <w:rPr>
                <w:ins w:id="7305" w:author="mikle" w:date="2025-10-09T19:45:00Z"/>
              </w:rPr>
            </w:pPr>
            <w:ins w:id="7306" w:author="mikle" w:date="2025-10-09T19:45:00Z">
              <w:r w:rsidRPr="00BE130F">
                <w:t xml:space="preserve">        self.statusBar().showMessage("Параметры сброшены к значениям по умолчанию.")</w:t>
              </w:r>
            </w:ins>
          </w:p>
          <w:p w14:paraId="611F2017" w14:textId="77777777" w:rsidR="00BE130F" w:rsidRPr="00BE130F" w:rsidRDefault="00BE130F" w:rsidP="00BE130F">
            <w:pPr>
              <w:jc w:val="both"/>
              <w:rPr>
                <w:ins w:id="7307" w:author="mikle" w:date="2025-10-09T19:45:00Z"/>
              </w:rPr>
            </w:pPr>
          </w:p>
          <w:p w14:paraId="021EFAA9" w14:textId="77777777" w:rsidR="00BE130F" w:rsidRPr="00BE130F" w:rsidRDefault="00BE130F" w:rsidP="00BE130F">
            <w:pPr>
              <w:jc w:val="both"/>
              <w:rPr>
                <w:ins w:id="7308" w:author="mikle" w:date="2025-10-09T19:45:00Z"/>
              </w:rPr>
            </w:pPr>
            <w:ins w:id="7309" w:author="mikle" w:date="2025-10-09T19:45:00Z">
              <w:r w:rsidRPr="00BE130F">
                <w:t xml:space="preserve">    def on_save(self):</w:t>
              </w:r>
            </w:ins>
          </w:p>
          <w:p w14:paraId="7982D2DF" w14:textId="77777777" w:rsidR="00BE130F" w:rsidRPr="00BE130F" w:rsidRDefault="00BE130F" w:rsidP="00BE130F">
            <w:pPr>
              <w:jc w:val="both"/>
              <w:rPr>
                <w:ins w:id="7310" w:author="mikle" w:date="2025-10-09T19:45:00Z"/>
              </w:rPr>
            </w:pPr>
            <w:ins w:id="7311" w:author="mikle" w:date="2025-10-09T19:45:00Z">
              <w:r w:rsidRPr="00BE130F">
                <w:t xml:space="preserve">        try:</w:t>
              </w:r>
            </w:ins>
          </w:p>
          <w:p w14:paraId="2AE0BF09" w14:textId="77777777" w:rsidR="00BE130F" w:rsidRPr="00BE130F" w:rsidRDefault="00BE130F" w:rsidP="00BE130F">
            <w:pPr>
              <w:jc w:val="both"/>
              <w:rPr>
                <w:ins w:id="7312" w:author="mikle" w:date="2025-10-09T19:45:00Z"/>
              </w:rPr>
            </w:pPr>
            <w:ins w:id="7313" w:author="mikle" w:date="2025-10-09T19:45:00Z">
              <w:r w:rsidRPr="00BE130F">
                <w:t xml:space="preserve">            params = self.param_table.to_params()</w:t>
              </w:r>
            </w:ins>
          </w:p>
          <w:p w14:paraId="0B0D76A4" w14:textId="77777777" w:rsidR="00BE130F" w:rsidRPr="00BE130F" w:rsidRDefault="00BE130F" w:rsidP="00BE130F">
            <w:pPr>
              <w:jc w:val="both"/>
              <w:rPr>
                <w:ins w:id="7314" w:author="mikle" w:date="2025-10-09T19:45:00Z"/>
              </w:rPr>
            </w:pPr>
            <w:ins w:id="7315" w:author="mikle" w:date="2025-10-09T19:45:00Z">
              <w:r w:rsidRPr="00BE130F">
                <w:t xml:space="preserve">        except Exception as e:</w:t>
              </w:r>
            </w:ins>
          </w:p>
          <w:p w14:paraId="1E8D382A" w14:textId="77777777" w:rsidR="00BE130F" w:rsidRPr="00BE130F" w:rsidRDefault="00BE130F" w:rsidP="00BE130F">
            <w:pPr>
              <w:jc w:val="both"/>
              <w:rPr>
                <w:ins w:id="7316" w:author="mikle" w:date="2025-10-09T19:45:00Z"/>
              </w:rPr>
            </w:pPr>
            <w:ins w:id="7317" w:author="mikle" w:date="2025-10-09T19:45:00Z">
              <w:r w:rsidRPr="00BE130F">
                <w:t xml:space="preserve">            QtWidgets.QMessageBox.critical(self, "Ошибка параметров", str(e)); return</w:t>
              </w:r>
            </w:ins>
          </w:p>
          <w:p w14:paraId="2AB05AC8" w14:textId="77777777" w:rsidR="00BE130F" w:rsidRPr="00BE130F" w:rsidRDefault="00BE130F" w:rsidP="00BE130F">
            <w:pPr>
              <w:jc w:val="both"/>
              <w:rPr>
                <w:ins w:id="7318" w:author="mikle" w:date="2025-10-09T19:45:00Z"/>
              </w:rPr>
            </w:pPr>
            <w:ins w:id="7319" w:author="mikle" w:date="2025-10-09T19:45:00Z">
              <w:r w:rsidRPr="00BE130F">
                <w:t xml:space="preserve">        fn, _ = QtWidgets.QFileDialog.getSaveFileName(self, "Сохранить пресет", filter="JSON (*.json)")</w:t>
              </w:r>
            </w:ins>
          </w:p>
          <w:p w14:paraId="4A9774FC" w14:textId="77777777" w:rsidR="00BE130F" w:rsidRPr="00BE130F" w:rsidRDefault="00BE130F" w:rsidP="00BE130F">
            <w:pPr>
              <w:jc w:val="both"/>
              <w:rPr>
                <w:ins w:id="7320" w:author="mikle" w:date="2025-10-09T19:45:00Z"/>
              </w:rPr>
            </w:pPr>
            <w:ins w:id="7321" w:author="mikle" w:date="2025-10-09T19:45:00Z">
              <w:r w:rsidRPr="00BE130F">
                <w:t xml:space="preserve">        if fn:</w:t>
              </w:r>
            </w:ins>
          </w:p>
          <w:p w14:paraId="2F6FC895" w14:textId="77777777" w:rsidR="00BE130F" w:rsidRPr="00BE130F" w:rsidRDefault="00BE130F" w:rsidP="00BE130F">
            <w:pPr>
              <w:jc w:val="both"/>
              <w:rPr>
                <w:ins w:id="7322" w:author="mikle" w:date="2025-10-09T19:45:00Z"/>
              </w:rPr>
            </w:pPr>
            <w:ins w:id="7323" w:author="mikle" w:date="2025-10-09T19:45:00Z">
              <w:r w:rsidRPr="00BE130F">
                <w:t xml:space="preserve">            with open(fn, "w", encoding="utf-8") as f:</w:t>
              </w:r>
            </w:ins>
          </w:p>
          <w:p w14:paraId="6E6EB838" w14:textId="77777777" w:rsidR="00BE130F" w:rsidRPr="00BE130F" w:rsidRDefault="00BE130F" w:rsidP="00BE130F">
            <w:pPr>
              <w:jc w:val="both"/>
              <w:rPr>
                <w:ins w:id="7324" w:author="mikle" w:date="2025-10-09T19:45:00Z"/>
              </w:rPr>
            </w:pPr>
            <w:ins w:id="7325" w:author="mikle" w:date="2025-10-09T19:45:00Z">
              <w:r w:rsidRPr="00BE130F">
                <w:t xml:space="preserve">                json.dump(params, f, ensure_ascii=False, indent=2)</w:t>
              </w:r>
            </w:ins>
          </w:p>
          <w:p w14:paraId="289E301C" w14:textId="77777777" w:rsidR="00BE130F" w:rsidRPr="00BE130F" w:rsidRDefault="00BE130F" w:rsidP="00BE130F">
            <w:pPr>
              <w:jc w:val="both"/>
              <w:rPr>
                <w:ins w:id="7326" w:author="mikle" w:date="2025-10-09T19:45:00Z"/>
              </w:rPr>
            </w:pPr>
            <w:ins w:id="7327" w:author="mikle" w:date="2025-10-09T19:45:00Z">
              <w:r w:rsidRPr="00BE130F">
                <w:t xml:space="preserve">            self.statusBar().showMessage(f"Пресет сохранён: {fn}")</w:t>
              </w:r>
            </w:ins>
          </w:p>
          <w:p w14:paraId="57A86E13" w14:textId="77777777" w:rsidR="00BE130F" w:rsidRPr="00BE130F" w:rsidRDefault="00BE130F" w:rsidP="00BE130F">
            <w:pPr>
              <w:jc w:val="both"/>
              <w:rPr>
                <w:ins w:id="7328" w:author="mikle" w:date="2025-10-09T19:45:00Z"/>
              </w:rPr>
            </w:pPr>
          </w:p>
          <w:p w14:paraId="7393A8D0" w14:textId="77777777" w:rsidR="00BE130F" w:rsidRPr="00BE130F" w:rsidRDefault="00BE130F" w:rsidP="00BE130F">
            <w:pPr>
              <w:jc w:val="both"/>
              <w:rPr>
                <w:ins w:id="7329" w:author="mikle" w:date="2025-10-09T19:45:00Z"/>
              </w:rPr>
            </w:pPr>
            <w:ins w:id="7330" w:author="mikle" w:date="2025-10-09T19:45:00Z">
              <w:r w:rsidRPr="00BE130F">
                <w:t xml:space="preserve">    def on_load(self):</w:t>
              </w:r>
            </w:ins>
          </w:p>
          <w:p w14:paraId="02C03292" w14:textId="77777777" w:rsidR="00BE130F" w:rsidRPr="00BE130F" w:rsidRDefault="00BE130F" w:rsidP="00BE130F">
            <w:pPr>
              <w:jc w:val="both"/>
              <w:rPr>
                <w:ins w:id="7331" w:author="mikle" w:date="2025-10-09T19:45:00Z"/>
              </w:rPr>
            </w:pPr>
            <w:ins w:id="7332" w:author="mikle" w:date="2025-10-09T19:45:00Z">
              <w:r w:rsidRPr="00BE130F">
                <w:t xml:space="preserve">        fn, _ = QtWidgets.QFileDialog.getOpenFileName(self, "Загрузить пресет", filter="JSON (*.json)")</w:t>
              </w:r>
            </w:ins>
          </w:p>
          <w:p w14:paraId="2260BA05" w14:textId="77777777" w:rsidR="00BE130F" w:rsidRPr="00BE130F" w:rsidRDefault="00BE130F" w:rsidP="00BE130F">
            <w:pPr>
              <w:jc w:val="both"/>
              <w:rPr>
                <w:ins w:id="7333" w:author="mikle" w:date="2025-10-09T19:45:00Z"/>
              </w:rPr>
            </w:pPr>
            <w:ins w:id="7334" w:author="mikle" w:date="2025-10-09T19:45:00Z">
              <w:r w:rsidRPr="00BE130F">
                <w:lastRenderedPageBreak/>
                <w:t xml:space="preserve">        if fn:</w:t>
              </w:r>
            </w:ins>
          </w:p>
          <w:p w14:paraId="73CD2762" w14:textId="77777777" w:rsidR="00BE130F" w:rsidRPr="00BE130F" w:rsidRDefault="00BE130F" w:rsidP="00BE130F">
            <w:pPr>
              <w:jc w:val="both"/>
              <w:rPr>
                <w:ins w:id="7335" w:author="mikle" w:date="2025-10-09T19:45:00Z"/>
              </w:rPr>
            </w:pPr>
            <w:ins w:id="7336" w:author="mikle" w:date="2025-10-09T19:45:00Z">
              <w:r w:rsidRPr="00BE130F">
                <w:t xml:space="preserve">            with open(fn, "r", encoding="utf-8") as f:</w:t>
              </w:r>
            </w:ins>
          </w:p>
          <w:p w14:paraId="206CDC14" w14:textId="77777777" w:rsidR="00BE130F" w:rsidRPr="00BE130F" w:rsidRDefault="00BE130F" w:rsidP="00BE130F">
            <w:pPr>
              <w:jc w:val="both"/>
              <w:rPr>
                <w:ins w:id="7337" w:author="mikle" w:date="2025-10-09T19:45:00Z"/>
              </w:rPr>
            </w:pPr>
            <w:ins w:id="7338" w:author="mikle" w:date="2025-10-09T19:45:00Z">
              <w:r w:rsidRPr="00BE130F">
                <w:t xml:space="preserve">                data = json.load(f)</w:t>
              </w:r>
            </w:ins>
          </w:p>
          <w:p w14:paraId="0B43C050" w14:textId="77777777" w:rsidR="00BE130F" w:rsidRPr="00BE130F" w:rsidRDefault="00BE130F" w:rsidP="00BE130F">
            <w:pPr>
              <w:jc w:val="both"/>
              <w:rPr>
                <w:ins w:id="7339" w:author="mikle" w:date="2025-10-09T19:45:00Z"/>
              </w:rPr>
            </w:pPr>
            <w:ins w:id="7340" w:author="mikle" w:date="2025-10-09T19:45:00Z">
              <w:r w:rsidRPr="00BE130F">
                <w:t xml:space="preserve">            self.param_table.load_from_dict(data)</w:t>
              </w:r>
            </w:ins>
          </w:p>
          <w:p w14:paraId="413576C2" w14:textId="77777777" w:rsidR="00BE130F" w:rsidRPr="00BE130F" w:rsidRDefault="00BE130F" w:rsidP="00BE130F">
            <w:pPr>
              <w:jc w:val="both"/>
              <w:rPr>
                <w:ins w:id="7341" w:author="mikle" w:date="2025-10-09T19:45:00Z"/>
              </w:rPr>
            </w:pPr>
            <w:ins w:id="7342" w:author="mikle" w:date="2025-10-09T19:45:00Z">
              <w:r w:rsidRPr="00BE130F">
                <w:t xml:space="preserve">            self.statusBar().showMessage(f"Пресет загружен: {fn}")</w:t>
              </w:r>
            </w:ins>
          </w:p>
          <w:p w14:paraId="3B19C512" w14:textId="77777777" w:rsidR="00BE130F" w:rsidRPr="00BE130F" w:rsidRDefault="00BE130F" w:rsidP="00BE130F">
            <w:pPr>
              <w:jc w:val="both"/>
              <w:rPr>
                <w:ins w:id="7343" w:author="mikle" w:date="2025-10-09T19:45:00Z"/>
              </w:rPr>
            </w:pPr>
          </w:p>
          <w:p w14:paraId="66AA2026" w14:textId="77777777" w:rsidR="00BE130F" w:rsidRPr="00BE130F" w:rsidRDefault="00BE130F" w:rsidP="00BE130F">
            <w:pPr>
              <w:jc w:val="both"/>
              <w:rPr>
                <w:ins w:id="7344" w:author="mikle" w:date="2025-10-09T19:45:00Z"/>
              </w:rPr>
            </w:pPr>
            <w:ins w:id="7345" w:author="mikle" w:date="2025-10-09T19:45:00Z">
              <w:r w:rsidRPr="00BE130F">
                <w:t xml:space="preserve">    def on_run(self):</w:t>
              </w:r>
            </w:ins>
          </w:p>
          <w:p w14:paraId="27A03F20" w14:textId="77777777" w:rsidR="00BE130F" w:rsidRPr="00BE130F" w:rsidRDefault="00BE130F" w:rsidP="00BE130F">
            <w:pPr>
              <w:jc w:val="both"/>
              <w:rPr>
                <w:ins w:id="7346" w:author="mikle" w:date="2025-10-09T19:45:00Z"/>
              </w:rPr>
            </w:pPr>
            <w:ins w:id="7347" w:author="mikle" w:date="2025-10-09T19:45:00Z">
              <w:r w:rsidRPr="00BE130F">
                <w:t xml:space="preserve">        try:</w:t>
              </w:r>
            </w:ins>
          </w:p>
          <w:p w14:paraId="49A288FD" w14:textId="77777777" w:rsidR="00BE130F" w:rsidRPr="00BE130F" w:rsidRDefault="00BE130F" w:rsidP="00BE130F">
            <w:pPr>
              <w:jc w:val="both"/>
              <w:rPr>
                <w:ins w:id="7348" w:author="mikle" w:date="2025-10-09T19:45:00Z"/>
              </w:rPr>
            </w:pPr>
            <w:ins w:id="7349" w:author="mikle" w:date="2025-10-09T19:45:00Z">
              <w:r w:rsidRPr="00BE130F">
                <w:t xml:space="preserve">            params = self.param_table.to_params()</w:t>
              </w:r>
            </w:ins>
          </w:p>
          <w:p w14:paraId="7B6E2DFE" w14:textId="77777777" w:rsidR="00BE130F" w:rsidRPr="00BE130F" w:rsidRDefault="00BE130F" w:rsidP="00BE130F">
            <w:pPr>
              <w:jc w:val="both"/>
              <w:rPr>
                <w:ins w:id="7350" w:author="mikle" w:date="2025-10-09T19:45:00Z"/>
              </w:rPr>
            </w:pPr>
            <w:ins w:id="7351" w:author="mikle" w:date="2025-10-09T19:45:00Z">
              <w:r w:rsidRPr="00BE130F">
                <w:t xml:space="preserve">        except Exception as e:</w:t>
              </w:r>
            </w:ins>
          </w:p>
          <w:p w14:paraId="4CE7728B" w14:textId="77777777" w:rsidR="00BE130F" w:rsidRPr="00BE130F" w:rsidRDefault="00BE130F" w:rsidP="00BE130F">
            <w:pPr>
              <w:jc w:val="both"/>
              <w:rPr>
                <w:ins w:id="7352" w:author="mikle" w:date="2025-10-09T19:45:00Z"/>
              </w:rPr>
            </w:pPr>
            <w:ins w:id="7353" w:author="mikle" w:date="2025-10-09T19:45:00Z">
              <w:r w:rsidRPr="00BE130F">
                <w:t xml:space="preserve">            QtWidgets.QMessageBox.critical(self, "Ошибка параметров", str(e)); return</w:t>
              </w:r>
            </w:ins>
          </w:p>
          <w:p w14:paraId="66220F57" w14:textId="77777777" w:rsidR="00BE130F" w:rsidRPr="00BE130F" w:rsidRDefault="00BE130F" w:rsidP="00BE130F">
            <w:pPr>
              <w:jc w:val="both"/>
              <w:rPr>
                <w:ins w:id="7354" w:author="mikle" w:date="2025-10-09T19:45:00Z"/>
              </w:rPr>
            </w:pPr>
          </w:p>
          <w:p w14:paraId="57B98384" w14:textId="77777777" w:rsidR="00BE130F" w:rsidRPr="00BE130F" w:rsidRDefault="00BE130F" w:rsidP="00BE130F">
            <w:pPr>
              <w:jc w:val="both"/>
              <w:rPr>
                <w:ins w:id="7355" w:author="mikle" w:date="2025-10-09T19:45:00Z"/>
              </w:rPr>
            </w:pPr>
            <w:ins w:id="7356" w:author="mikle" w:date="2025-10-09T19:45:00Z">
              <w:r w:rsidRPr="00BE130F">
                <w:t xml:space="preserve">        try:</w:t>
              </w:r>
            </w:ins>
          </w:p>
          <w:p w14:paraId="02F74CF4" w14:textId="77777777" w:rsidR="00BE130F" w:rsidRPr="00BE130F" w:rsidRDefault="00BE130F" w:rsidP="00BE130F">
            <w:pPr>
              <w:jc w:val="both"/>
              <w:rPr>
                <w:ins w:id="7357" w:author="mikle" w:date="2025-10-09T19:45:00Z"/>
              </w:rPr>
            </w:pPr>
            <w:ins w:id="7358" w:author="mikle" w:date="2025-10-09T19:45:00Z">
              <w:r w:rsidRPr="00BE130F">
                <w:t xml:space="preserve">            res = run_simulation(params)</w:t>
              </w:r>
            </w:ins>
          </w:p>
          <w:p w14:paraId="644FD2A1" w14:textId="77777777" w:rsidR="00BE130F" w:rsidRPr="00BE130F" w:rsidRDefault="00BE130F" w:rsidP="00BE130F">
            <w:pPr>
              <w:jc w:val="both"/>
              <w:rPr>
                <w:ins w:id="7359" w:author="mikle" w:date="2025-10-09T19:45:00Z"/>
              </w:rPr>
            </w:pPr>
            <w:ins w:id="7360" w:author="mikle" w:date="2025-10-09T19:45:00Z">
              <w:r w:rsidRPr="00BE130F">
                <w:t xml:space="preserve">        except Exception as e:</w:t>
              </w:r>
            </w:ins>
          </w:p>
          <w:p w14:paraId="655047D9" w14:textId="77777777" w:rsidR="00BE130F" w:rsidRPr="00BE130F" w:rsidRDefault="00BE130F" w:rsidP="00BE130F">
            <w:pPr>
              <w:jc w:val="both"/>
              <w:rPr>
                <w:ins w:id="7361" w:author="mikle" w:date="2025-10-09T19:45:00Z"/>
              </w:rPr>
            </w:pPr>
            <w:ins w:id="7362" w:author="mikle" w:date="2025-10-09T19:45:00Z">
              <w:r w:rsidRPr="00BE130F">
                <w:t xml:space="preserve">            QtWidgets.QMessageBox.critical(self, "Ошибка симуляции", str(e)); return</w:t>
              </w:r>
            </w:ins>
          </w:p>
          <w:p w14:paraId="53E14D1C" w14:textId="77777777" w:rsidR="00BE130F" w:rsidRPr="00BE130F" w:rsidRDefault="00BE130F" w:rsidP="00BE130F">
            <w:pPr>
              <w:jc w:val="both"/>
              <w:rPr>
                <w:ins w:id="7363" w:author="mikle" w:date="2025-10-09T19:45:00Z"/>
              </w:rPr>
            </w:pPr>
          </w:p>
          <w:p w14:paraId="20CFE735" w14:textId="77777777" w:rsidR="00BE130F" w:rsidRPr="00BE130F" w:rsidRDefault="00BE130F" w:rsidP="00BE130F">
            <w:pPr>
              <w:jc w:val="both"/>
              <w:rPr>
                <w:ins w:id="7364" w:author="mikle" w:date="2025-10-09T19:45:00Z"/>
              </w:rPr>
            </w:pPr>
            <w:ins w:id="7365" w:author="mikle" w:date="2025-10-09T19:45:00Z">
              <w:r w:rsidRPr="00BE130F">
                <w:t xml:space="preserve">        try:</w:t>
              </w:r>
            </w:ins>
          </w:p>
          <w:p w14:paraId="62E59BDE" w14:textId="77777777" w:rsidR="00BE130F" w:rsidRPr="00BE130F" w:rsidRDefault="00BE130F" w:rsidP="00BE130F">
            <w:pPr>
              <w:jc w:val="both"/>
              <w:rPr>
                <w:ins w:id="7366" w:author="mikle" w:date="2025-10-09T19:45:00Z"/>
              </w:rPr>
            </w:pPr>
            <w:ins w:id="7367" w:author="mikle" w:date="2025-10-09T19:45:00Z">
              <w:r w:rsidRPr="00BE130F">
                <w:t xml:space="preserve">            steps = compute_step_responses(params)</w:t>
              </w:r>
            </w:ins>
          </w:p>
          <w:p w14:paraId="1D9975A8" w14:textId="77777777" w:rsidR="00BE130F" w:rsidRPr="00BE130F" w:rsidRDefault="00BE130F" w:rsidP="00BE130F">
            <w:pPr>
              <w:jc w:val="both"/>
              <w:rPr>
                <w:ins w:id="7368" w:author="mikle" w:date="2025-10-09T19:45:00Z"/>
              </w:rPr>
            </w:pPr>
            <w:ins w:id="7369" w:author="mikle" w:date="2025-10-09T19:45:00Z">
              <w:r w:rsidRPr="00BE130F">
                <w:t xml:space="preserve">        except Exception as e:</w:t>
              </w:r>
            </w:ins>
          </w:p>
          <w:p w14:paraId="234377FD" w14:textId="77777777" w:rsidR="00BE130F" w:rsidRPr="00BE130F" w:rsidRDefault="00BE130F" w:rsidP="00BE130F">
            <w:pPr>
              <w:jc w:val="both"/>
              <w:rPr>
                <w:ins w:id="7370" w:author="mikle" w:date="2025-10-09T19:45:00Z"/>
              </w:rPr>
            </w:pPr>
            <w:ins w:id="7371" w:author="mikle" w:date="2025-10-09T19:45:00Z">
              <w:r w:rsidRPr="00BE130F">
                <w:t xml:space="preserve">            QtWidgets.QMessageBox.critical(self, "Ошибка переходных", str(e)); return</w:t>
              </w:r>
            </w:ins>
          </w:p>
          <w:p w14:paraId="6E5EE319" w14:textId="77777777" w:rsidR="00BE130F" w:rsidRPr="00BE130F" w:rsidRDefault="00BE130F" w:rsidP="00BE130F">
            <w:pPr>
              <w:jc w:val="both"/>
              <w:rPr>
                <w:ins w:id="7372" w:author="mikle" w:date="2025-10-09T19:45:00Z"/>
              </w:rPr>
            </w:pPr>
          </w:p>
          <w:p w14:paraId="7E3FB00A" w14:textId="77777777" w:rsidR="00BE130F" w:rsidRPr="00BE130F" w:rsidRDefault="00BE130F" w:rsidP="00BE130F">
            <w:pPr>
              <w:jc w:val="both"/>
              <w:rPr>
                <w:ins w:id="7373" w:author="mikle" w:date="2025-10-09T19:45:00Z"/>
              </w:rPr>
            </w:pPr>
            <w:ins w:id="7374" w:author="mikle" w:date="2025-10-09T19:45:00Z">
              <w:r w:rsidRPr="00BE130F">
                <w:t xml:space="preserve">        for tab in (self.tab_plan, self.tab_yaw, self.tab_speed, self.tab_ect, self.tab_step_yaw, self.tab_step_surge):</w:t>
              </w:r>
            </w:ins>
          </w:p>
          <w:p w14:paraId="6C517A66" w14:textId="77777777" w:rsidR="00BE130F" w:rsidRPr="00BE130F" w:rsidRDefault="00BE130F" w:rsidP="00BE130F">
            <w:pPr>
              <w:jc w:val="both"/>
              <w:rPr>
                <w:ins w:id="7375" w:author="mikle" w:date="2025-10-09T19:45:00Z"/>
              </w:rPr>
            </w:pPr>
            <w:ins w:id="7376" w:author="mikle" w:date="2025-10-09T19:45:00Z">
              <w:r w:rsidRPr="00BE130F">
                <w:t xml:space="preserve">            tab.fig.clf(); tab.ax = tab.fig.add_subplot(111); tab.ax.grid(True)</w:t>
              </w:r>
            </w:ins>
          </w:p>
          <w:p w14:paraId="1990A73E" w14:textId="77777777" w:rsidR="00BE130F" w:rsidRPr="00BE130F" w:rsidRDefault="00BE130F" w:rsidP="00BE130F">
            <w:pPr>
              <w:jc w:val="both"/>
              <w:rPr>
                <w:ins w:id="7377" w:author="mikle" w:date="2025-10-09T19:45:00Z"/>
              </w:rPr>
            </w:pPr>
            <w:ins w:id="7378" w:author="mikle" w:date="2025-10-09T19:45:00Z">
              <w:r w:rsidRPr="00BE130F">
                <w:t xml:space="preserve">        ax = self.tab_plan.ax</w:t>
              </w:r>
            </w:ins>
          </w:p>
          <w:p w14:paraId="5D6CBF54" w14:textId="77777777" w:rsidR="00BE130F" w:rsidRPr="00BE130F" w:rsidRDefault="00BE130F" w:rsidP="00BE130F">
            <w:pPr>
              <w:jc w:val="both"/>
              <w:rPr>
                <w:ins w:id="7379" w:author="mikle" w:date="2025-10-09T19:45:00Z"/>
              </w:rPr>
            </w:pPr>
            <w:ins w:id="7380" w:author="mikle" w:date="2025-10-09T19:45:00Z">
              <w:r w:rsidRPr="00BE130F">
                <w:t xml:space="preserve">        xmin, ymin, W, H = res.rect</w:t>
              </w:r>
            </w:ins>
          </w:p>
          <w:p w14:paraId="2FF4D022" w14:textId="77777777" w:rsidR="00BE130F" w:rsidRPr="00BE130F" w:rsidRDefault="00BE130F" w:rsidP="00BE130F">
            <w:pPr>
              <w:jc w:val="both"/>
              <w:rPr>
                <w:ins w:id="7381" w:author="mikle" w:date="2025-10-09T19:45:00Z"/>
              </w:rPr>
            </w:pPr>
            <w:ins w:id="7382" w:author="mikle" w:date="2025-10-09T19:45:00Z">
              <w:r w:rsidRPr="00BE130F">
                <w:t xml:space="preserve">        rx = [xmin, xmin + W, xmin + W, xmin, xmin]</w:t>
              </w:r>
            </w:ins>
          </w:p>
          <w:p w14:paraId="5DE1814A" w14:textId="77777777" w:rsidR="00BE130F" w:rsidRPr="00BE130F" w:rsidRDefault="00BE130F" w:rsidP="00BE130F">
            <w:pPr>
              <w:jc w:val="both"/>
              <w:rPr>
                <w:ins w:id="7383" w:author="mikle" w:date="2025-10-09T19:45:00Z"/>
              </w:rPr>
            </w:pPr>
            <w:ins w:id="7384" w:author="mikle" w:date="2025-10-09T19:45:00Z">
              <w:r w:rsidRPr="00BE130F">
                <w:t xml:space="preserve">        ry = [ymin, ymin, ymin + H, ymin + H, ymin]</w:t>
              </w:r>
            </w:ins>
          </w:p>
          <w:p w14:paraId="2F29E507" w14:textId="77777777" w:rsidR="00BE130F" w:rsidRPr="00BE130F" w:rsidRDefault="00BE130F" w:rsidP="00BE130F">
            <w:pPr>
              <w:jc w:val="both"/>
              <w:rPr>
                <w:ins w:id="7385" w:author="mikle" w:date="2025-10-09T19:45:00Z"/>
              </w:rPr>
            </w:pPr>
            <w:ins w:id="7386" w:author="mikle" w:date="2025-10-09T19:45:00Z">
              <w:r w:rsidRPr="00BE130F">
                <w:t xml:space="preserve">        ax.plot(rx, ry, linestyle="--", color="k", linewidth=1.4, label="Сектор")</w:t>
              </w:r>
            </w:ins>
          </w:p>
          <w:p w14:paraId="7543FBA8" w14:textId="77777777" w:rsidR="00BE130F" w:rsidRPr="00BE130F" w:rsidRDefault="00BE130F" w:rsidP="00BE130F">
            <w:pPr>
              <w:jc w:val="both"/>
              <w:rPr>
                <w:ins w:id="7387" w:author="mikle" w:date="2025-10-09T19:45:00Z"/>
              </w:rPr>
            </w:pPr>
            <w:ins w:id="7388" w:author="mikle" w:date="2025-10-09T19:45:00Z">
              <w:r w:rsidRPr="00BE130F">
                <w:t xml:space="preserve">        if len(res.wps) &gt;= 2:</w:t>
              </w:r>
            </w:ins>
          </w:p>
          <w:p w14:paraId="4C1A4C20" w14:textId="77777777" w:rsidR="00BE130F" w:rsidRPr="00BE130F" w:rsidRDefault="00BE130F" w:rsidP="00BE130F">
            <w:pPr>
              <w:jc w:val="both"/>
              <w:rPr>
                <w:ins w:id="7389" w:author="mikle" w:date="2025-10-09T19:45:00Z"/>
              </w:rPr>
            </w:pPr>
            <w:ins w:id="7390" w:author="mikle" w:date="2025-10-09T19:45:00Z">
              <w:r w:rsidRPr="00BE130F">
                <w:t xml:space="preserve">            wx, wy = zip(*res.wps)</w:t>
              </w:r>
            </w:ins>
          </w:p>
          <w:p w14:paraId="27E73747" w14:textId="77777777" w:rsidR="00BE130F" w:rsidRPr="00BE130F" w:rsidRDefault="00BE130F" w:rsidP="00BE130F">
            <w:pPr>
              <w:jc w:val="both"/>
              <w:rPr>
                <w:ins w:id="7391" w:author="mikle" w:date="2025-10-09T19:45:00Z"/>
              </w:rPr>
            </w:pPr>
            <w:ins w:id="7392" w:author="mikle" w:date="2025-10-09T19:45:00Z">
              <w:r w:rsidRPr="00BE130F">
                <w:t xml:space="preserve">            ax.plot(wx, wy, ":", color="gray", alpha=0.7, linewidth=1.2, label="Маршрут (галсы)")</w:t>
              </w:r>
            </w:ins>
          </w:p>
          <w:p w14:paraId="6C40557D" w14:textId="77777777" w:rsidR="00BE130F" w:rsidRPr="00BE130F" w:rsidRDefault="00BE130F" w:rsidP="00BE130F">
            <w:pPr>
              <w:jc w:val="both"/>
              <w:rPr>
                <w:ins w:id="7393" w:author="mikle" w:date="2025-10-09T19:45:00Z"/>
              </w:rPr>
            </w:pPr>
          </w:p>
          <w:p w14:paraId="4C68179D" w14:textId="77777777" w:rsidR="00BE130F" w:rsidRPr="00BE130F" w:rsidRDefault="00BE130F" w:rsidP="00BE130F">
            <w:pPr>
              <w:jc w:val="both"/>
              <w:rPr>
                <w:ins w:id="7394" w:author="mikle" w:date="2025-10-09T19:45:00Z"/>
              </w:rPr>
            </w:pPr>
            <w:ins w:id="7395" w:author="mikle" w:date="2025-10-09T19:45:00Z">
              <w:r w:rsidRPr="00BE130F">
                <w:t xml:space="preserve">        W_use = res.meta["W_use"]</w:t>
              </w:r>
            </w:ins>
          </w:p>
          <w:p w14:paraId="505EB2A8" w14:textId="77777777" w:rsidR="00BE130F" w:rsidRPr="00BE130F" w:rsidRDefault="00BE130F" w:rsidP="00BE130F">
            <w:pPr>
              <w:jc w:val="both"/>
              <w:rPr>
                <w:ins w:id="7396" w:author="mikle" w:date="2025-10-09T19:45:00Z"/>
              </w:rPr>
            </w:pPr>
            <w:ins w:id="7397" w:author="mikle" w:date="2025-10-09T19:45:00Z">
              <w:r w:rsidRPr="00BE130F">
                <w:t xml:space="preserve">        drew_cov_label = False</w:t>
              </w:r>
            </w:ins>
          </w:p>
          <w:p w14:paraId="5BF8C1F4" w14:textId="77777777" w:rsidR="00BE130F" w:rsidRPr="00BE130F" w:rsidRDefault="00BE130F" w:rsidP="00BE130F">
            <w:pPr>
              <w:jc w:val="both"/>
              <w:rPr>
                <w:ins w:id="7398" w:author="mikle" w:date="2025-10-09T19:45:00Z"/>
              </w:rPr>
            </w:pPr>
            <w:ins w:id="7399" w:author="mikle" w:date="2025-10-09T19:45:00Z">
              <w:r w:rsidRPr="00BE130F">
                <w:t xml:space="preserve">        for i in range(1, len(res.wps) - 1, 2):</w:t>
              </w:r>
            </w:ins>
          </w:p>
          <w:p w14:paraId="71358F32" w14:textId="77777777" w:rsidR="00BE130F" w:rsidRPr="00BE130F" w:rsidRDefault="00BE130F" w:rsidP="00BE130F">
            <w:pPr>
              <w:jc w:val="both"/>
              <w:rPr>
                <w:ins w:id="7400" w:author="mikle" w:date="2025-10-09T19:45:00Z"/>
              </w:rPr>
            </w:pPr>
            <w:ins w:id="7401" w:author="mikle" w:date="2025-10-09T19:45:00Z">
              <w:r w:rsidRPr="00BE130F">
                <w:t xml:space="preserve">            A, B = res.wps[i], res.wps[i + 1]</w:t>
              </w:r>
            </w:ins>
          </w:p>
          <w:p w14:paraId="2EC35E09" w14:textId="77777777" w:rsidR="00BE130F" w:rsidRPr="00BE130F" w:rsidRDefault="00BE130F" w:rsidP="00BE130F">
            <w:pPr>
              <w:jc w:val="both"/>
              <w:rPr>
                <w:ins w:id="7402" w:author="mikle" w:date="2025-10-09T19:45:00Z"/>
              </w:rPr>
            </w:pPr>
            <w:ins w:id="7403" w:author="mikle" w:date="2025-10-09T19:45:00Z">
              <w:r w:rsidRPr="00BE130F">
                <w:t xml:space="preserve">            label = "Покрытие свата (полная зона)" if not drew_cov_label else None</w:t>
              </w:r>
            </w:ins>
          </w:p>
          <w:p w14:paraId="17FB5644" w14:textId="77777777" w:rsidR="00BE130F" w:rsidRPr="00BE130F" w:rsidRDefault="00BE130F" w:rsidP="00BE130F">
            <w:pPr>
              <w:jc w:val="both"/>
              <w:rPr>
                <w:ins w:id="7404" w:author="mikle" w:date="2025-10-09T19:45:00Z"/>
              </w:rPr>
            </w:pPr>
            <w:ins w:id="7405" w:author="mikle" w:date="2025-10-09T19:45:00Z">
              <w:r w:rsidRPr="00BE130F">
                <w:t xml:space="preserve">            draw_cov_rectangle(ax, A, B, width=W_use, alpha=0.18, label=label)</w:t>
              </w:r>
            </w:ins>
          </w:p>
          <w:p w14:paraId="20291DC3" w14:textId="77777777" w:rsidR="00BE130F" w:rsidRPr="00BE130F" w:rsidRDefault="00BE130F" w:rsidP="00BE130F">
            <w:pPr>
              <w:jc w:val="both"/>
              <w:rPr>
                <w:ins w:id="7406" w:author="mikle" w:date="2025-10-09T19:45:00Z"/>
              </w:rPr>
            </w:pPr>
            <w:ins w:id="7407" w:author="mikle" w:date="2025-10-09T19:45:00Z">
              <w:r w:rsidRPr="00BE130F">
                <w:t xml:space="preserve">            drew_cov_label = True</w:t>
              </w:r>
            </w:ins>
          </w:p>
          <w:p w14:paraId="64677803" w14:textId="77777777" w:rsidR="00BE130F" w:rsidRPr="00BE130F" w:rsidRDefault="00BE130F" w:rsidP="00BE130F">
            <w:pPr>
              <w:jc w:val="both"/>
              <w:rPr>
                <w:ins w:id="7408" w:author="mikle" w:date="2025-10-09T19:45:00Z"/>
              </w:rPr>
            </w:pPr>
          </w:p>
          <w:p w14:paraId="2B025A89" w14:textId="77777777" w:rsidR="00BE130F" w:rsidRPr="00BE130F" w:rsidRDefault="00BE130F" w:rsidP="00BE130F">
            <w:pPr>
              <w:jc w:val="both"/>
              <w:rPr>
                <w:ins w:id="7409" w:author="mikle" w:date="2025-10-09T19:45:00Z"/>
              </w:rPr>
            </w:pPr>
            <w:ins w:id="7410" w:author="mikle" w:date="2025-10-09T19:45:00Z">
              <w:r w:rsidRPr="00BE130F">
                <w:t xml:space="preserve">        ax.plot(res.xs, res.ys, label="Траектория ПА (ground)")</w:t>
              </w:r>
            </w:ins>
          </w:p>
          <w:p w14:paraId="1458158F" w14:textId="77777777" w:rsidR="00BE130F" w:rsidRPr="00BE130F" w:rsidRDefault="00BE130F" w:rsidP="00BE130F">
            <w:pPr>
              <w:jc w:val="both"/>
              <w:rPr>
                <w:ins w:id="7411" w:author="mikle" w:date="2025-10-09T19:45:00Z"/>
              </w:rPr>
            </w:pPr>
          </w:p>
          <w:p w14:paraId="123FD5FC" w14:textId="61DCBB95" w:rsidR="00BE130F" w:rsidRPr="00BE130F" w:rsidRDefault="00BE130F" w:rsidP="00BE130F">
            <w:pPr>
              <w:jc w:val="both"/>
              <w:rPr>
                <w:ins w:id="7412" w:author="mikle" w:date="2025-10-09T19:45:00Z"/>
              </w:rPr>
            </w:pPr>
          </w:p>
          <w:p w14:paraId="3600DF84" w14:textId="77777777" w:rsidR="00BE130F" w:rsidRPr="00BE130F" w:rsidRDefault="00BE130F" w:rsidP="00BE130F">
            <w:pPr>
              <w:jc w:val="both"/>
              <w:rPr>
                <w:ins w:id="7413" w:author="mikle" w:date="2025-10-09T19:45:00Z"/>
              </w:rPr>
            </w:pPr>
            <w:ins w:id="7414" w:author="mikle" w:date="2025-10-09T19:45:00Z">
              <w:r w:rsidRPr="00BE130F">
                <w:t xml:space="preserve">        for (S, E) in res.acq_spans:</w:t>
              </w:r>
            </w:ins>
          </w:p>
          <w:p w14:paraId="5A8BA2EB" w14:textId="77777777" w:rsidR="00BE130F" w:rsidRPr="00BE130F" w:rsidRDefault="00BE130F" w:rsidP="00BE130F">
            <w:pPr>
              <w:jc w:val="both"/>
              <w:rPr>
                <w:ins w:id="7415" w:author="mikle" w:date="2025-10-09T19:45:00Z"/>
              </w:rPr>
            </w:pPr>
            <w:ins w:id="7416" w:author="mikle" w:date="2025-10-09T19:45:00Z">
              <w:r w:rsidRPr="00BE130F">
                <w:t xml:space="preserve">            ax.plot([S[0], E[0]], [S[1], E[1]], linewidth=3.0, alpha=0.95, color="limegreen")</w:t>
              </w:r>
            </w:ins>
          </w:p>
          <w:p w14:paraId="39F5F4A7" w14:textId="77777777" w:rsidR="00BE130F" w:rsidRPr="00BE130F" w:rsidRDefault="00BE130F" w:rsidP="00BE130F">
            <w:pPr>
              <w:jc w:val="both"/>
              <w:rPr>
                <w:ins w:id="7417" w:author="mikle" w:date="2025-10-09T19:45:00Z"/>
              </w:rPr>
            </w:pPr>
          </w:p>
          <w:p w14:paraId="3883367F" w14:textId="77777777" w:rsidR="00BE130F" w:rsidRPr="00BE130F" w:rsidRDefault="00BE130F" w:rsidP="00BE130F">
            <w:pPr>
              <w:jc w:val="both"/>
              <w:rPr>
                <w:ins w:id="7418" w:author="mikle" w:date="2025-10-09T19:45:00Z"/>
              </w:rPr>
            </w:pPr>
            <w:ins w:id="7419" w:author="mikle" w:date="2025-10-09T19:45:00Z">
              <w:r w:rsidRPr="00BE130F">
                <w:t xml:space="preserve">        added_start = added_end = False</w:t>
              </w:r>
            </w:ins>
          </w:p>
          <w:p w14:paraId="1CCE7D35" w14:textId="77777777" w:rsidR="00BE130F" w:rsidRPr="00BE130F" w:rsidRDefault="00BE130F" w:rsidP="00BE130F">
            <w:pPr>
              <w:jc w:val="both"/>
              <w:rPr>
                <w:ins w:id="7420" w:author="mikle" w:date="2025-10-09T19:45:00Z"/>
              </w:rPr>
            </w:pPr>
            <w:ins w:id="7421" w:author="mikle" w:date="2025-10-09T19:45:00Z">
              <w:r w:rsidRPr="00BE130F">
                <w:t xml:space="preserve">        for ev, P, _tt in res.camera_events:</w:t>
              </w:r>
            </w:ins>
          </w:p>
          <w:p w14:paraId="38A61047" w14:textId="77777777" w:rsidR="00BE130F" w:rsidRPr="00BE130F" w:rsidRDefault="00BE130F" w:rsidP="00BE130F">
            <w:pPr>
              <w:jc w:val="both"/>
              <w:rPr>
                <w:ins w:id="7422" w:author="mikle" w:date="2025-10-09T19:45:00Z"/>
              </w:rPr>
            </w:pPr>
            <w:ins w:id="7423" w:author="mikle" w:date="2025-10-09T19:45:00Z">
              <w:r w:rsidRPr="00BE130F">
                <w:t xml:space="preserve">            if ev == "START":</w:t>
              </w:r>
            </w:ins>
          </w:p>
          <w:p w14:paraId="55CB4C35" w14:textId="77777777" w:rsidR="00BE130F" w:rsidRPr="00BE130F" w:rsidRDefault="00BE130F" w:rsidP="00BE130F">
            <w:pPr>
              <w:jc w:val="both"/>
              <w:rPr>
                <w:ins w:id="7424" w:author="mikle" w:date="2025-10-09T19:45:00Z"/>
              </w:rPr>
            </w:pPr>
            <w:ins w:id="7425" w:author="mikle" w:date="2025-10-09T19:45:00Z">
              <w:r w:rsidRPr="00BE130F">
                <w:lastRenderedPageBreak/>
                <w:t xml:space="preserve">                ax.scatter(P[0], P[1], s=160, color="lime", marker="*", edgecolors="black",</w:t>
              </w:r>
            </w:ins>
          </w:p>
          <w:p w14:paraId="733773FA" w14:textId="77777777" w:rsidR="00BE130F" w:rsidRPr="00BE130F" w:rsidRDefault="00BE130F" w:rsidP="00BE130F">
            <w:pPr>
              <w:jc w:val="both"/>
              <w:rPr>
                <w:ins w:id="7426" w:author="mikle" w:date="2025-10-09T19:45:00Z"/>
              </w:rPr>
            </w:pPr>
            <w:ins w:id="7427" w:author="mikle" w:date="2025-10-09T19:45:00Z">
              <w:r w:rsidRPr="00BE130F">
                <w:t xml:space="preserve">                           linewidths=1.1, label=None if added_start else "START")</w:t>
              </w:r>
            </w:ins>
          </w:p>
          <w:p w14:paraId="31693F26" w14:textId="77777777" w:rsidR="00BE130F" w:rsidRPr="00BE130F" w:rsidRDefault="00BE130F" w:rsidP="00BE130F">
            <w:pPr>
              <w:jc w:val="both"/>
              <w:rPr>
                <w:ins w:id="7428" w:author="mikle" w:date="2025-10-09T19:45:00Z"/>
              </w:rPr>
            </w:pPr>
            <w:ins w:id="7429" w:author="mikle" w:date="2025-10-09T19:45:00Z">
              <w:r w:rsidRPr="00BE130F">
                <w:t xml:space="preserve">                added_start = True</w:t>
              </w:r>
            </w:ins>
          </w:p>
          <w:p w14:paraId="2DA85BEA" w14:textId="77777777" w:rsidR="00BE130F" w:rsidRPr="00BE130F" w:rsidRDefault="00BE130F" w:rsidP="00BE130F">
            <w:pPr>
              <w:jc w:val="both"/>
              <w:rPr>
                <w:ins w:id="7430" w:author="mikle" w:date="2025-10-09T19:45:00Z"/>
              </w:rPr>
            </w:pPr>
            <w:ins w:id="7431" w:author="mikle" w:date="2025-10-09T19:45:00Z">
              <w:r w:rsidRPr="00BE130F">
                <w:t xml:space="preserve">            elif ev == "END":</w:t>
              </w:r>
            </w:ins>
          </w:p>
          <w:p w14:paraId="2EDAE1F2" w14:textId="77777777" w:rsidR="00BE130F" w:rsidRPr="00BE130F" w:rsidRDefault="00BE130F" w:rsidP="00BE130F">
            <w:pPr>
              <w:jc w:val="both"/>
              <w:rPr>
                <w:ins w:id="7432" w:author="mikle" w:date="2025-10-09T19:45:00Z"/>
              </w:rPr>
            </w:pPr>
            <w:ins w:id="7433" w:author="mikle" w:date="2025-10-09T19:45:00Z">
              <w:r w:rsidRPr="00BE130F">
                <w:t xml:space="preserve">                ax.scatter(P[0], P[1], s=160, color="crimson", marker="P", edgecolors="black",</w:t>
              </w:r>
            </w:ins>
          </w:p>
          <w:p w14:paraId="1E1AD4C3" w14:textId="77777777" w:rsidR="00BE130F" w:rsidRPr="00BE130F" w:rsidRDefault="00BE130F" w:rsidP="00BE130F">
            <w:pPr>
              <w:jc w:val="both"/>
              <w:rPr>
                <w:ins w:id="7434" w:author="mikle" w:date="2025-10-09T19:45:00Z"/>
              </w:rPr>
            </w:pPr>
            <w:ins w:id="7435" w:author="mikle" w:date="2025-10-09T19:45:00Z">
              <w:r w:rsidRPr="00BE130F">
                <w:t xml:space="preserve">                           linewidths=1.1, label=None if added_end else "END")</w:t>
              </w:r>
            </w:ins>
          </w:p>
          <w:p w14:paraId="0660FA23" w14:textId="77777777" w:rsidR="00BE130F" w:rsidRPr="00BE130F" w:rsidRDefault="00BE130F" w:rsidP="00BE130F">
            <w:pPr>
              <w:jc w:val="both"/>
              <w:rPr>
                <w:ins w:id="7436" w:author="mikle" w:date="2025-10-09T19:45:00Z"/>
              </w:rPr>
            </w:pPr>
            <w:ins w:id="7437" w:author="mikle" w:date="2025-10-09T19:45:00Z">
              <w:r w:rsidRPr="00BE130F">
                <w:t xml:space="preserve">                added_end = True</w:t>
              </w:r>
            </w:ins>
          </w:p>
          <w:p w14:paraId="5168B428" w14:textId="77777777" w:rsidR="00BE130F" w:rsidRPr="00BE130F" w:rsidRDefault="00BE130F" w:rsidP="00BE130F">
            <w:pPr>
              <w:jc w:val="both"/>
              <w:rPr>
                <w:ins w:id="7438" w:author="mikle" w:date="2025-10-09T19:45:00Z"/>
              </w:rPr>
            </w:pPr>
          </w:p>
          <w:p w14:paraId="40A13FBF" w14:textId="77777777" w:rsidR="00BE130F" w:rsidRPr="00BE130F" w:rsidRDefault="00BE130F" w:rsidP="00BE130F">
            <w:pPr>
              <w:jc w:val="both"/>
              <w:rPr>
                <w:ins w:id="7439" w:author="mikle" w:date="2025-10-09T19:45:00Z"/>
              </w:rPr>
            </w:pPr>
            <w:ins w:id="7440" w:author="mikle" w:date="2025-10-09T19:45:00Z">
              <w:r w:rsidRPr="00BE130F">
                <w:t xml:space="preserve">        ax.scatter(res.wps[0][0], res.wps[0][1], s=250, color="red", marker="o",</w:t>
              </w:r>
            </w:ins>
          </w:p>
          <w:p w14:paraId="05174D2B" w14:textId="77777777" w:rsidR="00BE130F" w:rsidRPr="00BE130F" w:rsidRDefault="00BE130F" w:rsidP="00BE130F">
            <w:pPr>
              <w:jc w:val="both"/>
              <w:rPr>
                <w:ins w:id="7441" w:author="mikle" w:date="2025-10-09T19:45:00Z"/>
              </w:rPr>
            </w:pPr>
            <w:ins w:id="7442" w:author="mikle" w:date="2025-10-09T19:45:00Z">
              <w:r w:rsidRPr="00BE130F">
                <w:t xml:space="preserve">                   edgecolors="black", linewidths=1.5, label="Старт ПА")</w:t>
              </w:r>
            </w:ins>
          </w:p>
          <w:p w14:paraId="69F828BC" w14:textId="77777777" w:rsidR="00BE130F" w:rsidRPr="00BE130F" w:rsidRDefault="00BE130F" w:rsidP="00BE130F">
            <w:pPr>
              <w:jc w:val="both"/>
              <w:rPr>
                <w:ins w:id="7443" w:author="mikle" w:date="2025-10-09T19:45:00Z"/>
              </w:rPr>
            </w:pPr>
            <w:ins w:id="7444" w:author="mikle" w:date="2025-10-09T19:45:00Z">
              <w:r w:rsidRPr="00BE130F">
                <w:t xml:space="preserve">        ax.scatter(res.wps[-1][0], res.wps[-1][1], s=250, color="red", marker="X",</w:t>
              </w:r>
            </w:ins>
          </w:p>
          <w:p w14:paraId="703FA463" w14:textId="77777777" w:rsidR="00BE130F" w:rsidRPr="00BE130F" w:rsidRDefault="00BE130F" w:rsidP="00BE130F">
            <w:pPr>
              <w:jc w:val="both"/>
              <w:rPr>
                <w:ins w:id="7445" w:author="mikle" w:date="2025-10-09T19:45:00Z"/>
              </w:rPr>
            </w:pPr>
            <w:ins w:id="7446" w:author="mikle" w:date="2025-10-09T19:45:00Z">
              <w:r w:rsidRPr="00BE130F">
                <w:t xml:space="preserve">                   edgecolors="black", linewidths=1.5, label="Финиш ПА")</w:t>
              </w:r>
            </w:ins>
          </w:p>
          <w:p w14:paraId="54925FFA" w14:textId="77777777" w:rsidR="00BE130F" w:rsidRPr="00BE130F" w:rsidRDefault="00BE130F" w:rsidP="00BE130F">
            <w:pPr>
              <w:jc w:val="both"/>
              <w:rPr>
                <w:ins w:id="7447" w:author="mikle" w:date="2025-10-09T19:45:00Z"/>
              </w:rPr>
            </w:pPr>
          </w:p>
          <w:p w14:paraId="4CDB4660" w14:textId="77777777" w:rsidR="00BE130F" w:rsidRPr="00BE130F" w:rsidRDefault="00BE130F" w:rsidP="00BE130F">
            <w:pPr>
              <w:jc w:val="both"/>
              <w:rPr>
                <w:ins w:id="7448" w:author="mikle" w:date="2025-10-09T19:45:00Z"/>
              </w:rPr>
            </w:pPr>
            <w:ins w:id="7449" w:author="mikle" w:date="2025-10-09T19:45:00Z">
              <w:r w:rsidRPr="00BE130F">
                <w:t xml:space="preserve">        ax.set_aspect("equal", adjustable="box")</w:t>
              </w:r>
            </w:ins>
          </w:p>
          <w:p w14:paraId="1327B4C2" w14:textId="77777777" w:rsidR="00BE130F" w:rsidRPr="00BE130F" w:rsidRDefault="00BE130F" w:rsidP="00BE130F">
            <w:pPr>
              <w:jc w:val="both"/>
              <w:rPr>
                <w:ins w:id="7450" w:author="mikle" w:date="2025-10-09T19:45:00Z"/>
              </w:rPr>
            </w:pPr>
            <w:ins w:id="7451" w:author="mikle" w:date="2025-10-09T19:45:00Z">
              <w:r w:rsidRPr="00BE130F">
                <w:t xml:space="preserve">        ax.set_xlabel("x, м"); ax.set_ylabel("y, м")</w:t>
              </w:r>
            </w:ins>
          </w:p>
          <w:p w14:paraId="754E2ED2" w14:textId="77777777" w:rsidR="00BE130F" w:rsidRPr="00BE130F" w:rsidRDefault="00BE130F" w:rsidP="00BE130F">
            <w:pPr>
              <w:jc w:val="both"/>
              <w:rPr>
                <w:ins w:id="7452" w:author="mikle" w:date="2025-10-09T19:45:00Z"/>
              </w:rPr>
            </w:pPr>
            <w:ins w:id="7453" w:author="mikle" w:date="2025-10-09T19:45:00Z">
              <w:r w:rsidRPr="00BE130F">
                <w:t xml:space="preserve">        ax.set_title(</w:t>
              </w:r>
            </w:ins>
          </w:p>
          <w:p w14:paraId="53671EE8" w14:textId="77777777" w:rsidR="00BE130F" w:rsidRPr="00BE130F" w:rsidRDefault="00BE130F" w:rsidP="00BE130F">
            <w:pPr>
              <w:jc w:val="both"/>
              <w:rPr>
                <w:ins w:id="7454" w:author="mikle" w:date="2025-10-09T19:45:00Z"/>
              </w:rPr>
            </w:pPr>
            <w:ins w:id="7455" w:author="mikle" w:date="2025-10-09T19:45:00Z">
              <w:r w:rsidRPr="00BE130F">
                <w:t xml:space="preserve">            f"SSS: W≈{res.meta['W_use']:.1f} м | lane≈{res.meta['lane_spacing']:.1f} м | "</w:t>
              </w:r>
            </w:ins>
          </w:p>
          <w:p w14:paraId="3619846C" w14:textId="77777777" w:rsidR="00BE130F" w:rsidRPr="00BE130F" w:rsidRDefault="00BE130F" w:rsidP="00BE130F">
            <w:pPr>
              <w:jc w:val="both"/>
              <w:rPr>
                <w:ins w:id="7456" w:author="mikle" w:date="2025-10-09T19:45:00Z"/>
              </w:rPr>
            </w:pPr>
            <w:ins w:id="7457" w:author="mikle" w:date="2025-10-09T19:45:00Z">
              <w:r w:rsidRPr="00BE130F">
                <w:t xml:space="preserve">            f"U_acq={res.meta['U_acq']:.1f} м/с | buffer≈{res.meta['turn_buffer']:.1f} м | "</w:t>
              </w:r>
            </w:ins>
          </w:p>
          <w:p w14:paraId="0BF9EA6B" w14:textId="77777777" w:rsidR="00BE130F" w:rsidRPr="00BE130F" w:rsidRDefault="00BE130F" w:rsidP="00BE130F">
            <w:pPr>
              <w:jc w:val="both"/>
              <w:rPr>
                <w:ins w:id="7458" w:author="mikle" w:date="2025-10-09T19:45:00Z"/>
              </w:rPr>
            </w:pPr>
            <w:ins w:id="7459" w:author="mikle" w:date="2025-10-09T19:45:00Z">
              <w:r w:rsidRPr="00BE130F">
                <w:t xml:space="preserve">            f"t_s(yaw)≈{res.meta['ts_yaw']:.2f}s | t_s(surge)≈{res.meta['ts_surge']:.2f}s"</w:t>
              </w:r>
            </w:ins>
          </w:p>
          <w:p w14:paraId="0DA2D3C8" w14:textId="77777777" w:rsidR="00BE130F" w:rsidRPr="00BE130F" w:rsidRDefault="00BE130F" w:rsidP="00BE130F">
            <w:pPr>
              <w:jc w:val="both"/>
              <w:rPr>
                <w:ins w:id="7460" w:author="mikle" w:date="2025-10-09T19:45:00Z"/>
              </w:rPr>
            </w:pPr>
            <w:ins w:id="7461" w:author="mikle" w:date="2025-10-09T19:45:00Z">
              <w:r w:rsidRPr="00BE130F">
                <w:t xml:space="preserve">        )</w:t>
              </w:r>
            </w:ins>
          </w:p>
          <w:p w14:paraId="7DAD1554" w14:textId="77777777" w:rsidR="00BE130F" w:rsidRPr="00BE130F" w:rsidRDefault="00BE130F" w:rsidP="00BE130F">
            <w:pPr>
              <w:jc w:val="both"/>
              <w:rPr>
                <w:ins w:id="7462" w:author="mikle" w:date="2025-10-09T19:45:00Z"/>
              </w:rPr>
            </w:pPr>
            <w:ins w:id="7463" w:author="mikle" w:date="2025-10-09T19:45:00Z">
              <w:r w:rsidRPr="00BE130F">
                <w:t xml:space="preserve">        self.tab_plan.canvas.draw()</w:t>
              </w:r>
            </w:ins>
          </w:p>
          <w:p w14:paraId="74181FE3" w14:textId="77777777" w:rsidR="00BE130F" w:rsidRPr="00BE130F" w:rsidRDefault="00BE130F" w:rsidP="00BE130F">
            <w:pPr>
              <w:jc w:val="both"/>
              <w:rPr>
                <w:ins w:id="7464" w:author="mikle" w:date="2025-10-09T19:45:00Z"/>
              </w:rPr>
            </w:pPr>
          </w:p>
          <w:p w14:paraId="0CCE7B10" w14:textId="77777777" w:rsidR="00BE130F" w:rsidRPr="00BE130F" w:rsidRDefault="00BE130F" w:rsidP="00BE130F">
            <w:pPr>
              <w:jc w:val="both"/>
              <w:rPr>
                <w:ins w:id="7465" w:author="mikle" w:date="2025-10-09T19:45:00Z"/>
              </w:rPr>
            </w:pPr>
            <w:ins w:id="7466" w:author="mikle" w:date="2025-10-09T19:45:00Z">
              <w:r w:rsidRPr="00BE130F">
                <w:t xml:space="preserve">        ax = self.tab_yaw.ax</w:t>
              </w:r>
            </w:ins>
          </w:p>
          <w:p w14:paraId="6853BB79" w14:textId="77777777" w:rsidR="00BE130F" w:rsidRPr="00BE130F" w:rsidRDefault="00BE130F" w:rsidP="00BE130F">
            <w:pPr>
              <w:jc w:val="both"/>
              <w:rPr>
                <w:ins w:id="7467" w:author="mikle" w:date="2025-10-09T19:45:00Z"/>
              </w:rPr>
            </w:pPr>
            <w:ins w:id="7468" w:author="mikle" w:date="2025-10-09T19:45:00Z">
              <w:r w:rsidRPr="00BE130F">
                <w:t xml:space="preserve">        ax.plot(res.t_hist, res.psi_deg)</w:t>
              </w:r>
            </w:ins>
          </w:p>
          <w:p w14:paraId="6F4C06AB" w14:textId="77777777" w:rsidR="00BE130F" w:rsidRPr="00BE130F" w:rsidRDefault="00BE130F" w:rsidP="00BE130F">
            <w:pPr>
              <w:jc w:val="both"/>
              <w:rPr>
                <w:ins w:id="7469" w:author="mikle" w:date="2025-10-09T19:45:00Z"/>
              </w:rPr>
            </w:pPr>
            <w:ins w:id="7470" w:author="mikle" w:date="2025-10-09T19:45:00Z">
              <w:r w:rsidRPr="00BE130F">
                <w:t xml:space="preserve">        ax.set_xlabel("t, c"); ax.set_ylabel("ψ, °"); ax.set_title("Курс ψ(t)")</w:t>
              </w:r>
            </w:ins>
          </w:p>
          <w:p w14:paraId="52A8B5AC" w14:textId="77777777" w:rsidR="00BE130F" w:rsidRPr="00BE130F" w:rsidRDefault="00BE130F" w:rsidP="00BE130F">
            <w:pPr>
              <w:jc w:val="both"/>
              <w:rPr>
                <w:ins w:id="7471" w:author="mikle" w:date="2025-10-09T19:45:00Z"/>
                <w:lang w:val="en-US"/>
                <w:rPrChange w:id="7472" w:author="mikle" w:date="2025-10-09T19:45:00Z" w16du:dateUtc="2025-10-10T02:45:00Z">
                  <w:rPr>
                    <w:ins w:id="7473" w:author="mikle" w:date="2025-10-09T19:45:00Z"/>
                  </w:rPr>
                </w:rPrChange>
              </w:rPr>
            </w:pPr>
            <w:ins w:id="7474" w:author="mikle" w:date="2025-10-09T19:45:00Z">
              <w:r w:rsidRPr="00BE130F">
                <w:t xml:space="preserve">        </w:t>
              </w:r>
              <w:r w:rsidRPr="00BE130F">
                <w:rPr>
                  <w:lang w:val="en-US"/>
                  <w:rPrChange w:id="7475" w:author="mikle" w:date="2025-10-09T19:45:00Z" w16du:dateUtc="2025-10-10T02:45:00Z">
                    <w:rPr/>
                  </w:rPrChange>
                </w:rPr>
                <w:t>self.tab_yaw.canvas.draw()</w:t>
              </w:r>
            </w:ins>
          </w:p>
          <w:p w14:paraId="2D4E6260" w14:textId="77777777" w:rsidR="00BE130F" w:rsidRPr="00BE130F" w:rsidRDefault="00BE130F" w:rsidP="00BE130F">
            <w:pPr>
              <w:jc w:val="both"/>
              <w:rPr>
                <w:ins w:id="7476" w:author="mikle" w:date="2025-10-09T19:45:00Z"/>
                <w:lang w:val="en-US"/>
                <w:rPrChange w:id="7477" w:author="mikle" w:date="2025-10-09T19:45:00Z" w16du:dateUtc="2025-10-10T02:45:00Z">
                  <w:rPr>
                    <w:ins w:id="7478" w:author="mikle" w:date="2025-10-09T19:45:00Z"/>
                  </w:rPr>
                </w:rPrChange>
              </w:rPr>
            </w:pPr>
          </w:p>
          <w:p w14:paraId="0A000884" w14:textId="77777777" w:rsidR="00BE130F" w:rsidRPr="00BE130F" w:rsidRDefault="00BE130F" w:rsidP="00BE130F">
            <w:pPr>
              <w:jc w:val="both"/>
              <w:rPr>
                <w:ins w:id="7479" w:author="mikle" w:date="2025-10-09T19:45:00Z"/>
                <w:lang w:val="en-US"/>
                <w:rPrChange w:id="7480" w:author="mikle" w:date="2025-10-09T19:45:00Z" w16du:dateUtc="2025-10-10T02:45:00Z">
                  <w:rPr>
                    <w:ins w:id="7481" w:author="mikle" w:date="2025-10-09T19:45:00Z"/>
                  </w:rPr>
                </w:rPrChange>
              </w:rPr>
            </w:pPr>
            <w:ins w:id="7482" w:author="mikle" w:date="2025-10-09T19:45:00Z">
              <w:r w:rsidRPr="00BE130F">
                <w:rPr>
                  <w:lang w:val="en-US"/>
                  <w:rPrChange w:id="7483" w:author="mikle" w:date="2025-10-09T19:45:00Z" w16du:dateUtc="2025-10-10T02:45:00Z">
                    <w:rPr/>
                  </w:rPrChange>
                </w:rPr>
                <w:t xml:space="preserve">        ax = self.tab_speed.ax</w:t>
              </w:r>
            </w:ins>
          </w:p>
          <w:p w14:paraId="3E535D0F" w14:textId="77777777" w:rsidR="00BE130F" w:rsidRPr="00BE130F" w:rsidRDefault="00BE130F" w:rsidP="00BE130F">
            <w:pPr>
              <w:jc w:val="both"/>
              <w:rPr>
                <w:ins w:id="7484" w:author="mikle" w:date="2025-10-09T19:45:00Z"/>
                <w:lang w:val="en-US"/>
                <w:rPrChange w:id="7485" w:author="mikle" w:date="2025-10-09T19:45:00Z" w16du:dateUtc="2025-10-10T02:45:00Z">
                  <w:rPr>
                    <w:ins w:id="7486" w:author="mikle" w:date="2025-10-09T19:45:00Z"/>
                  </w:rPr>
                </w:rPrChange>
              </w:rPr>
            </w:pPr>
            <w:ins w:id="7487" w:author="mikle" w:date="2025-10-09T19:45:00Z">
              <w:r w:rsidRPr="00BE130F">
                <w:rPr>
                  <w:lang w:val="en-US"/>
                  <w:rPrChange w:id="7488" w:author="mikle" w:date="2025-10-09T19:45:00Z" w16du:dateUtc="2025-10-10T02:45:00Z">
                    <w:rPr/>
                  </w:rPrChange>
                </w:rPr>
                <w:t xml:space="preserve">        t_sp = res.t_hist[1:] if len(res.t_hist) == len(res.u_ground) + 1 else res.t_hist[: len(res.u_ground)]</w:t>
              </w:r>
            </w:ins>
          </w:p>
          <w:p w14:paraId="1F25EFA1" w14:textId="77777777" w:rsidR="00BE130F" w:rsidRPr="00BE130F" w:rsidRDefault="00BE130F" w:rsidP="00BE130F">
            <w:pPr>
              <w:jc w:val="both"/>
              <w:rPr>
                <w:ins w:id="7489" w:author="mikle" w:date="2025-10-09T19:45:00Z"/>
                <w:lang w:val="en-US"/>
                <w:rPrChange w:id="7490" w:author="mikle" w:date="2025-10-09T19:46:00Z" w16du:dateUtc="2025-10-10T02:46:00Z">
                  <w:rPr>
                    <w:ins w:id="7491" w:author="mikle" w:date="2025-10-09T19:45:00Z"/>
                  </w:rPr>
                </w:rPrChange>
              </w:rPr>
            </w:pPr>
            <w:ins w:id="7492" w:author="mikle" w:date="2025-10-09T19:45:00Z">
              <w:r w:rsidRPr="00BE130F">
                <w:rPr>
                  <w:lang w:val="en-US"/>
                  <w:rPrChange w:id="7493" w:author="mikle" w:date="2025-10-09T19:45:00Z" w16du:dateUtc="2025-10-10T02:45:00Z">
                    <w:rPr/>
                  </w:rPrChange>
                </w:rPr>
                <w:t xml:space="preserve">        </w:t>
              </w:r>
              <w:r w:rsidRPr="00BE130F">
                <w:rPr>
                  <w:lang w:val="en-US"/>
                  <w:rPrChange w:id="7494" w:author="mikle" w:date="2025-10-09T19:46:00Z" w16du:dateUtc="2025-10-10T02:46:00Z">
                    <w:rPr/>
                  </w:rPrChange>
                </w:rPr>
                <w:t>ax.plot(t_sp, res.u_ground)</w:t>
              </w:r>
            </w:ins>
          </w:p>
          <w:p w14:paraId="0D66AB8A" w14:textId="77777777" w:rsidR="00BE130F" w:rsidRPr="00BE130F" w:rsidRDefault="00BE130F" w:rsidP="00BE130F">
            <w:pPr>
              <w:jc w:val="both"/>
              <w:rPr>
                <w:ins w:id="7495" w:author="mikle" w:date="2025-10-09T19:45:00Z"/>
              </w:rPr>
            </w:pPr>
            <w:ins w:id="7496" w:author="mikle" w:date="2025-10-09T19:45:00Z">
              <w:r w:rsidRPr="00BE130F">
                <w:rPr>
                  <w:lang w:val="en-US"/>
                  <w:rPrChange w:id="7497" w:author="mikle" w:date="2025-10-09T19:46:00Z" w16du:dateUtc="2025-10-10T02:46:00Z">
                    <w:rPr/>
                  </w:rPrChange>
                </w:rPr>
                <w:t xml:space="preserve">        </w:t>
              </w:r>
              <w:r w:rsidRPr="00BE130F">
                <w:t>ax.set_xlabel("t, c"); ax.set_ylabel("|V_ground|, м/с"); ax.set_title("Скорость (ground) v(t)")</w:t>
              </w:r>
            </w:ins>
          </w:p>
          <w:p w14:paraId="36CF7B84" w14:textId="77777777" w:rsidR="00BE130F" w:rsidRPr="00BE130F" w:rsidRDefault="00BE130F" w:rsidP="00BE130F">
            <w:pPr>
              <w:jc w:val="both"/>
              <w:rPr>
                <w:ins w:id="7498" w:author="mikle" w:date="2025-10-09T19:45:00Z"/>
              </w:rPr>
            </w:pPr>
            <w:ins w:id="7499" w:author="mikle" w:date="2025-10-09T19:45:00Z">
              <w:r w:rsidRPr="00BE130F">
                <w:t xml:space="preserve">        self.tab_speed.canvas.draw()</w:t>
              </w:r>
            </w:ins>
          </w:p>
          <w:p w14:paraId="50C23B23" w14:textId="77777777" w:rsidR="00BE130F" w:rsidRPr="00BE130F" w:rsidRDefault="00BE130F" w:rsidP="00BE130F">
            <w:pPr>
              <w:jc w:val="both"/>
              <w:rPr>
                <w:ins w:id="7500" w:author="mikle" w:date="2025-10-09T19:45:00Z"/>
              </w:rPr>
            </w:pPr>
          </w:p>
          <w:p w14:paraId="466392CB" w14:textId="574F7052" w:rsidR="00BE130F" w:rsidRPr="00BE130F" w:rsidRDefault="00BE130F" w:rsidP="00BE130F">
            <w:pPr>
              <w:jc w:val="both"/>
              <w:rPr>
                <w:ins w:id="7501" w:author="mikle" w:date="2025-10-09T19:45:00Z"/>
              </w:rPr>
            </w:pPr>
          </w:p>
          <w:p w14:paraId="750350DB" w14:textId="77777777" w:rsidR="00BE130F" w:rsidRPr="00BE130F" w:rsidRDefault="00BE130F" w:rsidP="00BE130F">
            <w:pPr>
              <w:jc w:val="both"/>
              <w:rPr>
                <w:ins w:id="7502" w:author="mikle" w:date="2025-10-09T19:45:00Z"/>
              </w:rPr>
            </w:pPr>
            <w:ins w:id="7503" w:author="mikle" w:date="2025-10-09T19:45:00Z">
              <w:r w:rsidRPr="00BE130F">
                <w:t xml:space="preserve">        ax = self.tab_ect.ax</w:t>
              </w:r>
            </w:ins>
          </w:p>
          <w:p w14:paraId="1B41DCF8" w14:textId="77777777" w:rsidR="00BE130F" w:rsidRPr="00BE130F" w:rsidRDefault="00BE130F" w:rsidP="00BE130F">
            <w:pPr>
              <w:jc w:val="both"/>
              <w:rPr>
                <w:ins w:id="7504" w:author="mikle" w:date="2025-10-09T19:45:00Z"/>
              </w:rPr>
            </w:pPr>
            <w:ins w:id="7505" w:author="mikle" w:date="2025-10-09T19:45:00Z">
              <w:r w:rsidRPr="00BE130F">
                <w:t xml:space="preserve">        ax.plot(res.t_hist, res.e_ct_hist)</w:t>
              </w:r>
            </w:ins>
          </w:p>
          <w:p w14:paraId="48C6CFDD" w14:textId="77777777" w:rsidR="00BE130F" w:rsidRPr="00BE130F" w:rsidRDefault="00BE130F" w:rsidP="00BE130F">
            <w:pPr>
              <w:jc w:val="both"/>
              <w:rPr>
                <w:ins w:id="7506" w:author="mikle" w:date="2025-10-09T19:45:00Z"/>
              </w:rPr>
            </w:pPr>
            <w:ins w:id="7507" w:author="mikle" w:date="2025-10-09T19:45:00Z">
              <w:r w:rsidRPr="00BE130F">
                <w:t xml:space="preserve">        ax.set_xlabel("t, c"); ax.set_ylabel("e_ct, м"); ax.set_title("Поперечная ошибка e_ct(t)")</w:t>
              </w:r>
            </w:ins>
          </w:p>
          <w:p w14:paraId="0E212CDA" w14:textId="77777777" w:rsidR="00BE130F" w:rsidRPr="00BE130F" w:rsidRDefault="00BE130F" w:rsidP="00BE130F">
            <w:pPr>
              <w:jc w:val="both"/>
              <w:rPr>
                <w:ins w:id="7508" w:author="mikle" w:date="2025-10-09T19:45:00Z"/>
              </w:rPr>
            </w:pPr>
            <w:ins w:id="7509" w:author="mikle" w:date="2025-10-09T19:45:00Z">
              <w:r w:rsidRPr="00BE130F">
                <w:t xml:space="preserve">        self.tab_ect.canvas.draw()</w:t>
              </w:r>
            </w:ins>
          </w:p>
          <w:p w14:paraId="29C25953" w14:textId="77777777" w:rsidR="00BE130F" w:rsidRPr="00BE130F" w:rsidRDefault="00BE130F" w:rsidP="00BE130F">
            <w:pPr>
              <w:jc w:val="both"/>
              <w:rPr>
                <w:ins w:id="7510" w:author="mikle" w:date="2025-10-09T19:45:00Z"/>
              </w:rPr>
            </w:pPr>
          </w:p>
          <w:p w14:paraId="5DBF47E3" w14:textId="77777777" w:rsidR="00BE130F" w:rsidRPr="00BE130F" w:rsidRDefault="00BE130F" w:rsidP="00BE130F">
            <w:pPr>
              <w:jc w:val="both"/>
              <w:rPr>
                <w:ins w:id="7511" w:author="mikle" w:date="2025-10-09T19:45:00Z"/>
              </w:rPr>
            </w:pPr>
            <w:ins w:id="7512" w:author="mikle" w:date="2025-10-09T19:45:00Z">
              <w:r w:rsidRPr="00BE130F">
                <w:t xml:space="preserve">        ax = self.tab_step_yaw.ax</w:t>
              </w:r>
            </w:ins>
          </w:p>
          <w:p w14:paraId="0E35BD50" w14:textId="77777777" w:rsidR="00BE130F" w:rsidRPr="00BE130F" w:rsidRDefault="00BE130F" w:rsidP="00BE130F">
            <w:pPr>
              <w:jc w:val="both"/>
              <w:rPr>
                <w:ins w:id="7513" w:author="mikle" w:date="2025-10-09T19:45:00Z"/>
              </w:rPr>
            </w:pPr>
            <w:ins w:id="7514" w:author="mikle" w:date="2025-10-09T19:45:00Z">
              <w:r w:rsidRPr="00BE130F">
                <w:t xml:space="preserve">        ax.plot(steps.t_yaw, steps.yaw_deg, label="ψ(t)")</w:t>
              </w:r>
            </w:ins>
          </w:p>
          <w:p w14:paraId="3EAC647A" w14:textId="77777777" w:rsidR="00BE130F" w:rsidRPr="00BE130F" w:rsidRDefault="00BE130F" w:rsidP="00BE130F">
            <w:pPr>
              <w:jc w:val="both"/>
              <w:rPr>
                <w:ins w:id="7515" w:author="mikle" w:date="2025-10-09T19:45:00Z"/>
              </w:rPr>
            </w:pPr>
            <w:ins w:id="7516" w:author="mikle" w:date="2025-10-09T19:45:00Z">
              <w:r w:rsidRPr="00BE130F">
                <w:t xml:space="preserve">        ax.plot(steps.t_yaw, steps.yaw_ref, linestyle="--", label="ψ_ref")</w:t>
              </w:r>
            </w:ins>
          </w:p>
          <w:p w14:paraId="769781EC" w14:textId="77777777" w:rsidR="00BE130F" w:rsidRPr="00BE130F" w:rsidRDefault="00BE130F" w:rsidP="00BE130F">
            <w:pPr>
              <w:jc w:val="both"/>
              <w:rPr>
                <w:ins w:id="7517" w:author="mikle" w:date="2025-10-09T19:45:00Z"/>
              </w:rPr>
            </w:pPr>
            <w:ins w:id="7518" w:author="mikle" w:date="2025-10-09T19:45:00Z">
              <w:r w:rsidRPr="00BE130F">
                <w:t xml:space="preserve">        ax.axhline(steps.yaw_band[0], linestyle="--", linewidth=1)</w:t>
              </w:r>
            </w:ins>
          </w:p>
          <w:p w14:paraId="2D602044" w14:textId="77777777" w:rsidR="00BE130F" w:rsidRPr="00BE130F" w:rsidRDefault="00BE130F" w:rsidP="00BE130F">
            <w:pPr>
              <w:jc w:val="both"/>
              <w:rPr>
                <w:ins w:id="7519" w:author="mikle" w:date="2025-10-09T19:45:00Z"/>
              </w:rPr>
            </w:pPr>
            <w:ins w:id="7520" w:author="mikle" w:date="2025-10-09T19:45:00Z">
              <w:r w:rsidRPr="00BE130F">
                <w:t xml:space="preserve">        ax.axhline(steps.yaw_band[1], linestyle="--", linewidth=1)</w:t>
              </w:r>
            </w:ins>
          </w:p>
          <w:p w14:paraId="5BC288F9" w14:textId="77777777" w:rsidR="00BE130F" w:rsidRPr="00BE130F" w:rsidRDefault="00BE130F" w:rsidP="00BE130F">
            <w:pPr>
              <w:jc w:val="both"/>
              <w:rPr>
                <w:ins w:id="7521" w:author="mikle" w:date="2025-10-09T19:45:00Z"/>
              </w:rPr>
            </w:pPr>
            <w:ins w:id="7522" w:author="mikle" w:date="2025-10-09T19:45:00Z">
              <w:r w:rsidRPr="00BE130F">
                <w:t xml:space="preserve">        if steps.yaw_Ts is not None:</w:t>
              </w:r>
            </w:ins>
          </w:p>
          <w:p w14:paraId="510DA21B" w14:textId="77777777" w:rsidR="00BE130F" w:rsidRPr="00BE130F" w:rsidRDefault="00BE130F" w:rsidP="00BE130F">
            <w:pPr>
              <w:jc w:val="both"/>
              <w:rPr>
                <w:ins w:id="7523" w:author="mikle" w:date="2025-10-09T19:45:00Z"/>
              </w:rPr>
            </w:pPr>
            <w:ins w:id="7524" w:author="mikle" w:date="2025-10-09T19:45:00Z">
              <w:r w:rsidRPr="00BE130F">
                <w:t xml:space="preserve">            ax.axvline(steps.yaw_Ts, linestyle=":", linewidth=1)</w:t>
              </w:r>
            </w:ins>
          </w:p>
          <w:p w14:paraId="1310C3FF" w14:textId="77777777" w:rsidR="00BE130F" w:rsidRPr="00BE130F" w:rsidRDefault="00BE130F" w:rsidP="00BE130F">
            <w:pPr>
              <w:jc w:val="both"/>
              <w:rPr>
                <w:ins w:id="7525" w:author="mikle" w:date="2025-10-09T19:45:00Z"/>
              </w:rPr>
            </w:pPr>
            <w:ins w:id="7526" w:author="mikle" w:date="2025-10-09T19:45:00Z">
              <w:r w:rsidRPr="00BE130F">
                <w:t xml:space="preserve">        ax.set_title("Переходная по курсу")</w:t>
              </w:r>
            </w:ins>
          </w:p>
          <w:p w14:paraId="053BCD7B" w14:textId="77777777" w:rsidR="00BE130F" w:rsidRPr="00BE130F" w:rsidRDefault="00BE130F" w:rsidP="00BE130F">
            <w:pPr>
              <w:jc w:val="both"/>
              <w:rPr>
                <w:ins w:id="7527" w:author="mikle" w:date="2025-10-09T19:45:00Z"/>
              </w:rPr>
            </w:pPr>
            <w:ins w:id="7528" w:author="mikle" w:date="2025-10-09T19:45:00Z">
              <w:r w:rsidRPr="00BE130F">
                <w:t xml:space="preserve">        ax.set_xlabel("t, c"); ax.set_ylabel("ψ, °")</w:t>
              </w:r>
            </w:ins>
          </w:p>
          <w:p w14:paraId="624691DE" w14:textId="77777777" w:rsidR="00BE130F" w:rsidRPr="00BE130F" w:rsidRDefault="00BE130F" w:rsidP="00BE130F">
            <w:pPr>
              <w:jc w:val="both"/>
              <w:rPr>
                <w:ins w:id="7529" w:author="mikle" w:date="2025-10-09T19:45:00Z"/>
              </w:rPr>
            </w:pPr>
            <w:ins w:id="7530" w:author="mikle" w:date="2025-10-09T19:45:00Z">
              <w:r w:rsidRPr="00BE130F">
                <w:t xml:space="preserve">        txt = f"Mp ≈ {steps.yaw_Mp_pct:.1f}%"</w:t>
              </w:r>
            </w:ins>
          </w:p>
          <w:p w14:paraId="4856D59A" w14:textId="77777777" w:rsidR="00BE130F" w:rsidRPr="00BE130F" w:rsidRDefault="00BE130F" w:rsidP="00BE130F">
            <w:pPr>
              <w:jc w:val="both"/>
              <w:rPr>
                <w:ins w:id="7531" w:author="mikle" w:date="2025-10-09T19:45:00Z"/>
              </w:rPr>
            </w:pPr>
            <w:ins w:id="7532" w:author="mikle" w:date="2025-10-09T19:45:00Z">
              <w:r w:rsidRPr="00BE130F">
                <w:t xml:space="preserve">        if steps.yaw_Ts is not None:</w:t>
              </w:r>
            </w:ins>
          </w:p>
          <w:p w14:paraId="464D5A9F" w14:textId="77777777" w:rsidR="00BE130F" w:rsidRPr="00BE130F" w:rsidRDefault="00BE130F" w:rsidP="00BE130F">
            <w:pPr>
              <w:jc w:val="both"/>
              <w:rPr>
                <w:ins w:id="7533" w:author="mikle" w:date="2025-10-09T19:45:00Z"/>
              </w:rPr>
            </w:pPr>
            <w:ins w:id="7534" w:author="mikle" w:date="2025-10-09T19:45:00Z">
              <w:r w:rsidRPr="00BE130F">
                <w:lastRenderedPageBreak/>
                <w:t xml:space="preserve">            txt += f", Ts ≈ {steps.yaw_Ts:.2f} c"</w:t>
              </w:r>
            </w:ins>
          </w:p>
          <w:p w14:paraId="209A7243" w14:textId="77777777" w:rsidR="00BE130F" w:rsidRPr="00BE130F" w:rsidRDefault="00BE130F" w:rsidP="00BE130F">
            <w:pPr>
              <w:jc w:val="both"/>
              <w:rPr>
                <w:ins w:id="7535" w:author="mikle" w:date="2025-10-09T19:45:00Z"/>
              </w:rPr>
            </w:pPr>
            <w:ins w:id="7536" w:author="mikle" w:date="2025-10-09T19:45:00Z">
              <w:r w:rsidRPr="00BE130F">
                <w:t xml:space="preserve">        ax.legend(loc="best", title=txt)</w:t>
              </w:r>
            </w:ins>
          </w:p>
          <w:p w14:paraId="601E286A" w14:textId="77777777" w:rsidR="00BE130F" w:rsidRPr="00BE130F" w:rsidRDefault="00BE130F" w:rsidP="00BE130F">
            <w:pPr>
              <w:jc w:val="both"/>
              <w:rPr>
                <w:ins w:id="7537" w:author="mikle" w:date="2025-10-09T19:45:00Z"/>
              </w:rPr>
            </w:pPr>
            <w:ins w:id="7538" w:author="mikle" w:date="2025-10-09T19:45:00Z">
              <w:r w:rsidRPr="00BE130F">
                <w:t xml:space="preserve">        self.tab_step_yaw.canvas.draw()</w:t>
              </w:r>
            </w:ins>
          </w:p>
          <w:p w14:paraId="00014D91" w14:textId="77777777" w:rsidR="00BE130F" w:rsidRPr="00BE130F" w:rsidRDefault="00BE130F" w:rsidP="00BE130F">
            <w:pPr>
              <w:jc w:val="both"/>
              <w:rPr>
                <w:ins w:id="7539" w:author="mikle" w:date="2025-10-09T19:45:00Z"/>
              </w:rPr>
            </w:pPr>
          </w:p>
          <w:p w14:paraId="7D84CC4D" w14:textId="77777777" w:rsidR="00BE130F" w:rsidRPr="00BE130F" w:rsidRDefault="00BE130F" w:rsidP="00BE130F">
            <w:pPr>
              <w:jc w:val="both"/>
              <w:rPr>
                <w:ins w:id="7540" w:author="mikle" w:date="2025-10-09T19:45:00Z"/>
              </w:rPr>
            </w:pPr>
            <w:ins w:id="7541" w:author="mikle" w:date="2025-10-09T19:45:00Z">
              <w:r w:rsidRPr="00BE130F">
                <w:t xml:space="preserve">        ax = self.tab_step_surge.ax</w:t>
              </w:r>
            </w:ins>
          </w:p>
          <w:p w14:paraId="6A9EB023" w14:textId="77777777" w:rsidR="00BE130F" w:rsidRPr="00BE130F" w:rsidRDefault="00BE130F" w:rsidP="00BE130F">
            <w:pPr>
              <w:jc w:val="both"/>
              <w:rPr>
                <w:ins w:id="7542" w:author="mikle" w:date="2025-10-09T19:45:00Z"/>
              </w:rPr>
            </w:pPr>
            <w:ins w:id="7543" w:author="mikle" w:date="2025-10-09T19:45:00Z">
              <w:r w:rsidRPr="00BE130F">
                <w:t xml:space="preserve">        ax.plot(steps.t_surge, steps.u_ground, label="|V_ground|(t)")</w:t>
              </w:r>
            </w:ins>
          </w:p>
          <w:p w14:paraId="64D82CD1" w14:textId="77777777" w:rsidR="00BE130F" w:rsidRPr="00BE130F" w:rsidRDefault="00BE130F" w:rsidP="00BE130F">
            <w:pPr>
              <w:jc w:val="both"/>
              <w:rPr>
                <w:ins w:id="7544" w:author="mikle" w:date="2025-10-09T19:45:00Z"/>
              </w:rPr>
            </w:pPr>
            <w:ins w:id="7545" w:author="mikle" w:date="2025-10-09T19:45:00Z">
              <w:r w:rsidRPr="00BE130F">
                <w:t xml:space="preserve">        ax.plot(steps.t_surge, steps.u_ref_ground, linestyle="--", label="u_ref")</w:t>
              </w:r>
            </w:ins>
          </w:p>
          <w:p w14:paraId="543C42AA" w14:textId="77777777" w:rsidR="00BE130F" w:rsidRPr="00BE130F" w:rsidRDefault="00BE130F" w:rsidP="00BE130F">
            <w:pPr>
              <w:jc w:val="both"/>
              <w:rPr>
                <w:ins w:id="7546" w:author="mikle" w:date="2025-10-09T19:45:00Z"/>
              </w:rPr>
            </w:pPr>
            <w:ins w:id="7547" w:author="mikle" w:date="2025-10-09T19:45:00Z">
              <w:r w:rsidRPr="00BE130F">
                <w:t xml:space="preserve">        ax.axhline(steps.surge_band[0], linestyle="--", linewidth=1)</w:t>
              </w:r>
            </w:ins>
          </w:p>
          <w:p w14:paraId="26D64D73" w14:textId="77777777" w:rsidR="00BE130F" w:rsidRPr="00BE130F" w:rsidRDefault="00BE130F" w:rsidP="00BE130F">
            <w:pPr>
              <w:jc w:val="both"/>
              <w:rPr>
                <w:ins w:id="7548" w:author="mikle" w:date="2025-10-09T19:45:00Z"/>
              </w:rPr>
            </w:pPr>
            <w:ins w:id="7549" w:author="mikle" w:date="2025-10-09T19:45:00Z">
              <w:r w:rsidRPr="00BE130F">
                <w:t xml:space="preserve">        ax.axhline(steps.surge_band[1], linestyle="--", linewidth=1)</w:t>
              </w:r>
            </w:ins>
          </w:p>
          <w:p w14:paraId="0665F884" w14:textId="77777777" w:rsidR="00BE130F" w:rsidRPr="00BE130F" w:rsidRDefault="00BE130F" w:rsidP="00BE130F">
            <w:pPr>
              <w:jc w:val="both"/>
              <w:rPr>
                <w:ins w:id="7550" w:author="mikle" w:date="2025-10-09T19:45:00Z"/>
              </w:rPr>
            </w:pPr>
            <w:ins w:id="7551" w:author="mikle" w:date="2025-10-09T19:45:00Z">
              <w:r w:rsidRPr="00BE130F">
                <w:t xml:space="preserve">        if steps.surge_Ts is not None:</w:t>
              </w:r>
            </w:ins>
          </w:p>
          <w:p w14:paraId="10FB9B39" w14:textId="77777777" w:rsidR="00BE130F" w:rsidRPr="00BE130F" w:rsidRDefault="00BE130F" w:rsidP="00BE130F">
            <w:pPr>
              <w:jc w:val="both"/>
              <w:rPr>
                <w:ins w:id="7552" w:author="mikle" w:date="2025-10-09T19:45:00Z"/>
              </w:rPr>
            </w:pPr>
            <w:ins w:id="7553" w:author="mikle" w:date="2025-10-09T19:45:00Z">
              <w:r w:rsidRPr="00BE130F">
                <w:t xml:space="preserve">            ax.axvline(steps.surge_Ts, linestyle=":", linewidth=1)</w:t>
              </w:r>
            </w:ins>
          </w:p>
          <w:p w14:paraId="1F7EA72F" w14:textId="77777777" w:rsidR="00BE130F" w:rsidRPr="00BE130F" w:rsidRDefault="00BE130F" w:rsidP="00BE130F">
            <w:pPr>
              <w:jc w:val="both"/>
              <w:rPr>
                <w:ins w:id="7554" w:author="mikle" w:date="2025-10-09T19:45:00Z"/>
              </w:rPr>
            </w:pPr>
            <w:ins w:id="7555" w:author="mikle" w:date="2025-10-09T19:45:00Z">
              <w:r w:rsidRPr="00BE130F">
                <w:t xml:space="preserve">        ax.set_title("Переходная по маршу")</w:t>
              </w:r>
            </w:ins>
          </w:p>
          <w:p w14:paraId="58E088DE" w14:textId="77777777" w:rsidR="00BE130F" w:rsidRPr="00BE130F" w:rsidRDefault="00BE130F" w:rsidP="00BE130F">
            <w:pPr>
              <w:jc w:val="both"/>
              <w:rPr>
                <w:ins w:id="7556" w:author="mikle" w:date="2025-10-09T19:45:00Z"/>
              </w:rPr>
            </w:pPr>
            <w:ins w:id="7557" w:author="mikle" w:date="2025-10-09T19:45:00Z">
              <w:r w:rsidRPr="00BE130F">
                <w:t xml:space="preserve">        ax.set_xlabel("t, c"); ax.set_ylabel("м/с")</w:t>
              </w:r>
            </w:ins>
          </w:p>
          <w:p w14:paraId="38EFA1D6" w14:textId="77777777" w:rsidR="00BE130F" w:rsidRPr="00BE130F" w:rsidRDefault="00BE130F" w:rsidP="00BE130F">
            <w:pPr>
              <w:jc w:val="both"/>
              <w:rPr>
                <w:ins w:id="7558" w:author="mikle" w:date="2025-10-09T19:45:00Z"/>
              </w:rPr>
            </w:pPr>
            <w:ins w:id="7559" w:author="mikle" w:date="2025-10-09T19:45:00Z">
              <w:r w:rsidRPr="00BE130F">
                <w:t xml:space="preserve">        txt = f"Mp ≈ {steps.surge_Mp_pct:.1f}%"</w:t>
              </w:r>
            </w:ins>
          </w:p>
          <w:p w14:paraId="5C206BE0" w14:textId="77777777" w:rsidR="00BE130F" w:rsidRPr="00BE130F" w:rsidRDefault="00BE130F" w:rsidP="00BE130F">
            <w:pPr>
              <w:jc w:val="both"/>
              <w:rPr>
                <w:ins w:id="7560" w:author="mikle" w:date="2025-10-09T19:45:00Z"/>
              </w:rPr>
            </w:pPr>
            <w:ins w:id="7561" w:author="mikle" w:date="2025-10-09T19:45:00Z">
              <w:r w:rsidRPr="00BE130F">
                <w:t xml:space="preserve">        if steps.surge_Ts is not None:</w:t>
              </w:r>
            </w:ins>
          </w:p>
          <w:p w14:paraId="62D7681C" w14:textId="77777777" w:rsidR="00BE130F" w:rsidRPr="00BE130F" w:rsidRDefault="00BE130F" w:rsidP="00BE130F">
            <w:pPr>
              <w:jc w:val="both"/>
              <w:rPr>
                <w:ins w:id="7562" w:author="mikle" w:date="2025-10-09T19:45:00Z"/>
              </w:rPr>
            </w:pPr>
            <w:ins w:id="7563" w:author="mikle" w:date="2025-10-09T19:45:00Z">
              <w:r w:rsidRPr="00BE130F">
                <w:t xml:space="preserve">            txt += f", Ts ≈ {steps.surge_Ts:.2f} c"</w:t>
              </w:r>
            </w:ins>
          </w:p>
          <w:p w14:paraId="7CC1DE0C" w14:textId="77777777" w:rsidR="00BE130F" w:rsidRPr="00BE130F" w:rsidRDefault="00BE130F" w:rsidP="00BE130F">
            <w:pPr>
              <w:jc w:val="both"/>
              <w:rPr>
                <w:ins w:id="7564" w:author="mikle" w:date="2025-10-09T19:45:00Z"/>
              </w:rPr>
            </w:pPr>
            <w:ins w:id="7565" w:author="mikle" w:date="2025-10-09T19:45:00Z">
              <w:r w:rsidRPr="00BE130F">
                <w:t xml:space="preserve">        ax.legend(loc="best", title=txt)</w:t>
              </w:r>
            </w:ins>
          </w:p>
          <w:p w14:paraId="3470776F" w14:textId="77777777" w:rsidR="00BE130F" w:rsidRPr="00BE130F" w:rsidRDefault="00BE130F" w:rsidP="00BE130F">
            <w:pPr>
              <w:jc w:val="both"/>
              <w:rPr>
                <w:ins w:id="7566" w:author="mikle" w:date="2025-10-09T19:45:00Z"/>
              </w:rPr>
            </w:pPr>
            <w:ins w:id="7567" w:author="mikle" w:date="2025-10-09T19:45:00Z">
              <w:r w:rsidRPr="00BE130F">
                <w:t xml:space="preserve">        self.tab_step_surge.canvas.draw()</w:t>
              </w:r>
            </w:ins>
          </w:p>
          <w:p w14:paraId="59A2A794" w14:textId="77777777" w:rsidR="00BE130F" w:rsidRPr="00BE130F" w:rsidRDefault="00BE130F" w:rsidP="00BE130F">
            <w:pPr>
              <w:jc w:val="both"/>
              <w:rPr>
                <w:ins w:id="7568" w:author="mikle" w:date="2025-10-09T19:45:00Z"/>
              </w:rPr>
            </w:pPr>
          </w:p>
          <w:p w14:paraId="38F05598" w14:textId="77777777" w:rsidR="00BE130F" w:rsidRPr="00BE130F" w:rsidRDefault="00BE130F" w:rsidP="00BE130F">
            <w:pPr>
              <w:jc w:val="both"/>
              <w:rPr>
                <w:ins w:id="7569" w:author="mikle" w:date="2025-10-09T19:45:00Z"/>
              </w:rPr>
            </w:pPr>
            <w:ins w:id="7570" w:author="mikle" w:date="2025-10-09T19:45:00Z">
              <w:r w:rsidRPr="00BE130F">
                <w:t xml:space="preserve">        starts = sum(1 for ev, _, _ in res.camera_events if ev == "START")</w:t>
              </w:r>
            </w:ins>
          </w:p>
          <w:p w14:paraId="7710753E" w14:textId="77777777" w:rsidR="00BE130F" w:rsidRPr="00BE130F" w:rsidRDefault="00BE130F" w:rsidP="00BE130F">
            <w:pPr>
              <w:jc w:val="both"/>
              <w:rPr>
                <w:ins w:id="7571" w:author="mikle" w:date="2025-10-09T19:45:00Z"/>
              </w:rPr>
            </w:pPr>
            <w:ins w:id="7572" w:author="mikle" w:date="2025-10-09T19:45:00Z">
              <w:r w:rsidRPr="00BE130F">
                <w:t xml:space="preserve">        ends   = sum(1 for ev, _, _ in res.camera_events if ev == "END")</w:t>
              </w:r>
            </w:ins>
          </w:p>
          <w:p w14:paraId="4D6EC13C" w14:textId="77777777" w:rsidR="00BE130F" w:rsidRPr="00BE130F" w:rsidRDefault="00BE130F" w:rsidP="00BE130F">
            <w:pPr>
              <w:jc w:val="both"/>
              <w:rPr>
                <w:ins w:id="7573" w:author="mikle" w:date="2025-10-09T19:45:00Z"/>
              </w:rPr>
            </w:pPr>
            <w:ins w:id="7574" w:author="mikle" w:date="2025-10-09T19:45:00Z">
              <w:r w:rsidRPr="00BE130F">
                <w:t xml:space="preserve">        self.statusBar().showMessage(</w:t>
              </w:r>
            </w:ins>
          </w:p>
          <w:p w14:paraId="2CF8026D" w14:textId="77777777" w:rsidR="00BE130F" w:rsidRPr="00BE130F" w:rsidRDefault="00BE130F" w:rsidP="00BE130F">
            <w:pPr>
              <w:jc w:val="both"/>
              <w:rPr>
                <w:ins w:id="7575" w:author="mikle" w:date="2025-10-09T19:45:00Z"/>
              </w:rPr>
            </w:pPr>
            <w:ins w:id="7576" w:author="mikle" w:date="2025-10-09T19:45:00Z">
              <w:r w:rsidRPr="00BE130F">
                <w:t xml:space="preserve">            f"L≈{(sum(math.hypot(res.xs[i+1]-res.xs[i], res.ys[i+1]-res.ys[i]) for i in range(len(res.xs)-1))):.1f} м; "</w:t>
              </w:r>
            </w:ins>
          </w:p>
          <w:p w14:paraId="4181CB17" w14:textId="77777777" w:rsidR="00BE130F" w:rsidRPr="00BE130F" w:rsidRDefault="00BE130F" w:rsidP="00BE130F">
            <w:pPr>
              <w:jc w:val="both"/>
              <w:rPr>
                <w:ins w:id="7577" w:author="mikle" w:date="2025-10-09T19:45:00Z"/>
              </w:rPr>
            </w:pPr>
            <w:ins w:id="7578" w:author="mikle" w:date="2025-10-09T19:45:00Z">
              <w:r w:rsidRPr="00BE130F">
                <w:t xml:space="preserve">            f"W≈{res.meta['W_use']:.1f} м; lane≈{res.meta['lane_spacing']:.1f} м; "</w:t>
              </w:r>
            </w:ins>
          </w:p>
          <w:p w14:paraId="2B5913BD" w14:textId="77777777" w:rsidR="00BE130F" w:rsidRPr="00BE130F" w:rsidRDefault="00BE130F" w:rsidP="00BE130F">
            <w:pPr>
              <w:jc w:val="both"/>
              <w:rPr>
                <w:ins w:id="7579" w:author="mikle" w:date="2025-10-09T19:45:00Z"/>
              </w:rPr>
            </w:pPr>
            <w:ins w:id="7580" w:author="mikle" w:date="2025-10-09T19:45:00Z">
              <w:r w:rsidRPr="00BE130F">
                <w:t xml:space="preserve">            f"s_ping≈{res.meta['s_ping']:.2f} м; dt_ping≈{res.meta['dt_ping']:.2f} c; "</w:t>
              </w:r>
            </w:ins>
          </w:p>
          <w:p w14:paraId="13570019" w14:textId="77777777" w:rsidR="00BE130F" w:rsidRPr="00BE130F" w:rsidRDefault="00BE130F" w:rsidP="00BE130F">
            <w:pPr>
              <w:jc w:val="both"/>
              <w:rPr>
                <w:ins w:id="7581" w:author="mikle" w:date="2025-10-09T19:45:00Z"/>
              </w:rPr>
            </w:pPr>
            <w:ins w:id="7582" w:author="mikle" w:date="2025-10-09T19:45:00Z">
              <w:r w:rsidRPr="00BE130F">
                <w:t xml:space="preserve">            f"START={starts}, END={ends}"</w:t>
              </w:r>
            </w:ins>
          </w:p>
          <w:p w14:paraId="0BAB68AC" w14:textId="77777777" w:rsidR="00BE130F" w:rsidRPr="00BE130F" w:rsidRDefault="00BE130F" w:rsidP="00BE130F">
            <w:pPr>
              <w:jc w:val="both"/>
              <w:rPr>
                <w:ins w:id="7583" w:author="mikle" w:date="2025-10-09T19:45:00Z"/>
              </w:rPr>
            </w:pPr>
            <w:ins w:id="7584" w:author="mikle" w:date="2025-10-09T19:45:00Z">
              <w:r w:rsidRPr="00BE130F">
                <w:t xml:space="preserve">        )</w:t>
              </w:r>
            </w:ins>
          </w:p>
          <w:p w14:paraId="49DB3AB1" w14:textId="77777777" w:rsidR="00BE130F" w:rsidRPr="00BE130F" w:rsidRDefault="00BE130F" w:rsidP="00BE130F">
            <w:pPr>
              <w:jc w:val="both"/>
              <w:rPr>
                <w:ins w:id="7585" w:author="mikle" w:date="2025-10-09T19:45:00Z"/>
              </w:rPr>
            </w:pPr>
          </w:p>
          <w:p w14:paraId="7A677895" w14:textId="77777777" w:rsidR="00BE130F" w:rsidRPr="00BE130F" w:rsidRDefault="00BE130F" w:rsidP="00BE130F">
            <w:pPr>
              <w:jc w:val="both"/>
              <w:rPr>
                <w:ins w:id="7586" w:author="mikle" w:date="2025-10-09T19:45:00Z"/>
              </w:rPr>
            </w:pPr>
            <w:ins w:id="7587" w:author="mikle" w:date="2025-10-09T19:45:00Z">
              <w:r w:rsidRPr="00BE130F">
                <w:t>def main():</w:t>
              </w:r>
            </w:ins>
          </w:p>
          <w:p w14:paraId="6E89D5A0" w14:textId="77777777" w:rsidR="00BE130F" w:rsidRPr="00BE130F" w:rsidRDefault="00BE130F" w:rsidP="00BE130F">
            <w:pPr>
              <w:jc w:val="both"/>
              <w:rPr>
                <w:ins w:id="7588" w:author="mikle" w:date="2025-10-09T19:45:00Z"/>
              </w:rPr>
            </w:pPr>
            <w:ins w:id="7589" w:author="mikle" w:date="2025-10-09T19:45:00Z">
              <w:r w:rsidRPr="00BE130F">
                <w:t xml:space="preserve">    import sys</w:t>
              </w:r>
            </w:ins>
          </w:p>
          <w:p w14:paraId="38D551BD" w14:textId="77777777" w:rsidR="00BE130F" w:rsidRPr="00BE130F" w:rsidRDefault="00BE130F" w:rsidP="00BE130F">
            <w:pPr>
              <w:jc w:val="both"/>
              <w:rPr>
                <w:ins w:id="7590" w:author="mikle" w:date="2025-10-09T19:45:00Z"/>
              </w:rPr>
            </w:pPr>
            <w:ins w:id="7591" w:author="mikle" w:date="2025-10-09T19:45:00Z">
              <w:r w:rsidRPr="00BE130F">
                <w:t xml:space="preserve">    app = QtWidgets.QApplication(sys.argv)</w:t>
              </w:r>
            </w:ins>
          </w:p>
          <w:p w14:paraId="6AAD87D0" w14:textId="77777777" w:rsidR="00BE130F" w:rsidRPr="00BE130F" w:rsidRDefault="00BE130F" w:rsidP="00BE130F">
            <w:pPr>
              <w:jc w:val="both"/>
              <w:rPr>
                <w:ins w:id="7592" w:author="mikle" w:date="2025-10-09T19:45:00Z"/>
              </w:rPr>
            </w:pPr>
            <w:ins w:id="7593" w:author="mikle" w:date="2025-10-09T19:45:00Z">
              <w:r w:rsidRPr="00BE130F">
                <w:t xml:space="preserve">    app.setStyle("Fusion")</w:t>
              </w:r>
            </w:ins>
          </w:p>
          <w:p w14:paraId="1E4033B2" w14:textId="77777777" w:rsidR="00BE130F" w:rsidRPr="00BE130F" w:rsidRDefault="00BE130F" w:rsidP="00BE130F">
            <w:pPr>
              <w:jc w:val="both"/>
              <w:rPr>
                <w:ins w:id="7594" w:author="mikle" w:date="2025-10-09T19:45:00Z"/>
              </w:rPr>
            </w:pPr>
            <w:ins w:id="7595" w:author="mikle" w:date="2025-10-09T19:45:00Z">
              <w:r w:rsidRPr="00BE130F">
                <w:t xml:space="preserve">    pal = QtGui.QPalette()</w:t>
              </w:r>
            </w:ins>
          </w:p>
          <w:p w14:paraId="200BF42E" w14:textId="77777777" w:rsidR="00BE130F" w:rsidRPr="00BE130F" w:rsidRDefault="00BE130F" w:rsidP="00BE130F">
            <w:pPr>
              <w:jc w:val="both"/>
              <w:rPr>
                <w:ins w:id="7596" w:author="mikle" w:date="2025-10-09T19:45:00Z"/>
              </w:rPr>
            </w:pPr>
            <w:ins w:id="7597" w:author="mikle" w:date="2025-10-09T19:45:00Z">
              <w:r w:rsidRPr="00BE130F">
                <w:t xml:space="preserve">    pal.setColor(QtGui.QPalette.ColorRole.Window, QtGui.QColor(248, 248, 248))</w:t>
              </w:r>
            </w:ins>
          </w:p>
          <w:p w14:paraId="05A34B40" w14:textId="77777777" w:rsidR="00BE130F" w:rsidRPr="00BE130F" w:rsidRDefault="00BE130F" w:rsidP="00BE130F">
            <w:pPr>
              <w:jc w:val="both"/>
              <w:rPr>
                <w:ins w:id="7598" w:author="mikle" w:date="2025-10-09T19:45:00Z"/>
              </w:rPr>
            </w:pPr>
            <w:ins w:id="7599" w:author="mikle" w:date="2025-10-09T19:45:00Z">
              <w:r w:rsidRPr="00BE130F">
                <w:t xml:space="preserve">    pal.setColor(QtGui.QPalette.ColorRole.Base, QtGui.QColor(255, 255, 255))</w:t>
              </w:r>
            </w:ins>
          </w:p>
          <w:p w14:paraId="648A951D" w14:textId="77777777" w:rsidR="00BE130F" w:rsidRPr="00BE130F" w:rsidRDefault="00BE130F" w:rsidP="00BE130F">
            <w:pPr>
              <w:jc w:val="both"/>
              <w:rPr>
                <w:ins w:id="7600" w:author="mikle" w:date="2025-10-09T19:45:00Z"/>
              </w:rPr>
            </w:pPr>
            <w:ins w:id="7601" w:author="mikle" w:date="2025-10-09T19:45:00Z">
              <w:r w:rsidRPr="00BE130F">
                <w:t xml:space="preserve">    pal.setColor(QtGui.QPalette.ColorRole.AlternateBase, QtGui.QColor(242, 242, 242))</w:t>
              </w:r>
            </w:ins>
          </w:p>
          <w:p w14:paraId="33876296" w14:textId="77777777" w:rsidR="00BE130F" w:rsidRPr="00BE130F" w:rsidRDefault="00BE130F" w:rsidP="00BE130F">
            <w:pPr>
              <w:jc w:val="both"/>
              <w:rPr>
                <w:ins w:id="7602" w:author="mikle" w:date="2025-10-09T19:45:00Z"/>
              </w:rPr>
            </w:pPr>
            <w:ins w:id="7603" w:author="mikle" w:date="2025-10-09T19:45:00Z">
              <w:r w:rsidRPr="00BE130F">
                <w:t xml:space="preserve">    app.setPalette(pal)</w:t>
              </w:r>
            </w:ins>
          </w:p>
          <w:p w14:paraId="6BDDE14B" w14:textId="77777777" w:rsidR="00BE130F" w:rsidRPr="00BE130F" w:rsidRDefault="00BE130F" w:rsidP="00BE130F">
            <w:pPr>
              <w:jc w:val="both"/>
              <w:rPr>
                <w:ins w:id="7604" w:author="mikle" w:date="2025-10-09T19:45:00Z"/>
              </w:rPr>
            </w:pPr>
          </w:p>
          <w:p w14:paraId="3A18DB0E" w14:textId="77777777" w:rsidR="00BE130F" w:rsidRPr="00BE130F" w:rsidRDefault="00BE130F" w:rsidP="00BE130F">
            <w:pPr>
              <w:jc w:val="both"/>
              <w:rPr>
                <w:ins w:id="7605" w:author="mikle" w:date="2025-10-09T19:45:00Z"/>
              </w:rPr>
            </w:pPr>
            <w:ins w:id="7606" w:author="mikle" w:date="2025-10-09T19:45:00Z">
              <w:r w:rsidRPr="00BE130F">
                <w:t xml:space="preserve">    w = MainWindow()</w:t>
              </w:r>
            </w:ins>
          </w:p>
          <w:p w14:paraId="669875A2" w14:textId="77777777" w:rsidR="00BE130F" w:rsidRPr="00BE130F" w:rsidRDefault="00BE130F" w:rsidP="00BE130F">
            <w:pPr>
              <w:jc w:val="both"/>
              <w:rPr>
                <w:ins w:id="7607" w:author="mikle" w:date="2025-10-09T19:45:00Z"/>
              </w:rPr>
            </w:pPr>
            <w:ins w:id="7608" w:author="mikle" w:date="2025-10-09T19:45:00Z">
              <w:r w:rsidRPr="00BE130F">
                <w:t xml:space="preserve">    w.show()</w:t>
              </w:r>
            </w:ins>
          </w:p>
          <w:p w14:paraId="01E5C7FC" w14:textId="77777777" w:rsidR="00BE130F" w:rsidRPr="00BE130F" w:rsidRDefault="00BE130F" w:rsidP="00BE130F">
            <w:pPr>
              <w:jc w:val="both"/>
              <w:rPr>
                <w:ins w:id="7609" w:author="mikle" w:date="2025-10-09T19:45:00Z"/>
              </w:rPr>
            </w:pPr>
            <w:ins w:id="7610" w:author="mikle" w:date="2025-10-09T19:45:00Z">
              <w:r w:rsidRPr="00BE130F">
                <w:t xml:space="preserve">    sys.exit(app.exec())</w:t>
              </w:r>
            </w:ins>
          </w:p>
          <w:p w14:paraId="6735B2E3" w14:textId="77777777" w:rsidR="00BE130F" w:rsidRPr="00BE130F" w:rsidRDefault="00BE130F" w:rsidP="00BE130F">
            <w:pPr>
              <w:jc w:val="both"/>
              <w:rPr>
                <w:ins w:id="7611" w:author="mikle" w:date="2025-10-09T19:45:00Z"/>
              </w:rPr>
            </w:pPr>
          </w:p>
          <w:p w14:paraId="121C8BFB" w14:textId="77777777" w:rsidR="00BE130F" w:rsidRPr="00BE130F" w:rsidRDefault="00BE130F" w:rsidP="00BE130F">
            <w:pPr>
              <w:jc w:val="both"/>
              <w:rPr>
                <w:ins w:id="7612" w:author="mikle" w:date="2025-10-09T19:45:00Z"/>
              </w:rPr>
            </w:pPr>
            <w:ins w:id="7613" w:author="mikle" w:date="2025-10-09T19:45:00Z">
              <w:r w:rsidRPr="00BE130F">
                <w:t>if __name__ == "__main__":</w:t>
              </w:r>
            </w:ins>
          </w:p>
          <w:p w14:paraId="6C32DAAC" w14:textId="77777777" w:rsidR="00BE130F" w:rsidRPr="00BE130F" w:rsidRDefault="00BE130F" w:rsidP="00BE130F">
            <w:pPr>
              <w:jc w:val="both"/>
              <w:rPr>
                <w:ins w:id="7614" w:author="mikle" w:date="2025-10-09T19:45:00Z"/>
              </w:rPr>
            </w:pPr>
            <w:ins w:id="7615" w:author="mikle" w:date="2025-10-09T19:45:00Z">
              <w:r w:rsidRPr="00BE130F">
                <w:t xml:space="preserve">    main()</w:t>
              </w:r>
            </w:ins>
          </w:p>
          <w:p w14:paraId="75FBE50D" w14:textId="77777777" w:rsidR="00BE130F" w:rsidRPr="00BE130F" w:rsidRDefault="00BE130F" w:rsidP="00BE130F">
            <w:pPr>
              <w:jc w:val="both"/>
              <w:rPr>
                <w:ins w:id="7616" w:author="mikle" w:date="2025-10-09T19:45:00Z"/>
              </w:rPr>
            </w:pPr>
          </w:p>
          <w:p w14:paraId="2FF0901A" w14:textId="591DCFCA" w:rsidR="00434E52" w:rsidRPr="00434E52" w:rsidDel="00BE130F" w:rsidRDefault="00434E52" w:rsidP="00434E52">
            <w:pPr>
              <w:jc w:val="both"/>
              <w:rPr>
                <w:del w:id="7617" w:author="mikle" w:date="2025-10-09T19:45:00Z" w16du:dateUtc="2025-10-10T02:45:00Z"/>
                <w:lang w:val="en-US"/>
              </w:rPr>
            </w:pPr>
            <w:del w:id="7618" w:author="mikle" w:date="2025-10-09T19:45:00Z" w16du:dateUtc="2025-10-10T02:45:00Z">
              <w:r w:rsidRPr="00434E52" w:rsidDel="00BE130F">
                <w:rPr>
                  <w:lang w:val="en-US"/>
                </w:rPr>
                <w:delText>import math</w:delText>
              </w:r>
            </w:del>
          </w:p>
          <w:p w14:paraId="3AD4EF4A" w14:textId="4E20A905" w:rsidR="00434E52" w:rsidRPr="00434E52" w:rsidDel="00BE130F" w:rsidRDefault="00434E52" w:rsidP="00434E52">
            <w:pPr>
              <w:jc w:val="both"/>
              <w:rPr>
                <w:del w:id="7619" w:author="mikle" w:date="2025-10-09T19:45:00Z" w16du:dateUtc="2025-10-10T02:45:00Z"/>
                <w:lang w:val="en-US"/>
              </w:rPr>
            </w:pPr>
            <w:del w:id="7620" w:author="mikle" w:date="2025-10-09T19:45:00Z" w16du:dateUtc="2025-10-10T02:45:00Z">
              <w:r w:rsidRPr="00434E52" w:rsidDel="00BE130F">
                <w:rPr>
                  <w:lang w:val="en-US"/>
                </w:rPr>
                <w:delText>import matplotlib.pyplot as plt</w:delText>
              </w:r>
            </w:del>
          </w:p>
          <w:p w14:paraId="15ECCC6B" w14:textId="02AE7CBF" w:rsidR="00434E52" w:rsidRPr="00434E52" w:rsidDel="00BE130F" w:rsidRDefault="00434E52" w:rsidP="00434E52">
            <w:pPr>
              <w:jc w:val="both"/>
              <w:rPr>
                <w:del w:id="7621" w:author="mikle" w:date="2025-10-09T19:45:00Z" w16du:dateUtc="2025-10-10T02:45:00Z"/>
                <w:lang w:val="en-US"/>
              </w:rPr>
            </w:pPr>
            <w:del w:id="7622" w:author="mikle" w:date="2025-10-09T19:45:00Z" w16du:dateUtc="2025-10-10T02:45:00Z">
              <w:r w:rsidRPr="00434E52" w:rsidDel="00BE130F">
                <w:rPr>
                  <w:lang w:val="en-US"/>
                </w:rPr>
                <w:delText>import matplotlib.patches as mpatches</w:delText>
              </w:r>
            </w:del>
          </w:p>
          <w:p w14:paraId="386AD2E1" w14:textId="7AF456FE" w:rsidR="00434E52" w:rsidRPr="00434E52" w:rsidDel="00BE130F" w:rsidRDefault="00434E52" w:rsidP="00434E52">
            <w:pPr>
              <w:jc w:val="both"/>
              <w:rPr>
                <w:del w:id="7623" w:author="mikle" w:date="2025-10-09T19:45:00Z" w16du:dateUtc="2025-10-10T02:45:00Z"/>
                <w:lang w:val="en-US"/>
              </w:rPr>
            </w:pPr>
          </w:p>
          <w:p w14:paraId="7528C971" w14:textId="0ABA438B" w:rsidR="00434E52" w:rsidRPr="00434E52" w:rsidDel="00BE130F" w:rsidRDefault="00434E52" w:rsidP="00434E52">
            <w:pPr>
              <w:jc w:val="both"/>
              <w:rPr>
                <w:del w:id="7624" w:author="mikle" w:date="2025-10-09T19:45:00Z" w16du:dateUtc="2025-10-10T02:45:00Z"/>
                <w:lang w:val="en-US"/>
              </w:rPr>
            </w:pPr>
          </w:p>
          <w:p w14:paraId="38C4EDBC" w14:textId="5C5C50EC" w:rsidR="00434E52" w:rsidRPr="00434E52" w:rsidDel="00BE130F" w:rsidRDefault="00434E52" w:rsidP="00434E52">
            <w:pPr>
              <w:jc w:val="both"/>
              <w:rPr>
                <w:del w:id="7625" w:author="mikle" w:date="2025-10-09T19:45:00Z" w16du:dateUtc="2025-10-10T02:45:00Z"/>
                <w:lang w:val="en-US"/>
              </w:rPr>
            </w:pPr>
            <w:del w:id="7626" w:author="mikle" w:date="2025-10-09T19:45:00Z" w16du:dateUtc="2025-10-10T02:45:00Z">
              <w:r w:rsidRPr="00434E52" w:rsidDel="00BE130F">
                <w:rPr>
                  <w:lang w:val="en-US"/>
                </w:rPr>
                <w:delText>try:</w:delText>
              </w:r>
            </w:del>
          </w:p>
          <w:p w14:paraId="75E11E89" w14:textId="16F451E5" w:rsidR="00434E52" w:rsidRPr="00434E52" w:rsidDel="00BE130F" w:rsidRDefault="00434E52" w:rsidP="00434E52">
            <w:pPr>
              <w:jc w:val="both"/>
              <w:rPr>
                <w:del w:id="7627" w:author="mikle" w:date="2025-10-09T19:45:00Z" w16du:dateUtc="2025-10-10T02:45:00Z"/>
                <w:lang w:val="en-US"/>
              </w:rPr>
            </w:pPr>
            <w:del w:id="7628" w:author="mikle" w:date="2025-10-09T19:45:00Z" w16du:dateUtc="2025-10-10T02:45:00Z">
              <w:r w:rsidRPr="00434E52" w:rsidDel="00BE130F">
                <w:rPr>
                  <w:lang w:val="en-US"/>
                </w:rPr>
                <w:delText>    import serial  </w:delText>
              </w:r>
              <w:r w:rsidRPr="00434E52" w:rsidDel="00BE130F">
                <w:rPr>
                  <w:i/>
                  <w:iCs/>
                  <w:lang w:val="en-US"/>
                </w:rPr>
                <w:delText># type: ignore</w:delText>
              </w:r>
            </w:del>
          </w:p>
          <w:p w14:paraId="585D546C" w14:textId="4B621F8F" w:rsidR="00434E52" w:rsidRPr="00434E52" w:rsidDel="00BE130F" w:rsidRDefault="00434E52" w:rsidP="00434E52">
            <w:pPr>
              <w:jc w:val="both"/>
              <w:rPr>
                <w:del w:id="7629" w:author="mikle" w:date="2025-10-09T19:45:00Z" w16du:dateUtc="2025-10-10T02:45:00Z"/>
                <w:lang w:val="en-US"/>
              </w:rPr>
            </w:pPr>
            <w:del w:id="7630" w:author="mikle" w:date="2025-10-09T19:45:00Z" w16du:dateUtc="2025-10-10T02:45:00Z">
              <w:r w:rsidRPr="00434E52" w:rsidDel="00BE130F">
                <w:rPr>
                  <w:lang w:val="en-US"/>
                </w:rPr>
                <w:delText>except Exception:</w:delText>
              </w:r>
            </w:del>
          </w:p>
          <w:p w14:paraId="0F7C8762" w14:textId="51B3FAEC" w:rsidR="00434E52" w:rsidRPr="00434E52" w:rsidDel="00BE130F" w:rsidRDefault="00434E52" w:rsidP="00434E52">
            <w:pPr>
              <w:jc w:val="both"/>
              <w:rPr>
                <w:del w:id="7631" w:author="mikle" w:date="2025-10-09T19:45:00Z" w16du:dateUtc="2025-10-10T02:45:00Z"/>
                <w:lang w:val="en-US"/>
              </w:rPr>
            </w:pPr>
            <w:del w:id="7632" w:author="mikle" w:date="2025-10-09T19:45:00Z" w16du:dateUtc="2025-10-10T02:45:00Z">
              <w:r w:rsidRPr="00434E52" w:rsidDel="00BE130F">
                <w:rPr>
                  <w:lang w:val="en-US"/>
                </w:rPr>
                <w:delText>    serial = None</w:delText>
              </w:r>
            </w:del>
          </w:p>
          <w:p w14:paraId="37626D67" w14:textId="00AE0801" w:rsidR="00434E52" w:rsidRPr="00434E52" w:rsidDel="00BE130F" w:rsidRDefault="00434E52" w:rsidP="00434E52">
            <w:pPr>
              <w:jc w:val="both"/>
              <w:rPr>
                <w:del w:id="7633" w:author="mikle" w:date="2025-10-09T19:45:00Z" w16du:dateUtc="2025-10-10T02:45:00Z"/>
                <w:lang w:val="en-US"/>
              </w:rPr>
            </w:pPr>
          </w:p>
          <w:p w14:paraId="560BE81A" w14:textId="5371E897" w:rsidR="00434E52" w:rsidRPr="00434E52" w:rsidDel="00BE130F" w:rsidRDefault="00434E52" w:rsidP="00434E52">
            <w:pPr>
              <w:jc w:val="both"/>
              <w:rPr>
                <w:del w:id="7634" w:author="mikle" w:date="2025-10-09T19:45:00Z" w16du:dateUtc="2025-10-10T02:45:00Z"/>
                <w:lang w:val="en-US"/>
              </w:rPr>
            </w:pPr>
            <w:del w:id="7635" w:author="mikle" w:date="2025-10-09T19:45:00Z" w16du:dateUtc="2025-10-10T02:45:00Z">
              <w:r w:rsidRPr="00434E52" w:rsidDel="00BE130F">
                <w:rPr>
                  <w:lang w:val="en-US"/>
                </w:rPr>
                <w:delText>RAD2DEG = 180.0 / math.pi</w:delText>
              </w:r>
            </w:del>
          </w:p>
          <w:p w14:paraId="21D40590" w14:textId="6EABD625" w:rsidR="00434E52" w:rsidRPr="00434E52" w:rsidDel="00BE130F" w:rsidRDefault="00434E52" w:rsidP="00434E52">
            <w:pPr>
              <w:jc w:val="both"/>
              <w:rPr>
                <w:del w:id="7636" w:author="mikle" w:date="2025-10-09T19:45:00Z" w16du:dateUtc="2025-10-10T02:45:00Z"/>
                <w:lang w:val="en-US"/>
              </w:rPr>
            </w:pPr>
            <w:del w:id="7637" w:author="mikle" w:date="2025-10-09T19:45:00Z" w16du:dateUtc="2025-10-10T02:45:00Z">
              <w:r w:rsidRPr="00434E52" w:rsidDel="00BE130F">
                <w:rPr>
                  <w:lang w:val="en-US"/>
                </w:rPr>
                <w:delText>DEG2RAD = math.pi / 180.0</w:delText>
              </w:r>
            </w:del>
          </w:p>
          <w:p w14:paraId="5DE6302A" w14:textId="51433736" w:rsidR="00434E52" w:rsidRPr="00434E52" w:rsidDel="00BE130F" w:rsidRDefault="00434E52" w:rsidP="00434E52">
            <w:pPr>
              <w:jc w:val="both"/>
              <w:rPr>
                <w:del w:id="7638" w:author="mikle" w:date="2025-10-09T19:45:00Z" w16du:dateUtc="2025-10-10T02:45:00Z"/>
                <w:lang w:val="en-US"/>
              </w:rPr>
            </w:pPr>
          </w:p>
          <w:p w14:paraId="62D2A6B4" w14:textId="047C4F32" w:rsidR="00434E52" w:rsidRPr="00434E52" w:rsidDel="00BE130F" w:rsidRDefault="00434E52" w:rsidP="00434E52">
            <w:pPr>
              <w:jc w:val="both"/>
              <w:rPr>
                <w:del w:id="7639" w:author="mikle" w:date="2025-10-09T19:45:00Z" w16du:dateUtc="2025-10-10T02:45:00Z"/>
                <w:lang w:val="en-US"/>
              </w:rPr>
            </w:pPr>
            <w:del w:id="7640" w:author="mikle" w:date="2025-10-09T19:45:00Z" w16du:dateUtc="2025-10-10T02:45:00Z">
              <w:r w:rsidRPr="00434E52" w:rsidDel="00BE130F">
                <w:rPr>
                  <w:lang w:val="en-US"/>
                </w:rPr>
                <w:delText>def wrap_rad(a):</w:delText>
              </w:r>
            </w:del>
          </w:p>
          <w:p w14:paraId="4652335D" w14:textId="2EC22CD6" w:rsidR="00434E52" w:rsidRPr="00434E52" w:rsidDel="00BE130F" w:rsidRDefault="00434E52" w:rsidP="00434E52">
            <w:pPr>
              <w:jc w:val="both"/>
              <w:rPr>
                <w:del w:id="7641" w:author="mikle" w:date="2025-10-09T19:45:00Z" w16du:dateUtc="2025-10-10T02:45:00Z"/>
                <w:lang w:val="en-US"/>
              </w:rPr>
            </w:pPr>
            <w:del w:id="7642" w:author="mikle" w:date="2025-10-09T19:45:00Z" w16du:dateUtc="2025-10-10T02:45:00Z">
              <w:r w:rsidRPr="00434E52" w:rsidDel="00BE130F">
                <w:rPr>
                  <w:lang w:val="en-US"/>
                </w:rPr>
                <w:delText>    while a &lt;= -math.pi: a += 2*math.pi</w:delText>
              </w:r>
            </w:del>
          </w:p>
          <w:p w14:paraId="5A8946CF" w14:textId="0869E646" w:rsidR="00434E52" w:rsidRPr="00434E52" w:rsidDel="00BE130F" w:rsidRDefault="00434E52" w:rsidP="00434E52">
            <w:pPr>
              <w:jc w:val="both"/>
              <w:rPr>
                <w:del w:id="7643" w:author="mikle" w:date="2025-10-09T19:45:00Z" w16du:dateUtc="2025-10-10T02:45:00Z"/>
                <w:lang w:val="en-US"/>
              </w:rPr>
            </w:pPr>
            <w:del w:id="7644" w:author="mikle" w:date="2025-10-09T19:45:00Z" w16du:dateUtc="2025-10-10T02:45:00Z">
              <w:r w:rsidRPr="00434E52" w:rsidDel="00BE130F">
                <w:rPr>
                  <w:lang w:val="en-US"/>
                </w:rPr>
                <w:delText>    while a &gt;   math.pi: a -= 2*math.pi</w:delText>
              </w:r>
            </w:del>
          </w:p>
          <w:p w14:paraId="5F6E4CBD" w14:textId="15B0AB18" w:rsidR="00434E52" w:rsidRPr="001E1313" w:rsidDel="00BE130F" w:rsidRDefault="00434E52" w:rsidP="00434E52">
            <w:pPr>
              <w:jc w:val="both"/>
              <w:rPr>
                <w:del w:id="7645" w:author="mikle" w:date="2025-10-09T19:45:00Z" w16du:dateUtc="2025-10-10T02:45:00Z"/>
                <w:lang w:val="en-US"/>
                <w:rPrChange w:id="7646" w:author="Анна Ромашко" w:date="2025-09-25T08:08:00Z">
                  <w:rPr>
                    <w:del w:id="7647" w:author="mikle" w:date="2025-10-09T19:45:00Z" w16du:dateUtc="2025-10-10T02:45:00Z"/>
                  </w:rPr>
                </w:rPrChange>
              </w:rPr>
            </w:pPr>
            <w:del w:id="7648" w:author="mikle" w:date="2025-10-09T19:45:00Z" w16du:dateUtc="2025-10-10T02:45:00Z">
              <w:r w:rsidRPr="00434E52" w:rsidDel="00BE130F">
                <w:rPr>
                  <w:lang w:val="en-US"/>
                </w:rPr>
                <w:delText xml:space="preserve">    </w:delText>
              </w:r>
              <w:r w:rsidRPr="001E1313" w:rsidDel="00BE130F">
                <w:rPr>
                  <w:lang w:val="en-US"/>
                  <w:rPrChange w:id="7649" w:author="Анна Ромашко" w:date="2025-09-25T08:08:00Z">
                    <w:rPr/>
                  </w:rPrChange>
                </w:rPr>
                <w:delText>return a</w:delText>
              </w:r>
            </w:del>
          </w:p>
          <w:p w14:paraId="2582CAD3" w14:textId="35A0637A" w:rsidR="00434E52" w:rsidRPr="001E1313" w:rsidDel="00BE130F" w:rsidRDefault="00434E52" w:rsidP="00434E52">
            <w:pPr>
              <w:jc w:val="both"/>
              <w:rPr>
                <w:del w:id="7650" w:author="mikle" w:date="2025-10-09T19:45:00Z" w16du:dateUtc="2025-10-10T02:45:00Z"/>
                <w:lang w:val="en-US"/>
                <w:rPrChange w:id="7651" w:author="Анна Ромашко" w:date="2025-09-25T08:08:00Z">
                  <w:rPr>
                    <w:del w:id="7652" w:author="mikle" w:date="2025-10-09T19:45:00Z" w16du:dateUtc="2025-10-10T02:45:00Z"/>
                  </w:rPr>
                </w:rPrChange>
              </w:rPr>
            </w:pPr>
          </w:p>
          <w:p w14:paraId="7C3F93A2" w14:textId="77F64995" w:rsidR="00434E52" w:rsidRPr="00434E52" w:rsidDel="00BE130F" w:rsidRDefault="00434E52" w:rsidP="00434E52">
            <w:pPr>
              <w:jc w:val="both"/>
              <w:rPr>
                <w:del w:id="7653" w:author="mikle" w:date="2025-10-09T19:45:00Z" w16du:dateUtc="2025-10-10T02:45:00Z"/>
                <w:lang w:val="en-US"/>
              </w:rPr>
            </w:pPr>
            <w:del w:id="7654" w:author="mikle" w:date="2025-10-09T19:45:00Z" w16du:dateUtc="2025-10-10T02:45:00Z">
              <w:r w:rsidRPr="00434E52" w:rsidDel="00BE130F">
                <w:rPr>
                  <w:lang w:val="en-US"/>
                </w:rPr>
                <w:delText xml:space="preserve">class </w:delText>
              </w:r>
              <w:r w:rsidRPr="00434E52" w:rsidDel="00BE130F">
                <w:rPr>
                  <w:u w:val="single"/>
                  <w:lang w:val="en-US"/>
                </w:rPr>
                <w:delText>Kurs</w:delText>
              </w:r>
              <w:r w:rsidRPr="00434E52" w:rsidDel="00BE130F">
                <w:rPr>
                  <w:lang w:val="en-US"/>
                </w:rPr>
                <w:delText>:</w:delText>
              </w:r>
            </w:del>
          </w:p>
          <w:p w14:paraId="2E0FAD9B" w14:textId="317D3A1C" w:rsidR="00434E52" w:rsidRPr="00434E52" w:rsidDel="00BE130F" w:rsidRDefault="00434E52" w:rsidP="00434E52">
            <w:pPr>
              <w:jc w:val="both"/>
              <w:rPr>
                <w:del w:id="7655" w:author="mikle" w:date="2025-10-09T19:45:00Z" w16du:dateUtc="2025-10-10T02:45:00Z"/>
                <w:lang w:val="en-US"/>
              </w:rPr>
            </w:pPr>
            <w:del w:id="7656" w:author="mikle" w:date="2025-10-09T19:45:00Z" w16du:dateUtc="2025-10-10T02:45:00Z">
              <w:r w:rsidRPr="00434E52" w:rsidDel="00BE130F">
                <w:rPr>
                  <w:lang w:val="en-US"/>
                </w:rPr>
                <w:delText>    def __init__(self,</w:delText>
              </w:r>
            </w:del>
          </w:p>
          <w:p w14:paraId="2A83E19C" w14:textId="0E02C111" w:rsidR="00434E52" w:rsidRPr="00434E52" w:rsidDel="00BE130F" w:rsidRDefault="00434E52" w:rsidP="00434E52">
            <w:pPr>
              <w:jc w:val="both"/>
              <w:rPr>
                <w:del w:id="7657" w:author="mikle" w:date="2025-10-09T19:45:00Z" w16du:dateUtc="2025-10-10T02:45:00Z"/>
                <w:lang w:val="en-US"/>
              </w:rPr>
            </w:pPr>
            <w:del w:id="7658" w:author="mikle" w:date="2025-10-09T19:45:00Z" w16du:dateUtc="2025-10-10T02:45:00Z">
              <w:r w:rsidRPr="00434E52" w:rsidDel="00BE130F">
                <w:rPr>
                  <w:lang w:val="en-US"/>
                </w:rPr>
                <w:delText>                 Jy=90.0, L55=87.0,</w:delText>
              </w:r>
            </w:del>
          </w:p>
          <w:p w14:paraId="2072F065" w14:textId="3A4BA8DE" w:rsidR="00434E52" w:rsidRPr="00434E52" w:rsidDel="00BE130F" w:rsidRDefault="00434E52" w:rsidP="00434E52">
            <w:pPr>
              <w:jc w:val="both"/>
              <w:rPr>
                <w:del w:id="7659" w:author="mikle" w:date="2025-10-09T19:45:00Z" w16du:dateUtc="2025-10-10T02:45:00Z"/>
                <w:lang w:val="en-US"/>
              </w:rPr>
            </w:pPr>
            <w:del w:id="7660" w:author="mikle" w:date="2025-10-09T19:45:00Z" w16du:dateUtc="2025-10-10T02:45:00Z">
              <w:r w:rsidRPr="00434E52" w:rsidDel="00BE130F">
                <w:rPr>
                  <w:lang w:val="en-US"/>
                </w:rPr>
                <w:delText>                 Cwy1=75.0, Cwy2=7.4,</w:delText>
              </w:r>
            </w:del>
          </w:p>
          <w:p w14:paraId="747D1A8B" w14:textId="4A508BC4" w:rsidR="00434E52" w:rsidRPr="00434E52" w:rsidDel="00BE130F" w:rsidRDefault="00434E52" w:rsidP="00434E52">
            <w:pPr>
              <w:jc w:val="both"/>
              <w:rPr>
                <w:del w:id="7661" w:author="mikle" w:date="2025-10-09T19:45:00Z" w16du:dateUtc="2025-10-10T02:45:00Z"/>
                <w:lang w:val="en-US"/>
              </w:rPr>
            </w:pPr>
            <w:del w:id="7662" w:author="mikle" w:date="2025-10-09T19:45:00Z" w16du:dateUtc="2025-10-10T02:45:00Z">
              <w:r w:rsidRPr="00434E52" w:rsidDel="00BE130F">
                <w:rPr>
                  <w:lang w:val="en-US"/>
                </w:rPr>
                <w:delText>                 Tdv=0.15, Kdv=20.0, b=0.3,</w:delText>
              </w:r>
            </w:del>
          </w:p>
          <w:p w14:paraId="7E704E1D" w14:textId="05BD7F27" w:rsidR="00434E52" w:rsidRPr="00434E52" w:rsidDel="00BE130F" w:rsidRDefault="00434E52" w:rsidP="00434E52">
            <w:pPr>
              <w:jc w:val="both"/>
              <w:rPr>
                <w:del w:id="7663" w:author="mikle" w:date="2025-10-09T19:45:00Z" w16du:dateUtc="2025-10-10T02:45:00Z"/>
              </w:rPr>
            </w:pPr>
            <w:del w:id="7664" w:author="mikle" w:date="2025-10-09T19:45:00Z" w16du:dateUtc="2025-10-10T02:45:00Z">
              <w:r w:rsidRPr="00434E52" w:rsidDel="00BE130F">
                <w:rPr>
                  <w:lang w:val="en-US"/>
                </w:rPr>
                <w:delText>                 </w:delText>
              </w:r>
              <w:r w:rsidRPr="00434E52" w:rsidDel="00BE130F">
                <w:delText>Umax=10.0,</w:delText>
              </w:r>
            </w:del>
          </w:p>
          <w:p w14:paraId="3571A60C" w14:textId="280FC595" w:rsidR="00434E52" w:rsidRPr="00434E52" w:rsidDel="00BE130F" w:rsidRDefault="00434E52" w:rsidP="00434E52">
            <w:pPr>
              <w:jc w:val="both"/>
              <w:rPr>
                <w:del w:id="7665" w:author="mikle" w:date="2025-10-09T19:45:00Z" w16du:dateUtc="2025-10-10T02:45:00Z"/>
              </w:rPr>
            </w:pPr>
            <w:del w:id="7666" w:author="mikle" w:date="2025-10-09T19:45:00Z" w16du:dateUtc="2025-10-10T02:45:00Z">
              <w:r w:rsidRPr="00434E52" w:rsidDel="00BE130F">
                <w:delText xml:space="preserve">                 K1=0.6772091636,   </w:delText>
              </w:r>
              <w:r w:rsidRPr="00434E52" w:rsidDel="00BE130F">
                <w:rPr>
                  <w:i/>
                  <w:iCs/>
                </w:rPr>
                <w:delText># В/град</w:delText>
              </w:r>
            </w:del>
          </w:p>
          <w:p w14:paraId="63FBE968" w14:textId="1DBDE151" w:rsidR="00434E52" w:rsidRPr="00434E52" w:rsidDel="00BE130F" w:rsidRDefault="00434E52" w:rsidP="00434E52">
            <w:pPr>
              <w:jc w:val="both"/>
              <w:rPr>
                <w:del w:id="7667" w:author="mikle" w:date="2025-10-09T19:45:00Z" w16du:dateUtc="2025-10-10T02:45:00Z"/>
              </w:rPr>
            </w:pPr>
            <w:del w:id="7668" w:author="mikle" w:date="2025-10-09T19:45:00Z" w16du:dateUtc="2025-10-10T02:45:00Z">
              <w:r w:rsidRPr="00434E52" w:rsidDel="00BE130F">
                <w:delText xml:space="preserve">                 K2=0.6157978918,   </w:delText>
              </w:r>
              <w:r w:rsidRPr="00434E52" w:rsidDel="00BE130F">
                <w:rPr>
                  <w:i/>
                  <w:iCs/>
                </w:rPr>
                <w:delText># В/(град/с)</w:delText>
              </w:r>
            </w:del>
          </w:p>
          <w:p w14:paraId="52362CD2" w14:textId="657C602D" w:rsidR="00434E52" w:rsidRPr="00434E52" w:rsidDel="00BE130F" w:rsidRDefault="00434E52" w:rsidP="00434E52">
            <w:pPr>
              <w:jc w:val="both"/>
              <w:rPr>
                <w:del w:id="7669" w:author="mikle" w:date="2025-10-09T19:45:00Z" w16du:dateUtc="2025-10-10T02:45:00Z"/>
                <w:lang w:val="en-US"/>
              </w:rPr>
            </w:pPr>
            <w:del w:id="7670" w:author="mikle" w:date="2025-10-09T19:45:00Z" w16du:dateUtc="2025-10-10T02:45:00Z">
              <w:r w:rsidRPr="00434E52" w:rsidDel="00BE130F">
                <w:rPr>
                  <w:lang w:val="en-US"/>
                </w:rPr>
                <w:delText> </w:delText>
              </w:r>
              <w:r w:rsidRPr="001E1313" w:rsidDel="00BE130F">
                <w:delText xml:space="preserve"> </w:delText>
              </w:r>
              <w:r w:rsidRPr="00434E52" w:rsidDel="00BE130F">
                <w:rPr>
                  <w:lang w:val="en-US"/>
                </w:rPr>
                <w:delText> </w:delText>
              </w:r>
              <w:r w:rsidRPr="001E1313" w:rsidDel="00BE130F">
                <w:delText xml:space="preserve"> </w:delText>
              </w:r>
              <w:r w:rsidRPr="00434E52" w:rsidDel="00BE130F">
                <w:rPr>
                  <w:lang w:val="en-US"/>
                </w:rPr>
                <w:delText> </w:delText>
              </w:r>
              <w:r w:rsidRPr="001E1313" w:rsidDel="00BE130F">
                <w:delText xml:space="preserve"> </w:delText>
              </w:r>
              <w:r w:rsidRPr="00434E52" w:rsidDel="00BE130F">
                <w:rPr>
                  <w:lang w:val="en-US"/>
                </w:rPr>
                <w:delText> </w:delText>
              </w:r>
              <w:r w:rsidRPr="001E1313" w:rsidDel="00BE130F">
                <w:delText xml:space="preserve"> </w:delText>
              </w:r>
              <w:r w:rsidRPr="00434E52" w:rsidDel="00BE130F">
                <w:rPr>
                  <w:lang w:val="en-US"/>
                </w:rPr>
                <w:delText> </w:delText>
              </w:r>
              <w:r w:rsidRPr="001E1313" w:rsidDel="00BE130F">
                <w:delText xml:space="preserve"> </w:delText>
              </w:r>
              <w:r w:rsidRPr="00434E52" w:rsidDel="00BE130F">
                <w:rPr>
                  <w:lang w:val="en-US"/>
                </w:rPr>
                <w:delText> </w:delText>
              </w:r>
              <w:r w:rsidRPr="001E1313" w:rsidDel="00BE130F">
                <w:delText xml:space="preserve"> </w:delText>
              </w:r>
              <w:r w:rsidRPr="00434E52" w:rsidDel="00BE130F">
                <w:rPr>
                  <w:lang w:val="en-US"/>
                </w:rPr>
                <w:delText> </w:delText>
              </w:r>
              <w:r w:rsidRPr="001E1313" w:rsidDel="00BE130F">
                <w:delText xml:space="preserve"> </w:delText>
              </w:r>
              <w:r w:rsidRPr="00434E52" w:rsidDel="00BE130F">
                <w:rPr>
                  <w:lang w:val="en-US"/>
                </w:rPr>
                <w:delText> </w:delText>
              </w:r>
              <w:r w:rsidRPr="001E1313" w:rsidDel="00BE130F">
                <w:delText xml:space="preserve"> </w:delText>
              </w:r>
              <w:r w:rsidRPr="00434E52" w:rsidDel="00BE130F">
                <w:rPr>
                  <w:lang w:val="en-US"/>
                </w:rPr>
                <w:delText> Mdist=0.0,  </w:delText>
              </w:r>
            </w:del>
          </w:p>
          <w:p w14:paraId="6FFCBB65" w14:textId="7D85A15F" w:rsidR="00434E52" w:rsidRPr="00434E52" w:rsidDel="00BE130F" w:rsidRDefault="00434E52" w:rsidP="00434E52">
            <w:pPr>
              <w:jc w:val="both"/>
              <w:rPr>
                <w:del w:id="7671" w:author="mikle" w:date="2025-10-09T19:45:00Z" w16du:dateUtc="2025-10-10T02:45:00Z"/>
                <w:lang w:val="en-US"/>
              </w:rPr>
            </w:pPr>
            <w:del w:id="7672" w:author="mikle" w:date="2025-10-09T19:45:00Z" w16du:dateUtc="2025-10-10T02:45:00Z">
              <w:r w:rsidRPr="00434E52" w:rsidDel="00BE130F">
                <w:rPr>
                  <w:lang w:val="en-US"/>
                </w:rPr>
                <w:delText>                 use_5pct_error_psi=False,</w:delText>
              </w:r>
            </w:del>
          </w:p>
          <w:p w14:paraId="4DAE0C33" w14:textId="51844CD5" w:rsidR="00434E52" w:rsidRPr="00434E52" w:rsidDel="00BE130F" w:rsidRDefault="00434E52" w:rsidP="00434E52">
            <w:pPr>
              <w:jc w:val="both"/>
              <w:rPr>
                <w:del w:id="7673" w:author="mikle" w:date="2025-10-09T19:45:00Z" w16du:dateUtc="2025-10-10T02:45:00Z"/>
                <w:lang w:val="en-US"/>
              </w:rPr>
            </w:pPr>
            <w:del w:id="7674" w:author="mikle" w:date="2025-10-09T19:45:00Z" w16du:dateUtc="2025-10-10T02:45:00Z">
              <w:r w:rsidRPr="00434E52" w:rsidDel="00BE130F">
                <w:rPr>
                  <w:lang w:val="en-US"/>
                </w:rPr>
                <w:delText>                 use_5pct_error_r  =False,</w:delText>
              </w:r>
            </w:del>
          </w:p>
          <w:p w14:paraId="2916D9C5" w14:textId="79364B3D" w:rsidR="00434E52" w:rsidRPr="008303BF" w:rsidDel="00BE130F" w:rsidRDefault="00434E52" w:rsidP="00434E52">
            <w:pPr>
              <w:jc w:val="both"/>
              <w:rPr>
                <w:del w:id="7675" w:author="mikle" w:date="2025-10-09T19:45:00Z" w16du:dateUtc="2025-10-10T02:45:00Z"/>
                <w:lang w:val="en-US"/>
                <w:rPrChange w:id="7676" w:author="mikle" w:date="2025-10-09T19:14:00Z" w16du:dateUtc="2025-10-10T02:14:00Z">
                  <w:rPr>
                    <w:del w:id="7677" w:author="mikle" w:date="2025-10-09T19:45:00Z" w16du:dateUtc="2025-10-10T02:45:00Z"/>
                  </w:rPr>
                </w:rPrChange>
              </w:rPr>
            </w:pPr>
            <w:del w:id="7678" w:author="mikle" w:date="2025-10-09T19:45:00Z" w16du:dateUtc="2025-10-10T02:45:00Z">
              <w:r w:rsidRPr="00434E52" w:rsidDel="00BE130F">
                <w:rPr>
                  <w:lang w:val="en-US"/>
                </w:rPr>
                <w:delText>                 </w:delText>
              </w:r>
              <w:r w:rsidRPr="008303BF" w:rsidDel="00BE130F">
                <w:rPr>
                  <w:lang w:val="en-US"/>
                  <w:rPrChange w:id="7679" w:author="mikle" w:date="2025-10-09T19:14:00Z" w16du:dateUtc="2025-10-10T02:14:00Z">
                    <w:rPr/>
                  </w:rPrChange>
                </w:rPr>
                <w:delText>meas_scale=1.05,  </w:delText>
              </w:r>
            </w:del>
          </w:p>
          <w:p w14:paraId="6CAD1ADA" w14:textId="70E29671" w:rsidR="00434E52" w:rsidRPr="008303BF" w:rsidDel="00BE130F" w:rsidRDefault="00434E52" w:rsidP="00434E52">
            <w:pPr>
              <w:jc w:val="both"/>
              <w:rPr>
                <w:del w:id="7680" w:author="mikle" w:date="2025-10-09T19:45:00Z" w16du:dateUtc="2025-10-10T02:45:00Z"/>
                <w:lang w:val="en-US"/>
                <w:rPrChange w:id="7681" w:author="mikle" w:date="2025-10-09T19:14:00Z" w16du:dateUtc="2025-10-10T02:14:00Z">
                  <w:rPr>
                    <w:del w:id="7682" w:author="mikle" w:date="2025-10-09T19:45:00Z" w16du:dateUtc="2025-10-10T02:45:00Z"/>
                  </w:rPr>
                </w:rPrChange>
              </w:rPr>
            </w:pPr>
            <w:del w:id="7683" w:author="mikle" w:date="2025-10-09T19:45:00Z" w16du:dateUtc="2025-10-10T02:45:00Z">
              <w:r w:rsidRPr="008303BF" w:rsidDel="00BE130F">
                <w:rPr>
                  <w:lang w:val="en-US"/>
                  <w:rPrChange w:id="7684" w:author="mikle" w:date="2025-10-09T19:14:00Z" w16du:dateUtc="2025-10-10T02:14:00Z">
                    <w:rPr/>
                  </w:rPrChange>
                </w:rPr>
                <w:delText>                 dt=0.02):</w:delText>
              </w:r>
            </w:del>
          </w:p>
          <w:p w14:paraId="47EC178E" w14:textId="371798F3" w:rsidR="00434E52" w:rsidRPr="00434E52" w:rsidDel="00BE130F" w:rsidRDefault="00434E52" w:rsidP="00434E52">
            <w:pPr>
              <w:jc w:val="both"/>
              <w:rPr>
                <w:del w:id="7685" w:author="mikle" w:date="2025-10-09T19:45:00Z" w16du:dateUtc="2025-10-10T02:45:00Z"/>
                <w:lang w:val="en-US"/>
              </w:rPr>
            </w:pPr>
            <w:del w:id="7686" w:author="mikle" w:date="2025-10-09T19:45:00Z" w16du:dateUtc="2025-10-10T02:45:00Z">
              <w:r w:rsidRPr="008303BF" w:rsidDel="00BE130F">
                <w:rPr>
                  <w:lang w:val="en-US"/>
                  <w:rPrChange w:id="7687" w:author="mikle" w:date="2025-10-09T19:14:00Z" w16du:dateUtc="2025-10-10T02:14:00Z">
                    <w:rPr/>
                  </w:rPrChange>
                </w:rPr>
                <w:delText xml:space="preserve">        </w:delText>
              </w:r>
              <w:r w:rsidRPr="00434E52" w:rsidDel="00BE130F">
                <w:rPr>
                  <w:lang w:val="en-US"/>
                </w:rPr>
                <w:delText>self.Jy, self.L55 = Jy, L55</w:delText>
              </w:r>
            </w:del>
          </w:p>
          <w:p w14:paraId="47506DE4" w14:textId="5DB40043" w:rsidR="00434E52" w:rsidRPr="00434E52" w:rsidDel="00BE130F" w:rsidRDefault="00434E52" w:rsidP="00434E52">
            <w:pPr>
              <w:jc w:val="both"/>
              <w:rPr>
                <w:del w:id="7688" w:author="mikle" w:date="2025-10-09T19:45:00Z" w16du:dateUtc="2025-10-10T02:45:00Z"/>
                <w:lang w:val="en-US"/>
              </w:rPr>
            </w:pPr>
            <w:del w:id="7689" w:author="mikle" w:date="2025-10-09T19:45:00Z" w16du:dateUtc="2025-10-10T02:45:00Z">
              <w:r w:rsidRPr="00434E52" w:rsidDel="00BE130F">
                <w:rPr>
                  <w:lang w:val="en-US"/>
                </w:rPr>
                <w:delText>        self.Cwy1, self.Cwy2 = Cwy1, Cwy2</w:delText>
              </w:r>
            </w:del>
          </w:p>
          <w:p w14:paraId="73948C5B" w14:textId="5239A039" w:rsidR="00434E52" w:rsidRPr="00434E52" w:rsidDel="00BE130F" w:rsidRDefault="00434E52" w:rsidP="00434E52">
            <w:pPr>
              <w:jc w:val="both"/>
              <w:rPr>
                <w:del w:id="7690" w:author="mikle" w:date="2025-10-09T19:45:00Z" w16du:dateUtc="2025-10-10T02:45:00Z"/>
                <w:lang w:val="en-US"/>
              </w:rPr>
            </w:pPr>
            <w:del w:id="7691" w:author="mikle" w:date="2025-10-09T19:45:00Z" w16du:dateUtc="2025-10-10T02:45:00Z">
              <w:r w:rsidRPr="00434E52" w:rsidDel="00BE130F">
                <w:rPr>
                  <w:lang w:val="en-US"/>
                </w:rPr>
                <w:delText>        self.Tdv, self.Kdv, self.b = Tdv, Kdv, b</w:delText>
              </w:r>
            </w:del>
          </w:p>
          <w:p w14:paraId="24D978AB" w14:textId="41095C8C" w:rsidR="00434E52" w:rsidRPr="001E1313" w:rsidDel="00BE130F" w:rsidRDefault="00434E52" w:rsidP="00434E52">
            <w:pPr>
              <w:jc w:val="both"/>
              <w:rPr>
                <w:del w:id="7692" w:author="mikle" w:date="2025-10-09T19:45:00Z" w16du:dateUtc="2025-10-10T02:45:00Z"/>
                <w:lang w:val="en-US"/>
              </w:rPr>
            </w:pPr>
            <w:del w:id="7693" w:author="mikle" w:date="2025-10-09T19:45:00Z" w16du:dateUtc="2025-10-10T02:45:00Z">
              <w:r w:rsidRPr="00434E52" w:rsidDel="00BE130F">
                <w:rPr>
                  <w:lang w:val="en-US"/>
                </w:rPr>
                <w:delText xml:space="preserve">        </w:delText>
              </w:r>
              <w:r w:rsidRPr="001E1313" w:rsidDel="00BE130F">
                <w:rPr>
                  <w:lang w:val="en-US"/>
                </w:rPr>
                <w:delText>self.Km = 2.0 * b * Kdv            </w:delText>
              </w:r>
            </w:del>
          </w:p>
          <w:p w14:paraId="45F70A78" w14:textId="7C654C1C" w:rsidR="00434E52" w:rsidRPr="00434E52" w:rsidDel="00BE130F" w:rsidRDefault="00434E52" w:rsidP="00434E52">
            <w:pPr>
              <w:jc w:val="both"/>
              <w:rPr>
                <w:del w:id="7694" w:author="mikle" w:date="2025-10-09T19:45:00Z" w16du:dateUtc="2025-10-10T02:45:00Z"/>
                <w:lang w:val="en-US"/>
              </w:rPr>
            </w:pPr>
            <w:del w:id="7695" w:author="mikle" w:date="2025-10-09T19:45:00Z" w16du:dateUtc="2025-10-10T02:45:00Z">
              <w:r w:rsidRPr="001E1313" w:rsidDel="00BE130F">
                <w:rPr>
                  <w:lang w:val="en-US"/>
                </w:rPr>
                <w:delText xml:space="preserve">        </w:delText>
              </w:r>
              <w:r w:rsidRPr="00434E52" w:rsidDel="00BE130F">
                <w:rPr>
                  <w:lang w:val="en-US"/>
                </w:rPr>
                <w:delText>self.Umax = abs(Umax)</w:delText>
              </w:r>
            </w:del>
          </w:p>
          <w:p w14:paraId="315968F9" w14:textId="22FB7233" w:rsidR="00434E52" w:rsidRPr="00434E52" w:rsidDel="00BE130F" w:rsidRDefault="00434E52" w:rsidP="00434E52">
            <w:pPr>
              <w:jc w:val="both"/>
              <w:rPr>
                <w:del w:id="7696" w:author="mikle" w:date="2025-10-09T19:45:00Z" w16du:dateUtc="2025-10-10T02:45:00Z"/>
                <w:lang w:val="en-US"/>
              </w:rPr>
            </w:pPr>
            <w:del w:id="7697" w:author="mikle" w:date="2025-10-09T19:45:00Z" w16du:dateUtc="2025-10-10T02:45:00Z">
              <w:r w:rsidRPr="00434E52" w:rsidDel="00BE130F">
                <w:rPr>
                  <w:lang w:val="en-US"/>
                </w:rPr>
                <w:delText>        self.K1, self.K2 = K1, K2</w:delText>
              </w:r>
            </w:del>
          </w:p>
          <w:p w14:paraId="4E1CE7F5" w14:textId="1F53CF52" w:rsidR="00434E52" w:rsidRPr="00434E52" w:rsidDel="00BE130F" w:rsidRDefault="00434E52" w:rsidP="00434E52">
            <w:pPr>
              <w:jc w:val="both"/>
              <w:rPr>
                <w:del w:id="7698" w:author="mikle" w:date="2025-10-09T19:45:00Z" w16du:dateUtc="2025-10-10T02:45:00Z"/>
                <w:lang w:val="en-US"/>
              </w:rPr>
            </w:pPr>
            <w:del w:id="7699" w:author="mikle" w:date="2025-10-09T19:45:00Z" w16du:dateUtc="2025-10-10T02:45:00Z">
              <w:r w:rsidRPr="00434E52" w:rsidDel="00BE130F">
                <w:rPr>
                  <w:lang w:val="en-US"/>
                </w:rPr>
                <w:delText>        self.Mdist = float(Mdist)</w:delText>
              </w:r>
            </w:del>
          </w:p>
          <w:p w14:paraId="261BA579" w14:textId="168F61E1" w:rsidR="000E6FAE" w:rsidDel="00BE130F" w:rsidRDefault="00434E52" w:rsidP="00434E52">
            <w:pPr>
              <w:jc w:val="both"/>
              <w:rPr>
                <w:del w:id="7700" w:author="mikle" w:date="2025-10-09T19:45:00Z" w16du:dateUtc="2025-10-10T02:45:00Z"/>
                <w:lang w:val="en-US"/>
              </w:rPr>
            </w:pPr>
            <w:del w:id="7701" w:author="mikle" w:date="2025-10-09T19:45:00Z" w16du:dateUtc="2025-10-10T02:45:00Z">
              <w:r w:rsidRPr="00434E52" w:rsidDel="00BE130F">
                <w:rPr>
                  <w:lang w:val="en-US"/>
                </w:rPr>
                <w:delText>        self.dt = dt</w:delText>
              </w:r>
            </w:del>
          </w:p>
          <w:p w14:paraId="778A1B1A" w14:textId="5314A8D6" w:rsidR="00434E52" w:rsidRPr="00434E52" w:rsidDel="00BE130F" w:rsidRDefault="00434E52" w:rsidP="00434E52">
            <w:pPr>
              <w:jc w:val="both"/>
              <w:rPr>
                <w:del w:id="7702" w:author="mikle" w:date="2025-10-09T19:45:00Z" w16du:dateUtc="2025-10-10T02:45:00Z"/>
                <w:lang w:val="en-US"/>
              </w:rPr>
            </w:pPr>
            <w:del w:id="7703" w:author="mikle" w:date="2025-10-09T19:45:00Z" w16du:dateUtc="2025-10-10T02:45:00Z">
              <w:r w:rsidRPr="00434E52" w:rsidDel="00BE130F">
                <w:rPr>
                  <w:lang w:val="en-US"/>
                </w:rPr>
                <w:delText>        self.psi = 0.0</w:delText>
              </w:r>
            </w:del>
          </w:p>
          <w:p w14:paraId="083E99D4" w14:textId="792BE613" w:rsidR="00434E52" w:rsidRPr="00434E52" w:rsidDel="00BE130F" w:rsidRDefault="00434E52" w:rsidP="00434E52">
            <w:pPr>
              <w:jc w:val="both"/>
              <w:rPr>
                <w:del w:id="7704" w:author="mikle" w:date="2025-10-09T19:45:00Z" w16du:dateUtc="2025-10-10T02:45:00Z"/>
                <w:lang w:val="en-US"/>
              </w:rPr>
            </w:pPr>
            <w:del w:id="7705" w:author="mikle" w:date="2025-10-09T19:45:00Z" w16du:dateUtc="2025-10-10T02:45:00Z">
              <w:r w:rsidRPr="00434E52" w:rsidDel="00BE130F">
                <w:rPr>
                  <w:lang w:val="en-US"/>
                </w:rPr>
                <w:delText>        self.wy  = 0.0</w:delText>
              </w:r>
            </w:del>
          </w:p>
          <w:p w14:paraId="69D3BC39" w14:textId="6CDEB020" w:rsidR="00434E52" w:rsidRPr="001E1313" w:rsidDel="00BE130F" w:rsidRDefault="00434E52" w:rsidP="00434E52">
            <w:pPr>
              <w:jc w:val="both"/>
              <w:rPr>
                <w:del w:id="7706" w:author="mikle" w:date="2025-10-09T19:45:00Z" w16du:dateUtc="2025-10-10T02:45:00Z"/>
                <w:lang w:val="en-US"/>
                <w:rPrChange w:id="7707" w:author="Анна Ромашко" w:date="2025-09-25T08:08:00Z">
                  <w:rPr>
                    <w:del w:id="7708" w:author="mikle" w:date="2025-10-09T19:45:00Z" w16du:dateUtc="2025-10-10T02:45:00Z"/>
                  </w:rPr>
                </w:rPrChange>
              </w:rPr>
            </w:pPr>
            <w:del w:id="7709" w:author="mikle" w:date="2025-10-09T19:45:00Z" w16du:dateUtc="2025-10-10T02:45:00Z">
              <w:r w:rsidRPr="00434E52" w:rsidDel="00BE130F">
                <w:rPr>
                  <w:lang w:val="en-US"/>
                </w:rPr>
                <w:delText>        self.Mdy = 0.0</w:delText>
              </w:r>
            </w:del>
          </w:p>
          <w:p w14:paraId="7AE8B424" w14:textId="47C9E2F9" w:rsidR="00434E52" w:rsidRPr="00434E52" w:rsidDel="00BE130F" w:rsidRDefault="00434E52" w:rsidP="00434E52">
            <w:pPr>
              <w:jc w:val="both"/>
              <w:rPr>
                <w:del w:id="7710" w:author="mikle" w:date="2025-10-09T19:45:00Z" w16du:dateUtc="2025-10-10T02:45:00Z"/>
                <w:lang w:val="en-US"/>
              </w:rPr>
            </w:pPr>
            <w:del w:id="7711" w:author="mikle" w:date="2025-10-09T19:45:00Z" w16du:dateUtc="2025-10-10T02:45:00Z">
              <w:r w:rsidRPr="00434E52" w:rsidDel="00BE130F">
                <w:rPr>
                  <w:lang w:val="en-US"/>
                </w:rPr>
                <w:delText>        self.use_5pct_error_psi = use_5pct_error_psi</w:delText>
              </w:r>
            </w:del>
          </w:p>
          <w:p w14:paraId="4C53B653" w14:textId="74601AFF" w:rsidR="00434E52" w:rsidRPr="00434E52" w:rsidDel="00BE130F" w:rsidRDefault="00434E52" w:rsidP="00434E52">
            <w:pPr>
              <w:jc w:val="both"/>
              <w:rPr>
                <w:del w:id="7712" w:author="mikle" w:date="2025-10-09T19:45:00Z" w16du:dateUtc="2025-10-10T02:45:00Z"/>
                <w:lang w:val="en-US"/>
              </w:rPr>
            </w:pPr>
            <w:del w:id="7713" w:author="mikle" w:date="2025-10-09T19:45:00Z" w16du:dateUtc="2025-10-10T02:45:00Z">
              <w:r w:rsidRPr="00434E52" w:rsidDel="00BE130F">
                <w:rPr>
                  <w:lang w:val="en-US"/>
                </w:rPr>
                <w:delText>        self.use_5pct_error_r   = use_5pct_error_r</w:delText>
              </w:r>
            </w:del>
          </w:p>
          <w:p w14:paraId="428661B3" w14:textId="4DC0054E" w:rsidR="00434E52" w:rsidRPr="00434E52" w:rsidDel="00BE130F" w:rsidRDefault="00434E52" w:rsidP="00434E52">
            <w:pPr>
              <w:jc w:val="both"/>
              <w:rPr>
                <w:del w:id="7714" w:author="mikle" w:date="2025-10-09T19:45:00Z" w16du:dateUtc="2025-10-10T02:45:00Z"/>
                <w:lang w:val="en-US"/>
              </w:rPr>
            </w:pPr>
            <w:del w:id="7715" w:author="mikle" w:date="2025-10-09T19:45:00Z" w16du:dateUtc="2025-10-10T02:45:00Z">
              <w:r w:rsidRPr="00434E52" w:rsidDel="00BE130F">
                <w:rPr>
                  <w:lang w:val="en-US"/>
                </w:rPr>
                <w:delText>        self.meas_scale = float(meas_scale)</w:delText>
              </w:r>
            </w:del>
          </w:p>
          <w:p w14:paraId="385ED7CF" w14:textId="5A986331" w:rsidR="00434E52" w:rsidRPr="00434E52" w:rsidDel="00BE130F" w:rsidRDefault="00434E52" w:rsidP="00434E52">
            <w:pPr>
              <w:jc w:val="both"/>
              <w:rPr>
                <w:del w:id="7716" w:author="mikle" w:date="2025-10-09T19:45:00Z" w16du:dateUtc="2025-10-10T02:45:00Z"/>
                <w:lang w:val="en-US"/>
              </w:rPr>
            </w:pPr>
          </w:p>
          <w:p w14:paraId="2989FA7D" w14:textId="71C59E81" w:rsidR="00434E52" w:rsidRPr="00434E52" w:rsidDel="00BE130F" w:rsidRDefault="00434E52" w:rsidP="00434E52">
            <w:pPr>
              <w:jc w:val="both"/>
              <w:rPr>
                <w:del w:id="7717" w:author="mikle" w:date="2025-10-09T19:45:00Z" w16du:dateUtc="2025-10-10T02:45:00Z"/>
                <w:lang w:val="en-US"/>
              </w:rPr>
            </w:pPr>
            <w:del w:id="7718" w:author="mikle" w:date="2025-10-09T19:45:00Z" w16du:dateUtc="2025-10-10T02:45:00Z">
              <w:r w:rsidRPr="00434E52" w:rsidDel="00BE130F">
                <w:rPr>
                  <w:lang w:val="en-US"/>
                </w:rPr>
                <w:delText>    def _meas_psi(self, psi_true):</w:delText>
              </w:r>
            </w:del>
          </w:p>
          <w:p w14:paraId="2D5B6288" w14:textId="5CBFDDFE" w:rsidR="00434E52" w:rsidRPr="00434E52" w:rsidDel="00BE130F" w:rsidRDefault="00434E52" w:rsidP="00434E52">
            <w:pPr>
              <w:jc w:val="both"/>
              <w:rPr>
                <w:del w:id="7719" w:author="mikle" w:date="2025-10-09T19:45:00Z" w16du:dateUtc="2025-10-10T02:45:00Z"/>
                <w:lang w:val="en-US"/>
              </w:rPr>
            </w:pPr>
            <w:del w:id="7720" w:author="mikle" w:date="2025-10-09T19:45:00Z" w16du:dateUtc="2025-10-10T02:45:00Z">
              <w:r w:rsidRPr="00434E52" w:rsidDel="00BE130F">
                <w:rPr>
                  <w:lang w:val="en-US"/>
                </w:rPr>
                <w:delText>        psi_m = psi_true</w:delText>
              </w:r>
            </w:del>
          </w:p>
          <w:p w14:paraId="25DFBC12" w14:textId="691C3A0E" w:rsidR="00434E52" w:rsidRPr="00434E52" w:rsidDel="00BE130F" w:rsidRDefault="00434E52" w:rsidP="00434E52">
            <w:pPr>
              <w:jc w:val="both"/>
              <w:rPr>
                <w:del w:id="7721" w:author="mikle" w:date="2025-10-09T19:45:00Z" w16du:dateUtc="2025-10-10T02:45:00Z"/>
                <w:lang w:val="en-US"/>
              </w:rPr>
            </w:pPr>
            <w:del w:id="7722" w:author="mikle" w:date="2025-10-09T19:45:00Z" w16du:dateUtc="2025-10-10T02:45:00Z">
              <w:r w:rsidRPr="00434E52" w:rsidDel="00BE130F">
                <w:rPr>
                  <w:lang w:val="en-US"/>
                </w:rPr>
                <w:delText>        if self.use_5pct_error_psi:</w:delText>
              </w:r>
            </w:del>
          </w:p>
          <w:p w14:paraId="133ECF04" w14:textId="4FE3F776" w:rsidR="00434E52" w:rsidRPr="00434E52" w:rsidDel="00BE130F" w:rsidRDefault="00434E52" w:rsidP="00434E52">
            <w:pPr>
              <w:jc w:val="both"/>
              <w:rPr>
                <w:del w:id="7723" w:author="mikle" w:date="2025-10-09T19:45:00Z" w16du:dateUtc="2025-10-10T02:45:00Z"/>
                <w:lang w:val="en-US"/>
              </w:rPr>
            </w:pPr>
            <w:del w:id="7724" w:author="mikle" w:date="2025-10-09T19:45:00Z" w16du:dateUtc="2025-10-10T02:45:00Z">
              <w:r w:rsidRPr="00434E52" w:rsidDel="00BE130F">
                <w:rPr>
                  <w:lang w:val="en-US"/>
                </w:rPr>
                <w:delText>            psi_m = self.meas_scale * psi_m</w:delText>
              </w:r>
            </w:del>
          </w:p>
          <w:p w14:paraId="6B988313" w14:textId="4EF23AFA" w:rsidR="00434E52" w:rsidRPr="00434E52" w:rsidDel="00BE130F" w:rsidRDefault="00434E52" w:rsidP="00434E52">
            <w:pPr>
              <w:jc w:val="both"/>
              <w:rPr>
                <w:del w:id="7725" w:author="mikle" w:date="2025-10-09T19:45:00Z" w16du:dateUtc="2025-10-10T02:45:00Z"/>
                <w:lang w:val="en-US"/>
              </w:rPr>
            </w:pPr>
            <w:del w:id="7726" w:author="mikle" w:date="2025-10-09T19:45:00Z" w16du:dateUtc="2025-10-10T02:45:00Z">
              <w:r w:rsidRPr="00434E52" w:rsidDel="00BE130F">
                <w:rPr>
                  <w:lang w:val="en-US"/>
                </w:rPr>
                <w:delText>        return psi_m</w:delText>
              </w:r>
            </w:del>
          </w:p>
          <w:p w14:paraId="54E959B3" w14:textId="3DCD5B9E" w:rsidR="00434E52" w:rsidRPr="00434E52" w:rsidDel="00BE130F" w:rsidRDefault="00434E52" w:rsidP="00434E52">
            <w:pPr>
              <w:jc w:val="both"/>
              <w:rPr>
                <w:del w:id="7727" w:author="mikle" w:date="2025-10-09T19:45:00Z" w16du:dateUtc="2025-10-10T02:45:00Z"/>
                <w:lang w:val="en-US"/>
              </w:rPr>
            </w:pPr>
          </w:p>
          <w:p w14:paraId="17231427" w14:textId="6929E6D7" w:rsidR="00434E52" w:rsidRPr="00434E52" w:rsidDel="00BE130F" w:rsidRDefault="00434E52" w:rsidP="00434E52">
            <w:pPr>
              <w:jc w:val="both"/>
              <w:rPr>
                <w:del w:id="7728" w:author="mikle" w:date="2025-10-09T19:45:00Z" w16du:dateUtc="2025-10-10T02:45:00Z"/>
                <w:lang w:val="en-US"/>
              </w:rPr>
            </w:pPr>
            <w:del w:id="7729" w:author="mikle" w:date="2025-10-09T19:45:00Z" w16du:dateUtc="2025-10-10T02:45:00Z">
              <w:r w:rsidRPr="00434E52" w:rsidDel="00BE130F">
                <w:rPr>
                  <w:lang w:val="en-US"/>
                </w:rPr>
                <w:delText>    def _meas_r(self, r_true):</w:delText>
              </w:r>
            </w:del>
          </w:p>
          <w:p w14:paraId="37C8D3C4" w14:textId="4A44C4FC" w:rsidR="00434E52" w:rsidRPr="00434E52" w:rsidDel="00BE130F" w:rsidRDefault="00434E52" w:rsidP="00434E52">
            <w:pPr>
              <w:jc w:val="both"/>
              <w:rPr>
                <w:del w:id="7730" w:author="mikle" w:date="2025-10-09T19:45:00Z" w16du:dateUtc="2025-10-10T02:45:00Z"/>
                <w:lang w:val="en-US"/>
              </w:rPr>
            </w:pPr>
            <w:del w:id="7731" w:author="mikle" w:date="2025-10-09T19:45:00Z" w16du:dateUtc="2025-10-10T02:45:00Z">
              <w:r w:rsidRPr="00434E52" w:rsidDel="00BE130F">
                <w:rPr>
                  <w:lang w:val="en-US"/>
                </w:rPr>
                <w:delText>        r_m = r_true</w:delText>
              </w:r>
            </w:del>
          </w:p>
          <w:p w14:paraId="2E70D780" w14:textId="51396C3B" w:rsidR="00434E52" w:rsidRPr="00434E52" w:rsidDel="00BE130F" w:rsidRDefault="00434E52" w:rsidP="00434E52">
            <w:pPr>
              <w:jc w:val="both"/>
              <w:rPr>
                <w:del w:id="7732" w:author="mikle" w:date="2025-10-09T19:45:00Z" w16du:dateUtc="2025-10-10T02:45:00Z"/>
                <w:lang w:val="en-US"/>
              </w:rPr>
            </w:pPr>
            <w:del w:id="7733" w:author="mikle" w:date="2025-10-09T19:45:00Z" w16du:dateUtc="2025-10-10T02:45:00Z">
              <w:r w:rsidRPr="00434E52" w:rsidDel="00BE130F">
                <w:rPr>
                  <w:lang w:val="en-US"/>
                </w:rPr>
                <w:delText>        if self.use_5pct_error_r:</w:delText>
              </w:r>
            </w:del>
          </w:p>
          <w:p w14:paraId="3A082669" w14:textId="691907B6" w:rsidR="00434E52" w:rsidRPr="00434E52" w:rsidDel="00BE130F" w:rsidRDefault="00434E52" w:rsidP="00434E52">
            <w:pPr>
              <w:jc w:val="both"/>
              <w:rPr>
                <w:del w:id="7734" w:author="mikle" w:date="2025-10-09T19:45:00Z" w16du:dateUtc="2025-10-10T02:45:00Z"/>
                <w:lang w:val="en-US"/>
              </w:rPr>
            </w:pPr>
            <w:del w:id="7735" w:author="mikle" w:date="2025-10-09T19:45:00Z" w16du:dateUtc="2025-10-10T02:45:00Z">
              <w:r w:rsidRPr="00434E52" w:rsidDel="00BE130F">
                <w:rPr>
                  <w:lang w:val="en-US"/>
                </w:rPr>
                <w:delText>            r_m = self.meas_scale * r_m</w:delText>
              </w:r>
            </w:del>
          </w:p>
          <w:p w14:paraId="65B66CF9" w14:textId="29047E94" w:rsidR="00434E52" w:rsidRPr="00434E52" w:rsidDel="00BE130F" w:rsidRDefault="00434E52" w:rsidP="00434E52">
            <w:pPr>
              <w:jc w:val="both"/>
              <w:rPr>
                <w:del w:id="7736" w:author="mikle" w:date="2025-10-09T19:45:00Z" w16du:dateUtc="2025-10-10T02:45:00Z"/>
                <w:lang w:val="en-US"/>
              </w:rPr>
            </w:pPr>
            <w:del w:id="7737" w:author="mikle" w:date="2025-10-09T19:45:00Z" w16du:dateUtc="2025-10-10T02:45:00Z">
              <w:r w:rsidRPr="00434E52" w:rsidDel="00BE130F">
                <w:rPr>
                  <w:lang w:val="en-US"/>
                </w:rPr>
                <w:delText>        return r_m</w:delText>
              </w:r>
            </w:del>
          </w:p>
          <w:p w14:paraId="227F7CB4" w14:textId="2C78B4F5" w:rsidR="00434E52" w:rsidRPr="00434E52" w:rsidDel="00BE130F" w:rsidRDefault="00434E52" w:rsidP="00434E52">
            <w:pPr>
              <w:jc w:val="both"/>
              <w:rPr>
                <w:del w:id="7738" w:author="mikle" w:date="2025-10-09T19:45:00Z" w16du:dateUtc="2025-10-10T02:45:00Z"/>
                <w:lang w:val="en-US"/>
              </w:rPr>
            </w:pPr>
          </w:p>
          <w:p w14:paraId="1553A7DB" w14:textId="27C83BB7" w:rsidR="00434E52" w:rsidRPr="001E1313" w:rsidDel="00BE130F" w:rsidRDefault="00434E52" w:rsidP="00434E52">
            <w:pPr>
              <w:jc w:val="both"/>
              <w:rPr>
                <w:del w:id="7739" w:author="mikle" w:date="2025-10-09T19:45:00Z" w16du:dateUtc="2025-10-10T02:45:00Z"/>
                <w:lang w:val="en-US"/>
              </w:rPr>
            </w:pPr>
            <w:del w:id="7740" w:author="mikle" w:date="2025-10-09T19:45:00Z" w16du:dateUtc="2025-10-10T02:45:00Z">
              <w:r w:rsidRPr="00434E52" w:rsidDel="00BE130F">
                <w:rPr>
                  <w:lang w:val="en-US"/>
                </w:rPr>
                <w:delText>    def control_voltage(self, psi_rad, wy_rad_s, psi_dist_deg):</w:delText>
              </w:r>
            </w:del>
          </w:p>
          <w:p w14:paraId="455B47B6" w14:textId="0714E5C7" w:rsidR="00434E52" w:rsidRPr="00434E52" w:rsidDel="00BE130F" w:rsidRDefault="00434E52" w:rsidP="00434E52">
            <w:pPr>
              <w:jc w:val="both"/>
              <w:rPr>
                <w:del w:id="7741" w:author="mikle" w:date="2025-10-09T19:45:00Z" w16du:dateUtc="2025-10-10T02:45:00Z"/>
                <w:lang w:val="en-US"/>
              </w:rPr>
            </w:pPr>
            <w:del w:id="7742" w:author="mikle" w:date="2025-10-09T19:45:00Z" w16du:dateUtc="2025-10-10T02:45:00Z">
              <w:r w:rsidRPr="00434E52" w:rsidDel="00BE130F">
                <w:rPr>
                  <w:lang w:val="en-US"/>
                </w:rPr>
                <w:delText>        psi_meas = self._meas_psi(psi_rad)</w:delText>
              </w:r>
            </w:del>
          </w:p>
          <w:p w14:paraId="59DAF213" w14:textId="1F3B479B" w:rsidR="00434E52" w:rsidRPr="00434E52" w:rsidDel="00BE130F" w:rsidRDefault="00434E52" w:rsidP="00434E52">
            <w:pPr>
              <w:jc w:val="both"/>
              <w:rPr>
                <w:del w:id="7743" w:author="mikle" w:date="2025-10-09T19:45:00Z" w16du:dateUtc="2025-10-10T02:45:00Z"/>
                <w:lang w:val="en-US"/>
              </w:rPr>
            </w:pPr>
            <w:del w:id="7744" w:author="mikle" w:date="2025-10-09T19:45:00Z" w16du:dateUtc="2025-10-10T02:45:00Z">
              <w:r w:rsidRPr="00434E52" w:rsidDel="00BE130F">
                <w:rPr>
                  <w:lang w:val="en-US"/>
                </w:rPr>
                <w:delText>        r_meas   = self._meas_r(wy_rad_s)</w:delText>
              </w:r>
            </w:del>
          </w:p>
          <w:p w14:paraId="3F859E64" w14:textId="4036C213" w:rsidR="00434E52" w:rsidRPr="00434E52" w:rsidDel="00BE130F" w:rsidRDefault="00434E52" w:rsidP="00434E52">
            <w:pPr>
              <w:jc w:val="both"/>
              <w:rPr>
                <w:del w:id="7745" w:author="mikle" w:date="2025-10-09T19:45:00Z" w16du:dateUtc="2025-10-10T02:45:00Z"/>
                <w:lang w:val="en-US"/>
              </w:rPr>
            </w:pPr>
          </w:p>
          <w:p w14:paraId="041A33DB" w14:textId="5C4A5222" w:rsidR="00434E52" w:rsidRPr="00434E52" w:rsidDel="00BE130F" w:rsidRDefault="00434E52" w:rsidP="00434E52">
            <w:pPr>
              <w:jc w:val="both"/>
              <w:rPr>
                <w:del w:id="7746" w:author="mikle" w:date="2025-10-09T19:45:00Z" w16du:dateUtc="2025-10-10T02:45:00Z"/>
                <w:lang w:val="en-US"/>
              </w:rPr>
            </w:pPr>
            <w:del w:id="7747" w:author="mikle" w:date="2025-10-09T19:45:00Z" w16du:dateUtc="2025-10-10T02:45:00Z">
              <w:r w:rsidRPr="00434E52" w:rsidDel="00BE130F">
                <w:rPr>
                  <w:lang w:val="en-US"/>
                </w:rPr>
                <w:delText>        e_deg = psi_dist_deg - psi_meas * RAD2DEG</w:delText>
              </w:r>
            </w:del>
          </w:p>
          <w:p w14:paraId="7C43FDA5" w14:textId="1CE25B8E" w:rsidR="00434E52" w:rsidRPr="00434E52" w:rsidDel="00BE130F" w:rsidRDefault="00434E52" w:rsidP="00434E52">
            <w:pPr>
              <w:jc w:val="both"/>
              <w:rPr>
                <w:del w:id="7748" w:author="mikle" w:date="2025-10-09T19:45:00Z" w16du:dateUtc="2025-10-10T02:45:00Z"/>
                <w:lang w:val="en-US"/>
              </w:rPr>
            </w:pPr>
            <w:del w:id="7749" w:author="mikle" w:date="2025-10-09T19:45:00Z" w16du:dateUtc="2025-10-10T02:45:00Z">
              <w:r w:rsidRPr="00434E52" w:rsidDel="00BE130F">
                <w:rPr>
                  <w:lang w:val="en-US"/>
                </w:rPr>
                <w:delText>        while e_deg &lt;= -180.0: e_deg += 360.0</w:delText>
              </w:r>
            </w:del>
          </w:p>
          <w:p w14:paraId="57669FC5" w14:textId="31C87707" w:rsidR="00434E52" w:rsidRPr="00434E52" w:rsidDel="00BE130F" w:rsidRDefault="00434E52" w:rsidP="00434E52">
            <w:pPr>
              <w:jc w:val="both"/>
              <w:rPr>
                <w:del w:id="7750" w:author="mikle" w:date="2025-10-09T19:45:00Z" w16du:dateUtc="2025-10-10T02:45:00Z"/>
                <w:lang w:val="en-US"/>
              </w:rPr>
            </w:pPr>
            <w:del w:id="7751" w:author="mikle" w:date="2025-10-09T19:45:00Z" w16du:dateUtc="2025-10-10T02:45:00Z">
              <w:r w:rsidRPr="00434E52" w:rsidDel="00BE130F">
                <w:rPr>
                  <w:lang w:val="en-US"/>
                </w:rPr>
                <w:delText>        while e_deg &gt;   180.0: e_deg -= 360.0</w:delText>
              </w:r>
            </w:del>
          </w:p>
          <w:p w14:paraId="170C3A16" w14:textId="5E3EE1C4" w:rsidR="00434E52" w:rsidRPr="00434E52" w:rsidDel="00BE130F" w:rsidRDefault="00434E52" w:rsidP="00434E52">
            <w:pPr>
              <w:jc w:val="both"/>
              <w:rPr>
                <w:del w:id="7752" w:author="mikle" w:date="2025-10-09T19:45:00Z" w16du:dateUtc="2025-10-10T02:45:00Z"/>
                <w:lang w:val="en-US"/>
              </w:rPr>
            </w:pPr>
            <w:del w:id="7753" w:author="mikle" w:date="2025-10-09T19:45:00Z" w16du:dateUtc="2025-10-10T02:45:00Z">
              <w:r w:rsidRPr="00434E52" w:rsidDel="00BE130F">
                <w:rPr>
                  <w:lang w:val="en-US"/>
                </w:rPr>
                <w:delText>        wy_deg_s = r_meas * RAD2DEG</w:delText>
              </w:r>
            </w:del>
          </w:p>
          <w:p w14:paraId="4B1D1896" w14:textId="2D67F1D9" w:rsidR="00434E52" w:rsidRPr="00434E52" w:rsidDel="00BE130F" w:rsidRDefault="00434E52" w:rsidP="00434E52">
            <w:pPr>
              <w:jc w:val="both"/>
              <w:rPr>
                <w:del w:id="7754" w:author="mikle" w:date="2025-10-09T19:45:00Z" w16du:dateUtc="2025-10-10T02:45:00Z"/>
                <w:lang w:val="en-US"/>
              </w:rPr>
            </w:pPr>
          </w:p>
          <w:p w14:paraId="36450DFB" w14:textId="66E8B0A2" w:rsidR="00434E52" w:rsidRPr="00434E52" w:rsidDel="00BE130F" w:rsidRDefault="00434E52" w:rsidP="00434E52">
            <w:pPr>
              <w:jc w:val="both"/>
              <w:rPr>
                <w:del w:id="7755" w:author="mikle" w:date="2025-10-09T19:45:00Z" w16du:dateUtc="2025-10-10T02:45:00Z"/>
                <w:lang w:val="en-US"/>
              </w:rPr>
            </w:pPr>
            <w:del w:id="7756" w:author="mikle" w:date="2025-10-09T19:45:00Z" w16du:dateUtc="2025-10-10T02:45:00Z">
              <w:r w:rsidRPr="00434E52" w:rsidDel="00BE130F">
                <w:rPr>
                  <w:lang w:val="en-US"/>
                </w:rPr>
                <w:delText>        u = self.K1 * e_deg - self.K2 * wy_deg_s</w:delText>
              </w:r>
            </w:del>
          </w:p>
          <w:p w14:paraId="123627B5" w14:textId="61E37E03" w:rsidR="00434E52" w:rsidRPr="00434E52" w:rsidDel="00BE130F" w:rsidRDefault="00434E52" w:rsidP="00434E52">
            <w:pPr>
              <w:jc w:val="both"/>
              <w:rPr>
                <w:del w:id="7757" w:author="mikle" w:date="2025-10-09T19:45:00Z" w16du:dateUtc="2025-10-10T02:45:00Z"/>
                <w:lang w:val="en-US"/>
              </w:rPr>
            </w:pPr>
            <w:del w:id="7758" w:author="mikle" w:date="2025-10-09T19:45:00Z" w16du:dateUtc="2025-10-10T02:45:00Z">
              <w:r w:rsidRPr="00434E52" w:rsidDel="00BE130F">
                <w:rPr>
                  <w:lang w:val="en-US"/>
                </w:rPr>
                <w:delText>        if u &gt;  self.Umax: u =  self.Umax</w:delText>
              </w:r>
            </w:del>
          </w:p>
          <w:p w14:paraId="429E1635" w14:textId="3E0FF6AC" w:rsidR="00434E52" w:rsidRPr="00434E52" w:rsidDel="00BE130F" w:rsidRDefault="00434E52" w:rsidP="00434E52">
            <w:pPr>
              <w:jc w:val="both"/>
              <w:rPr>
                <w:del w:id="7759" w:author="mikle" w:date="2025-10-09T19:45:00Z" w16du:dateUtc="2025-10-10T02:45:00Z"/>
                <w:lang w:val="en-US"/>
              </w:rPr>
            </w:pPr>
            <w:del w:id="7760" w:author="mikle" w:date="2025-10-09T19:45:00Z" w16du:dateUtc="2025-10-10T02:45:00Z">
              <w:r w:rsidRPr="00434E52" w:rsidDel="00BE130F">
                <w:rPr>
                  <w:lang w:val="en-US"/>
                </w:rPr>
                <w:delText>        if u &lt; -self.Umax: u = -self.Umax</w:delText>
              </w:r>
            </w:del>
          </w:p>
          <w:p w14:paraId="45C6C5B9" w14:textId="3E896489" w:rsidR="00434E52" w:rsidRPr="00434E52" w:rsidDel="00BE130F" w:rsidRDefault="00434E52" w:rsidP="00434E52">
            <w:pPr>
              <w:jc w:val="both"/>
              <w:rPr>
                <w:del w:id="7761" w:author="mikle" w:date="2025-10-09T19:45:00Z" w16du:dateUtc="2025-10-10T02:45:00Z"/>
                <w:lang w:val="en-US"/>
              </w:rPr>
            </w:pPr>
            <w:del w:id="7762" w:author="mikle" w:date="2025-10-09T19:45:00Z" w16du:dateUtc="2025-10-10T02:45:00Z">
              <w:r w:rsidRPr="00434E52" w:rsidDel="00BE130F">
                <w:rPr>
                  <w:lang w:val="en-US"/>
                </w:rPr>
                <w:delText>        return u</w:delText>
              </w:r>
            </w:del>
          </w:p>
          <w:p w14:paraId="759C1535" w14:textId="37E2AF51" w:rsidR="00434E52" w:rsidRPr="00434E52" w:rsidDel="00BE130F" w:rsidRDefault="00434E52" w:rsidP="00434E52">
            <w:pPr>
              <w:jc w:val="both"/>
              <w:rPr>
                <w:del w:id="7763" w:author="mikle" w:date="2025-10-09T19:45:00Z" w16du:dateUtc="2025-10-10T02:45:00Z"/>
                <w:lang w:val="en-US"/>
              </w:rPr>
            </w:pPr>
          </w:p>
          <w:p w14:paraId="7FE68BA2" w14:textId="7332918A" w:rsidR="00434E52" w:rsidRPr="00434E52" w:rsidDel="00BE130F" w:rsidRDefault="00434E52" w:rsidP="00434E52">
            <w:pPr>
              <w:jc w:val="both"/>
              <w:rPr>
                <w:del w:id="7764" w:author="mikle" w:date="2025-10-09T19:45:00Z" w16du:dateUtc="2025-10-10T02:45:00Z"/>
                <w:lang w:val="en-US"/>
              </w:rPr>
            </w:pPr>
            <w:del w:id="7765" w:author="mikle" w:date="2025-10-09T19:45:00Z" w16du:dateUtc="2025-10-10T02:45:00Z">
              <w:r w:rsidRPr="00434E52" w:rsidDel="00BE130F">
                <w:rPr>
                  <w:lang w:val="en-US"/>
                </w:rPr>
                <w:delText>    def f(self, psi, wy, Mdy, psi_dist_deg):</w:delText>
              </w:r>
            </w:del>
          </w:p>
          <w:p w14:paraId="4A87CFF2" w14:textId="6C35AC0F" w:rsidR="00434E52" w:rsidRPr="00434E52" w:rsidDel="00BE130F" w:rsidRDefault="00434E52" w:rsidP="00434E52">
            <w:pPr>
              <w:jc w:val="both"/>
              <w:rPr>
                <w:del w:id="7766" w:author="mikle" w:date="2025-10-09T19:45:00Z" w16du:dateUtc="2025-10-10T02:45:00Z"/>
                <w:lang w:val="en-US"/>
              </w:rPr>
            </w:pPr>
            <w:del w:id="7767" w:author="mikle" w:date="2025-10-09T19:45:00Z" w16du:dateUtc="2025-10-10T02:45:00Z">
              <w:r w:rsidRPr="00434E52" w:rsidDel="00BE130F">
                <w:rPr>
                  <w:lang w:val="en-US"/>
                </w:rPr>
                <w:delText>        Upsi = self.control_voltage(psi, wy, psi_dist_deg)</w:delText>
              </w:r>
            </w:del>
          </w:p>
          <w:p w14:paraId="574147C3" w14:textId="1BC55774" w:rsidR="00434E52" w:rsidRPr="00434E52" w:rsidDel="00BE130F" w:rsidRDefault="00434E52" w:rsidP="00434E52">
            <w:pPr>
              <w:jc w:val="both"/>
              <w:rPr>
                <w:del w:id="7768" w:author="mikle" w:date="2025-10-09T19:45:00Z" w16du:dateUtc="2025-10-10T02:45:00Z"/>
                <w:lang w:val="en-US"/>
              </w:rPr>
            </w:pPr>
            <w:del w:id="7769" w:author="mikle" w:date="2025-10-09T19:45:00Z" w16du:dateUtc="2025-10-10T02:45:00Z">
              <w:r w:rsidRPr="00434E52" w:rsidDel="00BE130F">
                <w:rPr>
                  <w:lang w:val="en-US"/>
                </w:rPr>
                <w:delText>        dMdy = (self.Km * Upsi - Mdy) / self.Tdv</w:delText>
              </w:r>
            </w:del>
          </w:p>
          <w:p w14:paraId="7E6ADD4D" w14:textId="572DEE9C" w:rsidR="00434E52" w:rsidRPr="001E1313" w:rsidDel="00BE130F" w:rsidRDefault="00434E52" w:rsidP="00434E52">
            <w:pPr>
              <w:jc w:val="both"/>
              <w:rPr>
                <w:del w:id="7770" w:author="mikle" w:date="2025-10-09T19:45:00Z" w16du:dateUtc="2025-10-10T02:45:00Z"/>
                <w:lang w:val="en-US"/>
              </w:rPr>
            </w:pPr>
            <w:del w:id="7771" w:author="mikle" w:date="2025-10-09T19:45:00Z" w16du:dateUtc="2025-10-10T02:45:00Z">
              <w:r w:rsidRPr="00434E52" w:rsidDel="00BE130F">
                <w:rPr>
                  <w:lang w:val="en-US"/>
                </w:rPr>
                <w:delText>        Jtot = self.Jy + self.L55</w:delText>
              </w:r>
            </w:del>
          </w:p>
          <w:p w14:paraId="20D7FF1D" w14:textId="45D3A173" w:rsidR="00434E52" w:rsidRPr="00434E52" w:rsidDel="00BE130F" w:rsidRDefault="00434E52" w:rsidP="00434E52">
            <w:pPr>
              <w:jc w:val="both"/>
              <w:rPr>
                <w:del w:id="7772" w:author="mikle" w:date="2025-10-09T19:45:00Z" w16du:dateUtc="2025-10-10T02:45:00Z"/>
                <w:lang w:val="en-US"/>
              </w:rPr>
            </w:pPr>
            <w:del w:id="7773" w:author="mikle" w:date="2025-10-09T19:45:00Z" w16du:dateUtc="2025-10-10T02:45:00Z">
              <w:r w:rsidRPr="00434E52" w:rsidDel="00BE130F">
                <w:rPr>
                  <w:lang w:val="en-US"/>
                </w:rPr>
                <w:delText>        dwy  = (Mdy + self.Mdist - self.Cwy1*abs(wy)*wy - self.Cwy2*wy) / Jtot</w:delText>
              </w:r>
            </w:del>
          </w:p>
          <w:p w14:paraId="1962CEDC" w14:textId="1EFF6900" w:rsidR="00434E52" w:rsidRPr="00434E52" w:rsidDel="00BE130F" w:rsidRDefault="00434E52" w:rsidP="00434E52">
            <w:pPr>
              <w:jc w:val="both"/>
              <w:rPr>
                <w:del w:id="7774" w:author="mikle" w:date="2025-10-09T19:45:00Z" w16du:dateUtc="2025-10-10T02:45:00Z"/>
                <w:lang w:val="en-US"/>
              </w:rPr>
            </w:pPr>
            <w:del w:id="7775" w:author="mikle" w:date="2025-10-09T19:45:00Z" w16du:dateUtc="2025-10-10T02:45:00Z">
              <w:r w:rsidRPr="00434E52" w:rsidDel="00BE130F">
                <w:rPr>
                  <w:lang w:val="en-US"/>
                </w:rPr>
                <w:delText>        dpsi = wy</w:delText>
              </w:r>
            </w:del>
          </w:p>
          <w:p w14:paraId="7EA680CB" w14:textId="115C3AFA" w:rsidR="00434E52" w:rsidRPr="00434E52" w:rsidDel="00BE130F" w:rsidRDefault="00434E52" w:rsidP="00434E52">
            <w:pPr>
              <w:jc w:val="both"/>
              <w:rPr>
                <w:del w:id="7776" w:author="mikle" w:date="2025-10-09T19:45:00Z" w16du:dateUtc="2025-10-10T02:45:00Z"/>
                <w:lang w:val="en-US"/>
              </w:rPr>
            </w:pPr>
            <w:del w:id="7777" w:author="mikle" w:date="2025-10-09T19:45:00Z" w16du:dateUtc="2025-10-10T02:45:00Z">
              <w:r w:rsidRPr="00434E52" w:rsidDel="00BE130F">
                <w:rPr>
                  <w:lang w:val="en-US"/>
                </w:rPr>
                <w:delText>        return dpsi, dwy, dMdy</w:delText>
              </w:r>
            </w:del>
          </w:p>
          <w:p w14:paraId="54A7F8C3" w14:textId="1A4F3734" w:rsidR="00434E52" w:rsidRPr="00434E52" w:rsidDel="00BE130F" w:rsidRDefault="00434E52" w:rsidP="00434E52">
            <w:pPr>
              <w:jc w:val="both"/>
              <w:rPr>
                <w:del w:id="7778" w:author="mikle" w:date="2025-10-09T19:45:00Z" w16du:dateUtc="2025-10-10T02:45:00Z"/>
                <w:lang w:val="en-US"/>
              </w:rPr>
            </w:pPr>
          </w:p>
          <w:p w14:paraId="4AFF24FC" w14:textId="2B8EDFFB" w:rsidR="00434E52" w:rsidRPr="00434E52" w:rsidDel="00BE130F" w:rsidRDefault="00434E52" w:rsidP="00434E52">
            <w:pPr>
              <w:jc w:val="both"/>
              <w:rPr>
                <w:del w:id="7779" w:author="mikle" w:date="2025-10-09T19:45:00Z" w16du:dateUtc="2025-10-10T02:45:00Z"/>
                <w:lang w:val="en-US"/>
              </w:rPr>
            </w:pPr>
            <w:del w:id="7780" w:author="mikle" w:date="2025-10-09T19:45:00Z" w16du:dateUtc="2025-10-10T02:45:00Z">
              <w:r w:rsidRPr="00434E52" w:rsidDel="00BE130F">
                <w:rPr>
                  <w:lang w:val="en-US"/>
                </w:rPr>
                <w:delText>    def rk4_step(self, psi_dist_deg):</w:delText>
              </w:r>
            </w:del>
          </w:p>
          <w:p w14:paraId="393AB0B6" w14:textId="0910C787" w:rsidR="00434E52" w:rsidRPr="00434E52" w:rsidDel="00BE130F" w:rsidRDefault="00434E52" w:rsidP="00434E52">
            <w:pPr>
              <w:jc w:val="both"/>
              <w:rPr>
                <w:del w:id="7781" w:author="mikle" w:date="2025-10-09T19:45:00Z" w16du:dateUtc="2025-10-10T02:45:00Z"/>
                <w:lang w:val="en-US"/>
              </w:rPr>
            </w:pPr>
            <w:del w:id="7782" w:author="mikle" w:date="2025-10-09T19:45:00Z" w16du:dateUtc="2025-10-10T02:45:00Z">
              <w:r w:rsidRPr="00434E52" w:rsidDel="00BE130F">
                <w:rPr>
                  <w:lang w:val="en-US"/>
                </w:rPr>
                <w:delText>        y1 = (self.psi, self.wy, self.Mdy)</w:delText>
              </w:r>
            </w:del>
          </w:p>
          <w:p w14:paraId="1B9A15CE" w14:textId="53D2F15E" w:rsidR="00434E52" w:rsidRPr="00434E52" w:rsidDel="00BE130F" w:rsidRDefault="00434E52" w:rsidP="00434E52">
            <w:pPr>
              <w:jc w:val="both"/>
              <w:rPr>
                <w:del w:id="7783" w:author="mikle" w:date="2025-10-09T19:45:00Z" w16du:dateUtc="2025-10-10T02:45:00Z"/>
                <w:lang w:val="en-US"/>
              </w:rPr>
            </w:pPr>
            <w:del w:id="7784" w:author="mikle" w:date="2025-10-09T19:45:00Z" w16du:dateUtc="2025-10-10T02:45:00Z">
              <w:r w:rsidRPr="00434E52" w:rsidDel="00BE130F">
                <w:rPr>
                  <w:lang w:val="en-US"/>
                </w:rPr>
                <w:delText>        k1 = self.f(*y1, psi_dist_deg)</w:delText>
              </w:r>
            </w:del>
          </w:p>
          <w:p w14:paraId="01433198" w14:textId="4EE508E0" w:rsidR="00434E52" w:rsidRPr="00434E52" w:rsidDel="00BE130F" w:rsidRDefault="00434E52" w:rsidP="00434E52">
            <w:pPr>
              <w:jc w:val="both"/>
              <w:rPr>
                <w:del w:id="7785" w:author="mikle" w:date="2025-10-09T19:45:00Z" w16du:dateUtc="2025-10-10T02:45:00Z"/>
                <w:lang w:val="en-US"/>
              </w:rPr>
            </w:pPr>
            <w:del w:id="7786" w:author="mikle" w:date="2025-10-09T19:45:00Z" w16du:dateUtc="2025-10-10T02:45:00Z">
              <w:r w:rsidRPr="00434E52" w:rsidDel="00BE130F">
                <w:rPr>
                  <w:lang w:val="en-US"/>
                </w:rPr>
                <w:delText>        y2 = tuple(y1[i] + 0.5*self.dt*k1[i] for i in range(3))</w:delText>
              </w:r>
            </w:del>
          </w:p>
          <w:p w14:paraId="09D238B6" w14:textId="5FEB3283" w:rsidR="00434E52" w:rsidRPr="00434E52" w:rsidDel="00BE130F" w:rsidRDefault="00434E52" w:rsidP="00434E52">
            <w:pPr>
              <w:jc w:val="both"/>
              <w:rPr>
                <w:del w:id="7787" w:author="mikle" w:date="2025-10-09T19:45:00Z" w16du:dateUtc="2025-10-10T02:45:00Z"/>
                <w:lang w:val="en-US"/>
              </w:rPr>
            </w:pPr>
            <w:del w:id="7788" w:author="mikle" w:date="2025-10-09T19:45:00Z" w16du:dateUtc="2025-10-10T02:45:00Z">
              <w:r w:rsidRPr="00434E52" w:rsidDel="00BE130F">
                <w:rPr>
                  <w:lang w:val="en-US"/>
                </w:rPr>
                <w:delText>        k2 = self.f(*y2, psi_dist_deg)</w:delText>
              </w:r>
            </w:del>
          </w:p>
          <w:p w14:paraId="60D66333" w14:textId="0CEADA2B" w:rsidR="00434E52" w:rsidRPr="00434E52" w:rsidDel="00BE130F" w:rsidRDefault="00434E52" w:rsidP="00434E52">
            <w:pPr>
              <w:jc w:val="both"/>
              <w:rPr>
                <w:del w:id="7789" w:author="mikle" w:date="2025-10-09T19:45:00Z" w16du:dateUtc="2025-10-10T02:45:00Z"/>
                <w:lang w:val="en-US"/>
              </w:rPr>
            </w:pPr>
            <w:del w:id="7790" w:author="mikle" w:date="2025-10-09T19:45:00Z" w16du:dateUtc="2025-10-10T02:45:00Z">
              <w:r w:rsidRPr="00434E52" w:rsidDel="00BE130F">
                <w:rPr>
                  <w:lang w:val="en-US"/>
                </w:rPr>
                <w:delText>        y3 = tuple(y1[i] + 0.5*self.dt*k2[i] for i in range(3))</w:delText>
              </w:r>
            </w:del>
          </w:p>
          <w:p w14:paraId="1BA89301" w14:textId="7419BFED" w:rsidR="00434E52" w:rsidRPr="00434E52" w:rsidDel="00BE130F" w:rsidRDefault="00434E52" w:rsidP="00434E52">
            <w:pPr>
              <w:jc w:val="both"/>
              <w:rPr>
                <w:del w:id="7791" w:author="mikle" w:date="2025-10-09T19:45:00Z" w16du:dateUtc="2025-10-10T02:45:00Z"/>
                <w:lang w:val="en-US"/>
              </w:rPr>
            </w:pPr>
            <w:del w:id="7792" w:author="mikle" w:date="2025-10-09T19:45:00Z" w16du:dateUtc="2025-10-10T02:45:00Z">
              <w:r w:rsidRPr="00434E52" w:rsidDel="00BE130F">
                <w:rPr>
                  <w:lang w:val="en-US"/>
                </w:rPr>
                <w:delText>        k3 = self.f(*y3, psi_dist_deg)</w:delText>
              </w:r>
            </w:del>
          </w:p>
          <w:p w14:paraId="2D1C45B6" w14:textId="59149788" w:rsidR="00434E52" w:rsidRPr="00434E52" w:rsidDel="00BE130F" w:rsidRDefault="00434E52" w:rsidP="00434E52">
            <w:pPr>
              <w:jc w:val="both"/>
              <w:rPr>
                <w:del w:id="7793" w:author="mikle" w:date="2025-10-09T19:45:00Z" w16du:dateUtc="2025-10-10T02:45:00Z"/>
                <w:lang w:val="en-US"/>
              </w:rPr>
            </w:pPr>
            <w:del w:id="7794" w:author="mikle" w:date="2025-10-09T19:45:00Z" w16du:dateUtc="2025-10-10T02:45:00Z">
              <w:r w:rsidRPr="00434E52" w:rsidDel="00BE130F">
                <w:rPr>
                  <w:lang w:val="en-US"/>
                </w:rPr>
                <w:delText>        y4 = tuple(y1[i] +     self.dt*k3[i] for i in range(3))</w:delText>
              </w:r>
            </w:del>
          </w:p>
          <w:p w14:paraId="30AB215F" w14:textId="335697A3" w:rsidR="00434E52" w:rsidRPr="00434E52" w:rsidDel="00BE130F" w:rsidRDefault="00434E52" w:rsidP="00434E52">
            <w:pPr>
              <w:jc w:val="both"/>
              <w:rPr>
                <w:del w:id="7795" w:author="mikle" w:date="2025-10-09T19:45:00Z" w16du:dateUtc="2025-10-10T02:45:00Z"/>
                <w:lang w:val="en-US"/>
              </w:rPr>
            </w:pPr>
            <w:del w:id="7796" w:author="mikle" w:date="2025-10-09T19:45:00Z" w16du:dateUtc="2025-10-10T02:45:00Z">
              <w:r w:rsidRPr="00434E52" w:rsidDel="00BE130F">
                <w:rPr>
                  <w:lang w:val="en-US"/>
                </w:rPr>
                <w:delText>        k4 = self.f(*y4, psi_dist_deg)</w:delText>
              </w:r>
            </w:del>
          </w:p>
          <w:p w14:paraId="302C1394" w14:textId="632B80D2" w:rsidR="00434E52" w:rsidRPr="00434E52" w:rsidDel="00BE130F" w:rsidRDefault="00434E52" w:rsidP="00434E52">
            <w:pPr>
              <w:jc w:val="both"/>
              <w:rPr>
                <w:del w:id="7797" w:author="mikle" w:date="2025-10-09T19:45:00Z" w16du:dateUtc="2025-10-10T02:45:00Z"/>
                <w:lang w:val="en-US"/>
              </w:rPr>
            </w:pPr>
            <w:del w:id="7798" w:author="mikle" w:date="2025-10-09T19:45:00Z" w16du:dateUtc="2025-10-10T02:45:00Z">
              <w:r w:rsidRPr="00434E52" w:rsidDel="00BE130F">
                <w:rPr>
                  <w:lang w:val="en-US"/>
                </w:rPr>
                <w:delText>        self.psi = y1[0] + (self.dt/6.0)*(k1[0] + 2*k2[0] + 2*k3[0] + k4[0])</w:delText>
              </w:r>
            </w:del>
          </w:p>
          <w:p w14:paraId="25F7D4FB" w14:textId="0AB6D9E0" w:rsidR="00434E52" w:rsidRPr="00434E52" w:rsidDel="00BE130F" w:rsidRDefault="00434E52" w:rsidP="00434E52">
            <w:pPr>
              <w:jc w:val="both"/>
              <w:rPr>
                <w:del w:id="7799" w:author="mikle" w:date="2025-10-09T19:45:00Z" w16du:dateUtc="2025-10-10T02:45:00Z"/>
                <w:lang w:val="en-US"/>
              </w:rPr>
            </w:pPr>
            <w:del w:id="7800" w:author="mikle" w:date="2025-10-09T19:45:00Z" w16du:dateUtc="2025-10-10T02:45:00Z">
              <w:r w:rsidRPr="00434E52" w:rsidDel="00BE130F">
                <w:rPr>
                  <w:lang w:val="en-US"/>
                </w:rPr>
                <w:delText>        self.wy  = y1[1] + (self.dt/6.0)*(k1[1] + 2*k2[1] + 2*k3[1] + k4[1])</w:delText>
              </w:r>
            </w:del>
          </w:p>
          <w:p w14:paraId="2FB26E36" w14:textId="2B070D45" w:rsidR="00434E52" w:rsidRPr="00434E52" w:rsidDel="00BE130F" w:rsidRDefault="00434E52" w:rsidP="00434E52">
            <w:pPr>
              <w:jc w:val="both"/>
              <w:rPr>
                <w:del w:id="7801" w:author="mikle" w:date="2025-10-09T19:45:00Z" w16du:dateUtc="2025-10-10T02:45:00Z"/>
                <w:lang w:val="en-US"/>
              </w:rPr>
            </w:pPr>
            <w:del w:id="7802" w:author="mikle" w:date="2025-10-09T19:45:00Z" w16du:dateUtc="2025-10-10T02:45:00Z">
              <w:r w:rsidRPr="00434E52" w:rsidDel="00BE130F">
                <w:rPr>
                  <w:lang w:val="en-US"/>
                </w:rPr>
                <w:delText>        self.Mdy = y1[2] + (self.dt/6.0)*(k1[2] + 2*k2[2] + 2*k3[2] + k4[2])</w:delText>
              </w:r>
            </w:del>
          </w:p>
          <w:p w14:paraId="6B3ADCF7" w14:textId="117FB63E" w:rsidR="00434E52" w:rsidRPr="00434E52" w:rsidDel="00BE130F" w:rsidRDefault="00434E52" w:rsidP="00434E52">
            <w:pPr>
              <w:jc w:val="both"/>
              <w:rPr>
                <w:del w:id="7803" w:author="mikle" w:date="2025-10-09T19:45:00Z" w16du:dateUtc="2025-10-10T02:45:00Z"/>
                <w:lang w:val="en-US"/>
              </w:rPr>
            </w:pPr>
            <w:del w:id="7804" w:author="mikle" w:date="2025-10-09T19:45:00Z" w16du:dateUtc="2025-10-10T02:45:00Z">
              <w:r w:rsidRPr="00434E52" w:rsidDel="00BE130F">
                <w:rPr>
                  <w:lang w:val="en-US"/>
                </w:rPr>
                <w:delText>        self.psi = wrap_rad(self.psi)</w:delText>
              </w:r>
            </w:del>
          </w:p>
          <w:p w14:paraId="4C3BD748" w14:textId="6B7F3519" w:rsidR="00434E52" w:rsidRPr="00434E52" w:rsidDel="00BE130F" w:rsidRDefault="00434E52" w:rsidP="00434E52">
            <w:pPr>
              <w:jc w:val="both"/>
              <w:rPr>
                <w:del w:id="7805" w:author="mikle" w:date="2025-10-09T19:45:00Z" w16du:dateUtc="2025-10-10T02:45:00Z"/>
                <w:lang w:val="en-US"/>
              </w:rPr>
            </w:pPr>
          </w:p>
          <w:p w14:paraId="2EBEC032" w14:textId="46721A52" w:rsidR="00434E52" w:rsidRPr="00434E52" w:rsidDel="00BE130F" w:rsidRDefault="00434E52" w:rsidP="00434E52">
            <w:pPr>
              <w:jc w:val="both"/>
              <w:rPr>
                <w:del w:id="7806" w:author="mikle" w:date="2025-10-09T19:45:00Z" w16du:dateUtc="2025-10-10T02:45:00Z"/>
                <w:lang w:val="en-US"/>
              </w:rPr>
            </w:pPr>
            <w:del w:id="7807" w:author="mikle" w:date="2025-10-09T19:45:00Z" w16du:dateUtc="2025-10-10T02:45:00Z">
              <w:r w:rsidRPr="00434E52" w:rsidDel="00BE130F">
                <w:rPr>
                  <w:lang w:val="en-US"/>
                </w:rPr>
                <w:delText>    def step(self, psi_dist_deg):</w:delText>
              </w:r>
            </w:del>
          </w:p>
          <w:p w14:paraId="66E00C3D" w14:textId="221E6934" w:rsidR="00434E52" w:rsidRPr="00434E52" w:rsidDel="00BE130F" w:rsidRDefault="00434E52" w:rsidP="00434E52">
            <w:pPr>
              <w:jc w:val="both"/>
              <w:rPr>
                <w:del w:id="7808" w:author="mikle" w:date="2025-10-09T19:45:00Z" w16du:dateUtc="2025-10-10T02:45:00Z"/>
                <w:lang w:val="en-US"/>
              </w:rPr>
            </w:pPr>
            <w:del w:id="7809" w:author="mikle" w:date="2025-10-09T19:45:00Z" w16du:dateUtc="2025-10-10T02:45:00Z">
              <w:r w:rsidRPr="00434E52" w:rsidDel="00BE130F">
                <w:rPr>
                  <w:lang w:val="en-US"/>
                </w:rPr>
                <w:delText>        self.rk4_step(psi_dist_deg)</w:delText>
              </w:r>
            </w:del>
          </w:p>
          <w:p w14:paraId="3C426457" w14:textId="14C50F5C" w:rsidR="00434E52" w:rsidRPr="00434E52" w:rsidDel="00BE130F" w:rsidRDefault="00434E52" w:rsidP="00434E52">
            <w:pPr>
              <w:jc w:val="both"/>
              <w:rPr>
                <w:del w:id="7810" w:author="mikle" w:date="2025-10-09T19:45:00Z" w16du:dateUtc="2025-10-10T02:45:00Z"/>
                <w:lang w:val="en-US"/>
              </w:rPr>
            </w:pPr>
            <w:del w:id="7811" w:author="mikle" w:date="2025-10-09T19:45:00Z" w16du:dateUtc="2025-10-10T02:45:00Z">
              <w:r w:rsidRPr="00434E52" w:rsidDel="00BE130F">
                <w:rPr>
                  <w:lang w:val="en-US"/>
                </w:rPr>
                <w:delText>        return self.psi * RAD2DEG</w:delText>
              </w:r>
            </w:del>
          </w:p>
          <w:p w14:paraId="5A1031D3" w14:textId="66EB058D" w:rsidR="00434E52" w:rsidRPr="00434E52" w:rsidDel="00BE130F" w:rsidRDefault="00434E52" w:rsidP="00434E52">
            <w:pPr>
              <w:jc w:val="both"/>
              <w:rPr>
                <w:del w:id="7812" w:author="mikle" w:date="2025-10-09T19:45:00Z" w16du:dateUtc="2025-10-10T02:45:00Z"/>
                <w:lang w:val="en-US"/>
              </w:rPr>
            </w:pPr>
          </w:p>
          <w:p w14:paraId="784D517B" w14:textId="27FAD51D" w:rsidR="00434E52" w:rsidRPr="001E1313" w:rsidDel="00BE130F" w:rsidRDefault="00434E52" w:rsidP="00434E52">
            <w:pPr>
              <w:jc w:val="both"/>
              <w:rPr>
                <w:del w:id="7813" w:author="mikle" w:date="2025-10-09T19:45:00Z" w16du:dateUtc="2025-10-10T02:45:00Z"/>
                <w:lang w:val="en-US"/>
                <w:rPrChange w:id="7814" w:author="Анна Ромашко" w:date="2025-09-25T08:08:00Z">
                  <w:rPr>
                    <w:del w:id="7815" w:author="mikle" w:date="2025-10-09T19:45:00Z" w16du:dateUtc="2025-10-10T02:45:00Z"/>
                  </w:rPr>
                </w:rPrChange>
              </w:rPr>
            </w:pPr>
            <w:del w:id="7816" w:author="mikle" w:date="2025-10-09T19:45:00Z" w16du:dateUtc="2025-10-10T02:45:00Z">
              <w:r w:rsidRPr="00434E52" w:rsidDel="00BE130F">
                <w:rPr>
                  <w:lang w:val="en-US"/>
                </w:rPr>
                <w:delText xml:space="preserve">class </w:delText>
              </w:r>
              <w:r w:rsidRPr="00434E52" w:rsidDel="00BE130F">
                <w:rPr>
                  <w:u w:val="single"/>
                  <w:lang w:val="en-US"/>
                </w:rPr>
                <w:delText>MarshevPD</w:delText>
              </w:r>
              <w:r w:rsidRPr="00434E52" w:rsidDel="00BE130F">
                <w:rPr>
                  <w:lang w:val="en-US"/>
                </w:rPr>
                <w:delText>:</w:delText>
              </w:r>
            </w:del>
          </w:p>
          <w:p w14:paraId="493BD43F" w14:textId="789A4257" w:rsidR="00434E52" w:rsidRPr="00434E52" w:rsidDel="00BE130F" w:rsidRDefault="00434E52" w:rsidP="00434E52">
            <w:pPr>
              <w:jc w:val="both"/>
              <w:rPr>
                <w:del w:id="7817" w:author="mikle" w:date="2025-10-09T19:45:00Z" w16du:dateUtc="2025-10-10T02:45:00Z"/>
                <w:lang w:val="en-US"/>
              </w:rPr>
            </w:pPr>
            <w:del w:id="7818" w:author="mikle" w:date="2025-10-09T19:45:00Z" w16du:dateUtc="2025-10-10T02:45:00Z">
              <w:r w:rsidRPr="00434E52" w:rsidDel="00BE130F">
                <w:rPr>
                  <w:lang w:val="en-US"/>
                </w:rPr>
                <w:delText>    def __init__(self,</w:delText>
              </w:r>
            </w:del>
          </w:p>
          <w:p w14:paraId="174A4955" w14:textId="240B1FB9" w:rsidR="00434E52" w:rsidRPr="00434E52" w:rsidDel="00BE130F" w:rsidRDefault="00434E52" w:rsidP="00434E52">
            <w:pPr>
              <w:jc w:val="both"/>
              <w:rPr>
                <w:del w:id="7819" w:author="mikle" w:date="2025-10-09T19:45:00Z" w16du:dateUtc="2025-10-10T02:45:00Z"/>
                <w:lang w:val="en-US"/>
              </w:rPr>
            </w:pPr>
            <w:del w:id="7820" w:author="mikle" w:date="2025-10-09T19:45:00Z" w16du:dateUtc="2025-10-10T02:45:00Z">
              <w:r w:rsidRPr="00434E52" w:rsidDel="00BE130F">
                <w:rPr>
                  <w:lang w:val="en-US"/>
                </w:rPr>
                <w:delText>                 m=90.0, lam11=78.0,</w:delText>
              </w:r>
            </w:del>
          </w:p>
          <w:p w14:paraId="17EC108E" w14:textId="1E84E6D7" w:rsidR="00434E52" w:rsidRPr="00434E52" w:rsidDel="00BE130F" w:rsidRDefault="00434E52" w:rsidP="00434E52">
            <w:pPr>
              <w:jc w:val="both"/>
              <w:rPr>
                <w:del w:id="7821" w:author="mikle" w:date="2025-10-09T19:45:00Z" w16du:dateUtc="2025-10-10T02:45:00Z"/>
                <w:lang w:val="en-US"/>
              </w:rPr>
            </w:pPr>
            <w:del w:id="7822" w:author="mikle" w:date="2025-10-09T19:45:00Z" w16du:dateUtc="2025-10-10T02:45:00Z">
              <w:r w:rsidRPr="00434E52" w:rsidDel="00BE130F">
                <w:rPr>
                  <w:lang w:val="en-US"/>
                </w:rPr>
                <w:delText>                 Cxu1=37.0, Cxu2=3.7,</w:delText>
              </w:r>
            </w:del>
          </w:p>
          <w:p w14:paraId="5643E6C9" w14:textId="569F16B8" w:rsidR="00434E52" w:rsidRPr="00434E52" w:rsidDel="00BE130F" w:rsidRDefault="00434E52" w:rsidP="00434E52">
            <w:pPr>
              <w:jc w:val="both"/>
              <w:rPr>
                <w:del w:id="7823" w:author="mikle" w:date="2025-10-09T19:45:00Z" w16du:dateUtc="2025-10-10T02:45:00Z"/>
                <w:lang w:val="en-US"/>
              </w:rPr>
            </w:pPr>
            <w:del w:id="7824" w:author="mikle" w:date="2025-10-09T19:45:00Z" w16du:dateUtc="2025-10-10T02:45:00Z">
              <w:r w:rsidRPr="00434E52" w:rsidDel="00BE130F">
                <w:rPr>
                  <w:lang w:val="en-US"/>
                </w:rPr>
                <w:delText>                 Tdx=0.15, Kdv=20.0,</w:delText>
              </w:r>
            </w:del>
          </w:p>
          <w:p w14:paraId="05F986A3" w14:textId="59214BF4" w:rsidR="00434E52" w:rsidRPr="00434E52" w:rsidDel="00BE130F" w:rsidRDefault="00434E52" w:rsidP="00434E52">
            <w:pPr>
              <w:jc w:val="both"/>
              <w:rPr>
                <w:del w:id="7825" w:author="mikle" w:date="2025-10-09T19:45:00Z" w16du:dateUtc="2025-10-10T02:45:00Z"/>
                <w:lang w:val="en-US"/>
              </w:rPr>
            </w:pPr>
            <w:del w:id="7826" w:author="mikle" w:date="2025-10-09T19:45:00Z" w16du:dateUtc="2025-10-10T02:45:00Z">
              <w:r w:rsidRPr="00434E52" w:rsidDel="00BE130F">
                <w:rPr>
                  <w:lang w:val="en-US"/>
                </w:rPr>
                <w:delText>                 Umax=10.0,</w:delText>
              </w:r>
            </w:del>
          </w:p>
          <w:p w14:paraId="50AED7FB" w14:textId="21273A43" w:rsidR="00434E52" w:rsidRPr="001E1313" w:rsidDel="00BE130F" w:rsidRDefault="00434E52" w:rsidP="00434E52">
            <w:pPr>
              <w:jc w:val="both"/>
              <w:rPr>
                <w:del w:id="7827" w:author="mikle" w:date="2025-10-09T19:45:00Z" w16du:dateUtc="2025-10-10T02:45:00Z"/>
                <w:lang w:val="en-US"/>
                <w:rPrChange w:id="7828" w:author="Анна Ромашко" w:date="2025-09-25T08:08:00Z">
                  <w:rPr>
                    <w:del w:id="7829" w:author="mikle" w:date="2025-10-09T19:45:00Z" w16du:dateUtc="2025-10-10T02:45:00Z"/>
                  </w:rPr>
                </w:rPrChange>
              </w:rPr>
            </w:pPr>
            <w:del w:id="7830" w:author="mikle" w:date="2025-10-09T19:45:00Z" w16du:dateUtc="2025-10-10T02:45:00Z">
              <w:r w:rsidRPr="00434E52" w:rsidDel="00BE130F">
                <w:rPr>
                  <w:lang w:val="en-US"/>
                </w:rPr>
                <w:delText>                 </w:delText>
              </w:r>
              <w:r w:rsidRPr="001E1313" w:rsidDel="00BE130F">
                <w:rPr>
                  <w:lang w:val="en-US"/>
                  <w:rPrChange w:id="7831" w:author="Анна Ромашко" w:date="2025-09-25T08:08:00Z">
                    <w:rPr/>
                  </w:rPrChange>
                </w:rPr>
                <w:delText xml:space="preserve">Kp=1.98712, Kd=1.20176, </w:delText>
              </w:r>
            </w:del>
          </w:p>
          <w:p w14:paraId="5EA09DEF" w14:textId="17A524E2" w:rsidR="00434E52" w:rsidRPr="001E1313" w:rsidDel="00BE130F" w:rsidRDefault="00434E52" w:rsidP="00434E52">
            <w:pPr>
              <w:jc w:val="both"/>
              <w:rPr>
                <w:del w:id="7832" w:author="mikle" w:date="2025-10-09T19:45:00Z" w16du:dateUtc="2025-10-10T02:45:00Z"/>
                <w:lang w:val="en-US"/>
                <w:rPrChange w:id="7833" w:author="Анна Ромашко" w:date="2025-09-25T08:08:00Z">
                  <w:rPr>
                    <w:del w:id="7834" w:author="mikle" w:date="2025-10-09T19:45:00Z" w16du:dateUtc="2025-10-10T02:45:00Z"/>
                  </w:rPr>
                </w:rPrChange>
              </w:rPr>
            </w:pPr>
            <w:del w:id="7835" w:author="mikle" w:date="2025-10-09T19:45:00Z" w16du:dateUtc="2025-10-10T02:45:00Z">
              <w:r w:rsidRPr="001E1313" w:rsidDel="00BE130F">
                <w:rPr>
                  <w:lang w:val="en-US"/>
                  <w:rPrChange w:id="7836" w:author="Анна Ромашко" w:date="2025-09-25T08:08:00Z">
                    <w:rPr/>
                  </w:rPrChange>
                </w:rPr>
                <w:delText>                 at=12.0,      </w:delText>
              </w:r>
            </w:del>
          </w:p>
          <w:p w14:paraId="52D7CD4A" w14:textId="3E635E55" w:rsidR="00434E52" w:rsidRPr="00434E52" w:rsidDel="00BE130F" w:rsidRDefault="00434E52" w:rsidP="00434E52">
            <w:pPr>
              <w:jc w:val="both"/>
              <w:rPr>
                <w:del w:id="7837" w:author="mikle" w:date="2025-10-09T19:45:00Z" w16du:dateUtc="2025-10-10T02:45:00Z"/>
                <w:lang w:val="en-US"/>
              </w:rPr>
            </w:pPr>
            <w:del w:id="7838" w:author="mikle" w:date="2025-10-09T19:45:00Z" w16du:dateUtc="2025-10-10T02:45:00Z">
              <w:r w:rsidRPr="00434E52" w:rsidDel="00BE130F">
                <w:rPr>
                  <w:lang w:val="en-US"/>
                </w:rPr>
                <w:delText>                 wn_ref=1.2, zeta_ref=0.7,  </w:delText>
              </w:r>
            </w:del>
          </w:p>
          <w:p w14:paraId="50BC95F5" w14:textId="39D7F3E1" w:rsidR="00434E52" w:rsidRPr="00434E52" w:rsidDel="00BE130F" w:rsidRDefault="00434E52" w:rsidP="00434E52">
            <w:pPr>
              <w:jc w:val="both"/>
              <w:rPr>
                <w:del w:id="7839" w:author="mikle" w:date="2025-10-09T19:45:00Z" w16du:dateUtc="2025-10-10T02:45:00Z"/>
                <w:lang w:val="en-US"/>
              </w:rPr>
            </w:pPr>
            <w:del w:id="7840" w:author="mikle" w:date="2025-10-09T19:45:00Z" w16du:dateUtc="2025-10-10T02:45:00Z">
              <w:r w:rsidRPr="00434E52" w:rsidDel="00BE130F">
                <w:rPr>
                  <w:lang w:val="en-US"/>
                </w:rPr>
                <w:delText xml:space="preserve">                 Fdist_mag=0.0,         </w:delText>
              </w:r>
            </w:del>
          </w:p>
          <w:p w14:paraId="20D71AB0" w14:textId="718C8952" w:rsidR="00434E52" w:rsidRPr="001E1313" w:rsidDel="00BE130F" w:rsidRDefault="00434E52" w:rsidP="00434E52">
            <w:pPr>
              <w:jc w:val="both"/>
              <w:rPr>
                <w:del w:id="7841" w:author="mikle" w:date="2025-10-09T19:45:00Z" w16du:dateUtc="2025-10-10T02:45:00Z"/>
                <w:lang w:val="en-US"/>
                <w:rPrChange w:id="7842" w:author="Анна Ромашко" w:date="2025-09-25T08:08:00Z">
                  <w:rPr>
                    <w:del w:id="7843" w:author="mikle" w:date="2025-10-09T19:45:00Z" w16du:dateUtc="2025-10-10T02:45:00Z"/>
                  </w:rPr>
                </w:rPrChange>
              </w:rPr>
            </w:pPr>
            <w:del w:id="7844" w:author="mikle" w:date="2025-10-09T19:45:00Z" w16du:dateUtc="2025-10-10T02:45:00Z">
              <w:r w:rsidRPr="00434E52" w:rsidDel="00BE130F">
                <w:rPr>
                  <w:lang w:val="en-US"/>
                </w:rPr>
                <w:delText>                 </w:delText>
              </w:r>
              <w:r w:rsidRPr="001E1313" w:rsidDel="00BE130F">
                <w:rPr>
                  <w:lang w:val="en-US"/>
                  <w:rPrChange w:id="7845" w:author="Анна Ромашко" w:date="2025-09-25T08:08:00Z">
                    <w:rPr/>
                  </w:rPrChange>
                </w:rPr>
                <w:delText>Fdist_dir_deg=0.0,  </w:delText>
              </w:r>
            </w:del>
          </w:p>
          <w:p w14:paraId="77278376" w14:textId="516D7233" w:rsidR="00434E52" w:rsidRPr="00434E52" w:rsidDel="00BE130F" w:rsidRDefault="00434E52" w:rsidP="00434E52">
            <w:pPr>
              <w:jc w:val="both"/>
              <w:rPr>
                <w:del w:id="7846" w:author="mikle" w:date="2025-10-09T19:45:00Z" w16du:dateUtc="2025-10-10T02:45:00Z"/>
                <w:lang w:val="en-US"/>
              </w:rPr>
            </w:pPr>
            <w:del w:id="7847" w:author="mikle" w:date="2025-10-09T19:45:00Z" w16du:dateUtc="2025-10-10T02:45:00Z">
              <w:r w:rsidRPr="00434E52" w:rsidDel="00BE130F">
                <w:rPr>
                  <w:lang w:val="en-US"/>
                </w:rPr>
                <w:delText>                 use_5pct_error_u=False,</w:delText>
              </w:r>
            </w:del>
          </w:p>
          <w:p w14:paraId="41EB488B" w14:textId="452B5D66" w:rsidR="00434E52" w:rsidRPr="00434E52" w:rsidDel="00BE130F" w:rsidRDefault="00434E52" w:rsidP="00434E52">
            <w:pPr>
              <w:jc w:val="both"/>
              <w:rPr>
                <w:del w:id="7848" w:author="mikle" w:date="2025-10-09T19:45:00Z" w16du:dateUtc="2025-10-10T02:45:00Z"/>
                <w:lang w:val="en-US"/>
              </w:rPr>
            </w:pPr>
            <w:del w:id="7849" w:author="mikle" w:date="2025-10-09T19:45:00Z" w16du:dateUtc="2025-10-10T02:45:00Z">
              <w:r w:rsidRPr="00434E52" w:rsidDel="00BE130F">
                <w:rPr>
                  <w:lang w:val="en-US"/>
                </w:rPr>
                <w:delText>                 meas_scale=1.05,</w:delText>
              </w:r>
            </w:del>
          </w:p>
          <w:p w14:paraId="7A4ACDF1" w14:textId="58B53004" w:rsidR="00434E52" w:rsidRPr="00434E52" w:rsidDel="00BE130F" w:rsidRDefault="00434E52" w:rsidP="00434E52">
            <w:pPr>
              <w:jc w:val="both"/>
              <w:rPr>
                <w:del w:id="7850" w:author="mikle" w:date="2025-10-09T19:45:00Z" w16du:dateUtc="2025-10-10T02:45:00Z"/>
                <w:lang w:val="en-US"/>
              </w:rPr>
            </w:pPr>
            <w:del w:id="7851" w:author="mikle" w:date="2025-10-09T19:45:00Z" w16du:dateUtc="2025-10-10T02:45:00Z">
              <w:r w:rsidRPr="00434E52" w:rsidDel="00BE130F">
                <w:rPr>
                  <w:lang w:val="en-US"/>
                </w:rPr>
                <w:delText>                 dt=0.02):</w:delText>
              </w:r>
            </w:del>
          </w:p>
          <w:p w14:paraId="22CB8167" w14:textId="29B0FB0E" w:rsidR="00434E52" w:rsidRPr="001E1313" w:rsidDel="00BE130F" w:rsidRDefault="00434E52" w:rsidP="00434E52">
            <w:pPr>
              <w:jc w:val="both"/>
              <w:rPr>
                <w:del w:id="7852" w:author="mikle" w:date="2025-10-09T19:45:00Z" w16du:dateUtc="2025-10-10T02:45:00Z"/>
                <w:lang w:val="en-US"/>
                <w:rPrChange w:id="7853" w:author="Анна Ромашко" w:date="2025-09-25T08:08:00Z">
                  <w:rPr>
                    <w:del w:id="7854" w:author="mikle" w:date="2025-10-09T19:45:00Z" w16du:dateUtc="2025-10-10T02:45:00Z"/>
                  </w:rPr>
                </w:rPrChange>
              </w:rPr>
            </w:pPr>
            <w:del w:id="7855" w:author="mikle" w:date="2025-10-09T19:45:00Z" w16du:dateUtc="2025-10-10T02:45:00Z">
              <w:r w:rsidRPr="00434E52" w:rsidDel="00BE130F">
                <w:rPr>
                  <w:lang w:val="en-US"/>
                </w:rPr>
                <w:delText>       </w:delText>
              </w:r>
            </w:del>
          </w:p>
          <w:p w14:paraId="743000CA" w14:textId="519A9519" w:rsidR="00434E52" w:rsidRPr="00434E52" w:rsidDel="00BE130F" w:rsidRDefault="00434E52" w:rsidP="00434E52">
            <w:pPr>
              <w:jc w:val="both"/>
              <w:rPr>
                <w:del w:id="7856" w:author="mikle" w:date="2025-10-09T19:45:00Z" w16du:dateUtc="2025-10-10T02:45:00Z"/>
                <w:lang w:val="en-US"/>
              </w:rPr>
            </w:pPr>
            <w:del w:id="7857" w:author="mikle" w:date="2025-10-09T19:45:00Z" w16du:dateUtc="2025-10-10T02:45:00Z">
              <w:r w:rsidRPr="00434E52" w:rsidDel="00BE130F">
                <w:rPr>
                  <w:lang w:val="en-US"/>
                </w:rPr>
                <w:delText>        self.Meff = m + lam11</w:delText>
              </w:r>
            </w:del>
          </w:p>
          <w:p w14:paraId="709B444F" w14:textId="43B46994" w:rsidR="00434E52" w:rsidRPr="00434E52" w:rsidDel="00BE130F" w:rsidRDefault="00434E52" w:rsidP="00434E52">
            <w:pPr>
              <w:jc w:val="both"/>
              <w:rPr>
                <w:del w:id="7858" w:author="mikle" w:date="2025-10-09T19:45:00Z" w16du:dateUtc="2025-10-10T02:45:00Z"/>
                <w:lang w:val="en-US"/>
              </w:rPr>
            </w:pPr>
            <w:del w:id="7859" w:author="mikle" w:date="2025-10-09T19:45:00Z" w16du:dateUtc="2025-10-10T02:45:00Z">
              <w:r w:rsidRPr="00434E52" w:rsidDel="00BE130F">
                <w:rPr>
                  <w:lang w:val="en-US"/>
                </w:rPr>
                <w:delText>        self.C1, self.C2 = Cxu1, Cxu2</w:delText>
              </w:r>
            </w:del>
          </w:p>
          <w:p w14:paraId="0F987F84" w14:textId="5CB6B519" w:rsidR="00434E52" w:rsidRPr="00434E52" w:rsidDel="00BE130F" w:rsidRDefault="00434E52" w:rsidP="00434E52">
            <w:pPr>
              <w:jc w:val="both"/>
              <w:rPr>
                <w:del w:id="7860" w:author="mikle" w:date="2025-10-09T19:45:00Z" w16du:dateUtc="2025-10-10T02:45:00Z"/>
                <w:lang w:val="en-US"/>
              </w:rPr>
            </w:pPr>
            <w:del w:id="7861" w:author="mikle" w:date="2025-10-09T19:45:00Z" w16du:dateUtc="2025-10-10T02:45:00Z">
              <w:r w:rsidRPr="00434E52" w:rsidDel="00BE130F">
                <w:rPr>
                  <w:lang w:val="en-US"/>
                </w:rPr>
                <w:delText>        self.Tdx = Tdx</w:delText>
              </w:r>
            </w:del>
          </w:p>
          <w:p w14:paraId="6860A552" w14:textId="229CF03C" w:rsidR="00434E52" w:rsidRPr="00434E52" w:rsidDel="00BE130F" w:rsidRDefault="00434E52" w:rsidP="00434E52">
            <w:pPr>
              <w:jc w:val="both"/>
              <w:rPr>
                <w:del w:id="7862" w:author="mikle" w:date="2025-10-09T19:45:00Z" w16du:dateUtc="2025-10-10T02:45:00Z"/>
                <w:lang w:val="en-US"/>
              </w:rPr>
            </w:pPr>
            <w:del w:id="7863" w:author="mikle" w:date="2025-10-09T19:45:00Z" w16du:dateUtc="2025-10-10T02:45:00Z">
              <w:r w:rsidRPr="00434E52" w:rsidDel="00BE130F">
                <w:rPr>
                  <w:lang w:val="en-US"/>
                </w:rPr>
                <w:delText>        self.Kdx = 2.0 * Kdv</w:delText>
              </w:r>
            </w:del>
          </w:p>
          <w:p w14:paraId="5EB327BC" w14:textId="45FA3CD7" w:rsidR="00434E52" w:rsidRPr="00434E52" w:rsidDel="00BE130F" w:rsidRDefault="00434E52" w:rsidP="00434E52">
            <w:pPr>
              <w:jc w:val="both"/>
              <w:rPr>
                <w:del w:id="7864" w:author="mikle" w:date="2025-10-09T19:45:00Z" w16du:dateUtc="2025-10-10T02:45:00Z"/>
                <w:lang w:val="en-US"/>
              </w:rPr>
            </w:pPr>
            <w:del w:id="7865" w:author="mikle" w:date="2025-10-09T19:45:00Z" w16du:dateUtc="2025-10-10T02:45:00Z">
              <w:r w:rsidRPr="00434E52" w:rsidDel="00BE130F">
                <w:rPr>
                  <w:lang w:val="en-US"/>
                </w:rPr>
                <w:delText>        self.Umax = abs(Umax)</w:delText>
              </w:r>
            </w:del>
          </w:p>
          <w:p w14:paraId="1A08352F" w14:textId="20A749E5" w:rsidR="00434E52" w:rsidRPr="001E1313" w:rsidDel="00BE130F" w:rsidRDefault="00434E52" w:rsidP="00434E52">
            <w:pPr>
              <w:jc w:val="both"/>
              <w:rPr>
                <w:del w:id="7866" w:author="mikle" w:date="2025-10-09T19:45:00Z" w16du:dateUtc="2025-10-10T02:45:00Z"/>
                <w:lang w:val="en-US"/>
              </w:rPr>
            </w:pPr>
            <w:del w:id="7867" w:author="mikle" w:date="2025-10-09T19:45:00Z" w16du:dateUtc="2025-10-10T02:45:00Z">
              <w:r w:rsidRPr="00434E52" w:rsidDel="00BE130F">
                <w:rPr>
                  <w:lang w:val="en-US"/>
                </w:rPr>
                <w:delText>       </w:delText>
              </w:r>
            </w:del>
          </w:p>
          <w:p w14:paraId="47ED1667" w14:textId="15AAC1C6" w:rsidR="00434E52" w:rsidRPr="00434E52" w:rsidDel="00BE130F" w:rsidRDefault="00434E52" w:rsidP="00434E52">
            <w:pPr>
              <w:jc w:val="both"/>
              <w:rPr>
                <w:del w:id="7868" w:author="mikle" w:date="2025-10-09T19:45:00Z" w16du:dateUtc="2025-10-10T02:45:00Z"/>
                <w:lang w:val="en-US"/>
              </w:rPr>
            </w:pPr>
            <w:del w:id="7869" w:author="mikle" w:date="2025-10-09T19:45:00Z" w16du:dateUtc="2025-10-10T02:45:00Z">
              <w:r w:rsidRPr="00434E52" w:rsidDel="00BE130F">
                <w:rPr>
                  <w:lang w:val="en-US"/>
                </w:rPr>
                <w:delText>        self.Kp = max(0.0, Kp)</w:delText>
              </w:r>
            </w:del>
          </w:p>
          <w:p w14:paraId="6D814E73" w14:textId="55D8F713" w:rsidR="00434E52" w:rsidRPr="00434E52" w:rsidDel="00BE130F" w:rsidRDefault="00434E52" w:rsidP="00434E52">
            <w:pPr>
              <w:jc w:val="both"/>
              <w:rPr>
                <w:del w:id="7870" w:author="mikle" w:date="2025-10-09T19:45:00Z" w16du:dateUtc="2025-10-10T02:45:00Z"/>
                <w:lang w:val="en-US"/>
              </w:rPr>
            </w:pPr>
            <w:del w:id="7871" w:author="mikle" w:date="2025-10-09T19:45:00Z" w16du:dateUtc="2025-10-10T02:45:00Z">
              <w:r w:rsidRPr="00434E52" w:rsidDel="00BE130F">
                <w:rPr>
                  <w:lang w:val="en-US"/>
                </w:rPr>
                <w:delText>        self.Kd = max(0.0, Kd)</w:delText>
              </w:r>
            </w:del>
          </w:p>
          <w:p w14:paraId="14AB743C" w14:textId="22F823F5" w:rsidR="00434E52" w:rsidRPr="00434E52" w:rsidDel="00BE130F" w:rsidRDefault="00434E52" w:rsidP="00434E52">
            <w:pPr>
              <w:jc w:val="both"/>
              <w:rPr>
                <w:del w:id="7872" w:author="mikle" w:date="2025-10-09T19:45:00Z" w16du:dateUtc="2025-10-10T02:45:00Z"/>
                <w:lang w:val="en-US"/>
              </w:rPr>
            </w:pPr>
            <w:del w:id="7873" w:author="mikle" w:date="2025-10-09T19:45:00Z" w16du:dateUtc="2025-10-10T02:45:00Z">
              <w:r w:rsidRPr="00434E52" w:rsidDel="00BE130F">
                <w:rPr>
                  <w:lang w:val="en-US"/>
                </w:rPr>
                <w:delText>        self.at = at</w:delText>
              </w:r>
            </w:del>
          </w:p>
          <w:p w14:paraId="1096EF5A" w14:textId="16A42FE9" w:rsidR="00434E52" w:rsidRPr="001E1313" w:rsidDel="00BE130F" w:rsidRDefault="00434E52" w:rsidP="00434E52">
            <w:pPr>
              <w:jc w:val="both"/>
              <w:rPr>
                <w:del w:id="7874" w:author="mikle" w:date="2025-10-09T19:45:00Z" w16du:dateUtc="2025-10-10T02:45:00Z"/>
                <w:lang w:val="en-US"/>
                <w:rPrChange w:id="7875" w:author="Анна Ромашко" w:date="2025-09-25T08:08:00Z">
                  <w:rPr>
                    <w:del w:id="7876" w:author="mikle" w:date="2025-10-09T19:45:00Z" w16du:dateUtc="2025-10-10T02:45:00Z"/>
                  </w:rPr>
                </w:rPrChange>
              </w:rPr>
            </w:pPr>
            <w:del w:id="7877" w:author="mikle" w:date="2025-10-09T19:45:00Z" w16du:dateUtc="2025-10-10T02:45:00Z">
              <w:r w:rsidRPr="00434E52" w:rsidDel="00BE130F">
                <w:rPr>
                  <w:lang w:val="en-US"/>
                </w:rPr>
                <w:delText>       </w:delText>
              </w:r>
            </w:del>
          </w:p>
          <w:p w14:paraId="0969031A" w14:textId="1A5F9018" w:rsidR="00434E52" w:rsidRPr="00434E52" w:rsidDel="00BE130F" w:rsidRDefault="00434E52" w:rsidP="00434E52">
            <w:pPr>
              <w:jc w:val="both"/>
              <w:rPr>
                <w:del w:id="7878" w:author="mikle" w:date="2025-10-09T19:45:00Z" w16du:dateUtc="2025-10-10T02:45:00Z"/>
                <w:lang w:val="en-US"/>
              </w:rPr>
            </w:pPr>
            <w:del w:id="7879" w:author="mikle" w:date="2025-10-09T19:45:00Z" w16du:dateUtc="2025-10-10T02:45:00Z">
              <w:r w:rsidRPr="00434E52" w:rsidDel="00BE130F">
                <w:rPr>
                  <w:lang w:val="en-US"/>
                </w:rPr>
                <w:delText>        self.wn = max(1e-6, wn_ref)</w:delText>
              </w:r>
            </w:del>
          </w:p>
          <w:p w14:paraId="1CA8A0CA" w14:textId="0E1E7626" w:rsidR="00434E52" w:rsidRPr="00434E52" w:rsidDel="00BE130F" w:rsidRDefault="00434E52" w:rsidP="00434E52">
            <w:pPr>
              <w:jc w:val="both"/>
              <w:rPr>
                <w:del w:id="7880" w:author="mikle" w:date="2025-10-09T19:45:00Z" w16du:dateUtc="2025-10-10T02:45:00Z"/>
                <w:lang w:val="en-US"/>
              </w:rPr>
            </w:pPr>
            <w:del w:id="7881" w:author="mikle" w:date="2025-10-09T19:45:00Z" w16du:dateUtc="2025-10-10T02:45:00Z">
              <w:r w:rsidRPr="00434E52" w:rsidDel="00BE130F">
                <w:rPr>
                  <w:lang w:val="en-US"/>
                </w:rPr>
                <w:delText>        self.zr = max(0.2, zeta_ref)</w:delText>
              </w:r>
            </w:del>
          </w:p>
          <w:p w14:paraId="0C2D1C89" w14:textId="4A4E2180" w:rsidR="00434E52" w:rsidRPr="001E1313" w:rsidDel="00BE130F" w:rsidRDefault="00434E52" w:rsidP="00434E52">
            <w:pPr>
              <w:jc w:val="both"/>
              <w:rPr>
                <w:del w:id="7882" w:author="mikle" w:date="2025-10-09T19:45:00Z" w16du:dateUtc="2025-10-10T02:45:00Z"/>
                <w:lang w:val="en-US"/>
              </w:rPr>
            </w:pPr>
            <w:del w:id="7883" w:author="mikle" w:date="2025-10-09T19:45:00Z" w16du:dateUtc="2025-10-10T02:45:00Z">
              <w:r w:rsidRPr="00434E52" w:rsidDel="00BE130F">
                <w:rPr>
                  <w:lang w:val="en-US"/>
                </w:rPr>
                <w:delText>       </w:delText>
              </w:r>
            </w:del>
          </w:p>
          <w:p w14:paraId="39AC5B42" w14:textId="594BC72D" w:rsidR="00434E52" w:rsidRPr="00434E52" w:rsidDel="00BE130F" w:rsidRDefault="00434E52" w:rsidP="00434E52">
            <w:pPr>
              <w:jc w:val="both"/>
              <w:rPr>
                <w:del w:id="7884" w:author="mikle" w:date="2025-10-09T19:45:00Z" w16du:dateUtc="2025-10-10T02:45:00Z"/>
                <w:lang w:val="en-US"/>
              </w:rPr>
            </w:pPr>
            <w:del w:id="7885" w:author="mikle" w:date="2025-10-09T19:45:00Z" w16du:dateUtc="2025-10-10T02:45:00Z">
              <w:r w:rsidRPr="00434E52" w:rsidDel="00BE130F">
                <w:rPr>
                  <w:lang w:val="en-US"/>
                </w:rPr>
                <w:delText>        self.Fdist_mag = float(Fdist_mag)</w:delText>
              </w:r>
            </w:del>
          </w:p>
          <w:p w14:paraId="2435C241" w14:textId="6315241F" w:rsidR="00434E52" w:rsidRPr="00434E52" w:rsidDel="00BE130F" w:rsidRDefault="00434E52" w:rsidP="00434E52">
            <w:pPr>
              <w:jc w:val="both"/>
              <w:rPr>
                <w:del w:id="7886" w:author="mikle" w:date="2025-10-09T19:45:00Z" w16du:dateUtc="2025-10-10T02:45:00Z"/>
                <w:lang w:val="en-US"/>
              </w:rPr>
            </w:pPr>
            <w:del w:id="7887" w:author="mikle" w:date="2025-10-09T19:45:00Z" w16du:dateUtc="2025-10-10T02:45:00Z">
              <w:r w:rsidRPr="00434E52" w:rsidDel="00BE130F">
                <w:rPr>
                  <w:lang w:val="en-US"/>
                </w:rPr>
                <w:delText>        self.Fdist_dir = float(Fdist_dir_deg) * DEG2RAD</w:delText>
              </w:r>
            </w:del>
          </w:p>
          <w:p w14:paraId="3D69F1D5" w14:textId="50A06E02" w:rsidR="00434E52" w:rsidRPr="001E1313" w:rsidDel="00BE130F" w:rsidRDefault="00434E52" w:rsidP="00434E52">
            <w:pPr>
              <w:jc w:val="both"/>
              <w:rPr>
                <w:del w:id="7888" w:author="mikle" w:date="2025-10-09T19:45:00Z" w16du:dateUtc="2025-10-10T02:45:00Z"/>
                <w:lang w:val="en-US"/>
              </w:rPr>
            </w:pPr>
            <w:del w:id="7889" w:author="mikle" w:date="2025-10-09T19:45:00Z" w16du:dateUtc="2025-10-10T02:45:00Z">
              <w:r w:rsidRPr="00434E52" w:rsidDel="00BE130F">
                <w:rPr>
                  <w:lang w:val="en-US"/>
                </w:rPr>
                <w:delText>       </w:delText>
              </w:r>
            </w:del>
          </w:p>
          <w:p w14:paraId="246F5764" w14:textId="33E1F68A" w:rsidR="00434E52" w:rsidRPr="00434E52" w:rsidDel="00BE130F" w:rsidRDefault="00434E52" w:rsidP="00434E52">
            <w:pPr>
              <w:jc w:val="both"/>
              <w:rPr>
                <w:del w:id="7890" w:author="mikle" w:date="2025-10-09T19:45:00Z" w16du:dateUtc="2025-10-10T02:45:00Z"/>
                <w:lang w:val="en-US"/>
              </w:rPr>
            </w:pPr>
            <w:del w:id="7891" w:author="mikle" w:date="2025-10-09T19:45:00Z" w16du:dateUtc="2025-10-10T02:45:00Z">
              <w:r w:rsidRPr="00434E52" w:rsidDel="00BE130F">
                <w:rPr>
                  <w:lang w:val="en-US"/>
                </w:rPr>
                <w:delText>        self.use_5pct_error_u = use_5pct_error_u</w:delText>
              </w:r>
            </w:del>
          </w:p>
          <w:p w14:paraId="5E785717" w14:textId="067B7546" w:rsidR="00434E52" w:rsidRPr="00434E52" w:rsidDel="00BE130F" w:rsidRDefault="00434E52" w:rsidP="00434E52">
            <w:pPr>
              <w:jc w:val="both"/>
              <w:rPr>
                <w:del w:id="7892" w:author="mikle" w:date="2025-10-09T19:45:00Z" w16du:dateUtc="2025-10-10T02:45:00Z"/>
                <w:lang w:val="en-US"/>
              </w:rPr>
            </w:pPr>
            <w:del w:id="7893" w:author="mikle" w:date="2025-10-09T19:45:00Z" w16du:dateUtc="2025-10-10T02:45:00Z">
              <w:r w:rsidRPr="00434E52" w:rsidDel="00BE130F">
                <w:rPr>
                  <w:lang w:val="en-US"/>
                </w:rPr>
                <w:delText>        self.meas_scale = float(meas_scale)</w:delText>
              </w:r>
            </w:del>
          </w:p>
          <w:p w14:paraId="4C4F34AF" w14:textId="6D0B8BEE" w:rsidR="00434E52" w:rsidRPr="001E1313" w:rsidDel="00BE130F" w:rsidRDefault="00434E52" w:rsidP="00434E52">
            <w:pPr>
              <w:jc w:val="both"/>
              <w:rPr>
                <w:del w:id="7894" w:author="mikle" w:date="2025-10-09T19:45:00Z" w16du:dateUtc="2025-10-10T02:45:00Z"/>
                <w:lang w:val="en-US"/>
              </w:rPr>
            </w:pPr>
            <w:del w:id="7895" w:author="mikle" w:date="2025-10-09T19:45:00Z" w16du:dateUtc="2025-10-10T02:45:00Z">
              <w:r w:rsidRPr="001E1313" w:rsidDel="00BE130F">
                <w:rPr>
                  <w:lang w:val="en-US"/>
                </w:rPr>
                <w:delText>        self.dt = dt</w:delText>
              </w:r>
            </w:del>
          </w:p>
          <w:p w14:paraId="15A502E1" w14:textId="300084BB" w:rsidR="00434E52" w:rsidRPr="00434E52" w:rsidDel="00BE130F" w:rsidRDefault="00434E52" w:rsidP="00434E52">
            <w:pPr>
              <w:jc w:val="both"/>
              <w:rPr>
                <w:del w:id="7896" w:author="mikle" w:date="2025-10-09T19:45:00Z" w16du:dateUtc="2025-10-10T02:45:00Z"/>
                <w:lang w:val="en-US"/>
              </w:rPr>
            </w:pPr>
            <w:del w:id="7897" w:author="mikle" w:date="2025-10-09T19:45:00Z" w16du:dateUtc="2025-10-10T02:45:00Z">
              <w:r w:rsidRPr="001E1313" w:rsidDel="00BE130F">
                <w:rPr>
                  <w:lang w:val="en-US"/>
                </w:rPr>
                <w:delText xml:space="preserve">        </w:delText>
              </w:r>
              <w:r w:rsidRPr="00434E52" w:rsidDel="00BE130F">
                <w:rPr>
                  <w:lang w:val="en-US"/>
                </w:rPr>
                <w:delText>self.u  = 0.0</w:delText>
              </w:r>
            </w:del>
          </w:p>
          <w:p w14:paraId="766C3B64" w14:textId="18973D7E" w:rsidR="00434E52" w:rsidRPr="00434E52" w:rsidDel="00BE130F" w:rsidRDefault="00434E52" w:rsidP="00434E52">
            <w:pPr>
              <w:jc w:val="both"/>
              <w:rPr>
                <w:del w:id="7898" w:author="mikle" w:date="2025-10-09T19:45:00Z" w16du:dateUtc="2025-10-10T02:45:00Z"/>
                <w:lang w:val="en-US"/>
              </w:rPr>
            </w:pPr>
            <w:del w:id="7899" w:author="mikle" w:date="2025-10-09T19:45:00Z" w16du:dateUtc="2025-10-10T02:45:00Z">
              <w:r w:rsidRPr="00434E52" w:rsidDel="00BE130F">
                <w:rPr>
                  <w:lang w:val="en-US"/>
                </w:rPr>
                <w:delText>        self.x  = 0.0</w:delText>
              </w:r>
            </w:del>
          </w:p>
          <w:p w14:paraId="312F5A60" w14:textId="1FEB499F" w:rsidR="00434E52" w:rsidRPr="00434E52" w:rsidDel="00BE130F" w:rsidRDefault="00434E52" w:rsidP="00434E52">
            <w:pPr>
              <w:jc w:val="both"/>
              <w:rPr>
                <w:del w:id="7900" w:author="mikle" w:date="2025-10-09T19:45:00Z" w16du:dateUtc="2025-10-10T02:45:00Z"/>
                <w:lang w:val="en-US"/>
              </w:rPr>
            </w:pPr>
            <w:del w:id="7901" w:author="mikle" w:date="2025-10-09T19:45:00Z" w16du:dateUtc="2025-10-10T02:45:00Z">
              <w:r w:rsidRPr="00434E52" w:rsidDel="00BE130F">
                <w:rPr>
                  <w:lang w:val="en-US"/>
                </w:rPr>
                <w:delText>        self.T  = 0.0</w:delText>
              </w:r>
            </w:del>
          </w:p>
          <w:p w14:paraId="00AACFD9" w14:textId="0B0248F9" w:rsidR="00434E52" w:rsidRPr="001E1313" w:rsidDel="00BE130F" w:rsidRDefault="00434E52" w:rsidP="00434E52">
            <w:pPr>
              <w:jc w:val="both"/>
              <w:rPr>
                <w:del w:id="7902" w:author="mikle" w:date="2025-10-09T19:45:00Z" w16du:dateUtc="2025-10-10T02:45:00Z"/>
                <w:lang w:val="en-US"/>
              </w:rPr>
            </w:pPr>
            <w:del w:id="7903" w:author="mikle" w:date="2025-10-09T19:45:00Z" w16du:dateUtc="2025-10-10T02:45:00Z">
              <w:r w:rsidRPr="00434E52" w:rsidDel="00BE130F">
                <w:rPr>
                  <w:lang w:val="en-US"/>
                </w:rPr>
                <w:delText xml:space="preserve">        </w:delText>
              </w:r>
              <w:r w:rsidRPr="001E1313" w:rsidDel="00BE130F">
                <w:rPr>
                  <w:lang w:val="en-US"/>
                </w:rPr>
                <w:delText>self.ur = 0.0</w:delText>
              </w:r>
            </w:del>
          </w:p>
          <w:p w14:paraId="33F46970" w14:textId="48147D7C" w:rsidR="00434E52" w:rsidRPr="008303BF" w:rsidDel="00BE130F" w:rsidRDefault="00434E52" w:rsidP="00434E52">
            <w:pPr>
              <w:jc w:val="both"/>
              <w:rPr>
                <w:del w:id="7904" w:author="mikle" w:date="2025-10-09T19:45:00Z" w16du:dateUtc="2025-10-10T02:45:00Z"/>
                <w:lang w:val="en-US"/>
                <w:rPrChange w:id="7905" w:author="mikle" w:date="2025-10-09T19:14:00Z" w16du:dateUtc="2025-10-10T02:14:00Z">
                  <w:rPr>
                    <w:del w:id="7906" w:author="mikle" w:date="2025-10-09T19:45:00Z" w16du:dateUtc="2025-10-10T02:45:00Z"/>
                  </w:rPr>
                </w:rPrChange>
              </w:rPr>
            </w:pPr>
            <w:del w:id="7907" w:author="mikle" w:date="2025-10-09T19:45:00Z" w16du:dateUtc="2025-10-10T02:45:00Z">
              <w:r w:rsidRPr="001E1313" w:rsidDel="00BE130F">
                <w:rPr>
                  <w:lang w:val="en-US"/>
                </w:rPr>
                <w:delText xml:space="preserve">        </w:delText>
              </w:r>
              <w:r w:rsidRPr="008303BF" w:rsidDel="00BE130F">
                <w:rPr>
                  <w:lang w:val="en-US"/>
                  <w:rPrChange w:id="7908" w:author="mikle" w:date="2025-10-09T19:14:00Z" w16du:dateUtc="2025-10-10T02:14:00Z">
                    <w:rPr/>
                  </w:rPrChange>
                </w:rPr>
                <w:delText>self.urd = 0.0</w:delText>
              </w:r>
            </w:del>
          </w:p>
          <w:p w14:paraId="427DAA9B" w14:textId="551ED87C" w:rsidR="00434E52" w:rsidRPr="008303BF" w:rsidDel="00BE130F" w:rsidRDefault="00434E52" w:rsidP="00434E52">
            <w:pPr>
              <w:jc w:val="both"/>
              <w:rPr>
                <w:del w:id="7909" w:author="mikle" w:date="2025-10-09T19:45:00Z" w16du:dateUtc="2025-10-10T02:45:00Z"/>
                <w:lang w:val="en-US"/>
                <w:rPrChange w:id="7910" w:author="mikle" w:date="2025-10-09T19:14:00Z" w16du:dateUtc="2025-10-10T02:14:00Z">
                  <w:rPr>
                    <w:del w:id="7911" w:author="mikle" w:date="2025-10-09T19:45:00Z" w16du:dateUtc="2025-10-10T02:45:00Z"/>
                  </w:rPr>
                </w:rPrChange>
              </w:rPr>
            </w:pPr>
          </w:p>
          <w:p w14:paraId="6A06D522" w14:textId="63FEF43A" w:rsidR="00434E52" w:rsidRPr="008303BF" w:rsidDel="00BE130F" w:rsidRDefault="00434E52" w:rsidP="00434E52">
            <w:pPr>
              <w:jc w:val="both"/>
              <w:rPr>
                <w:del w:id="7912" w:author="mikle" w:date="2025-10-09T19:45:00Z" w16du:dateUtc="2025-10-10T02:45:00Z"/>
                <w:lang w:val="en-US"/>
                <w:rPrChange w:id="7913" w:author="mikle" w:date="2025-10-09T19:14:00Z" w16du:dateUtc="2025-10-10T02:14:00Z">
                  <w:rPr>
                    <w:del w:id="7914" w:author="mikle" w:date="2025-10-09T19:45:00Z" w16du:dateUtc="2025-10-10T02:45:00Z"/>
                  </w:rPr>
                </w:rPrChange>
              </w:rPr>
            </w:pPr>
            <w:del w:id="7915" w:author="mikle" w:date="2025-10-09T19:45:00Z" w16du:dateUtc="2025-10-10T02:45:00Z">
              <w:r w:rsidRPr="008303BF" w:rsidDel="00BE130F">
                <w:rPr>
                  <w:lang w:val="en-US"/>
                  <w:rPrChange w:id="7916" w:author="mikle" w:date="2025-10-09T19:14:00Z" w16du:dateUtc="2025-10-10T02:14:00Z">
                    <w:rPr/>
                  </w:rPrChange>
                </w:rPr>
                <w:delText xml:space="preserve">    </w:delText>
              </w:r>
            </w:del>
          </w:p>
          <w:p w14:paraId="232B7330" w14:textId="72459EF9" w:rsidR="00434E52" w:rsidRPr="00434E52" w:rsidDel="00BE130F" w:rsidRDefault="00434E52" w:rsidP="00434E52">
            <w:pPr>
              <w:jc w:val="both"/>
              <w:rPr>
                <w:del w:id="7917" w:author="mikle" w:date="2025-10-09T19:45:00Z" w16du:dateUtc="2025-10-10T02:45:00Z"/>
                <w:lang w:val="en-US"/>
              </w:rPr>
            </w:pPr>
            <w:del w:id="7918" w:author="mikle" w:date="2025-10-09T19:45:00Z" w16du:dateUtc="2025-10-10T02:45:00Z">
              <w:r w:rsidRPr="00434E52" w:rsidDel="00BE130F">
                <w:rPr>
                  <w:lang w:val="en-US"/>
                </w:rPr>
                <w:delText>    def _update_ref_filter(self, u_ref):</w:delText>
              </w:r>
            </w:del>
          </w:p>
          <w:p w14:paraId="54EEB940" w14:textId="70D38EA6" w:rsidR="00434E52" w:rsidRPr="00434E52" w:rsidDel="00BE130F" w:rsidRDefault="00434E52" w:rsidP="00434E52">
            <w:pPr>
              <w:jc w:val="both"/>
              <w:rPr>
                <w:del w:id="7919" w:author="mikle" w:date="2025-10-09T19:45:00Z" w16du:dateUtc="2025-10-10T02:45:00Z"/>
                <w:lang w:val="en-US"/>
              </w:rPr>
            </w:pPr>
            <w:del w:id="7920" w:author="mikle" w:date="2025-10-09T19:45:00Z" w16du:dateUtc="2025-10-10T02:45:00Z">
              <w:r w:rsidRPr="00434E52" w:rsidDel="00BE130F">
                <w:rPr>
                  <w:lang w:val="en-US"/>
                </w:rPr>
                <w:delText>        ydd = self.wn*self.wn*(u_ref - self.ur) - 2.0*self.zr*self.wn*self.urd</w:delText>
              </w:r>
            </w:del>
          </w:p>
          <w:p w14:paraId="6545AAA8" w14:textId="4A6D2084" w:rsidR="00434E52" w:rsidRPr="00434E52" w:rsidDel="00BE130F" w:rsidRDefault="00434E52" w:rsidP="00434E52">
            <w:pPr>
              <w:jc w:val="both"/>
              <w:rPr>
                <w:del w:id="7921" w:author="mikle" w:date="2025-10-09T19:45:00Z" w16du:dateUtc="2025-10-10T02:45:00Z"/>
                <w:lang w:val="en-US"/>
              </w:rPr>
            </w:pPr>
            <w:del w:id="7922" w:author="mikle" w:date="2025-10-09T19:45:00Z" w16du:dateUtc="2025-10-10T02:45:00Z">
              <w:r w:rsidRPr="00434E52" w:rsidDel="00BE130F">
                <w:rPr>
                  <w:lang w:val="en-US"/>
                </w:rPr>
                <w:delText>        self.urd += self.dt * ydd</w:delText>
              </w:r>
            </w:del>
          </w:p>
          <w:p w14:paraId="3CB0EA24" w14:textId="2C2EB1F5" w:rsidR="00434E52" w:rsidRPr="00434E52" w:rsidDel="00BE130F" w:rsidRDefault="00434E52" w:rsidP="00434E52">
            <w:pPr>
              <w:jc w:val="both"/>
              <w:rPr>
                <w:del w:id="7923" w:author="mikle" w:date="2025-10-09T19:45:00Z" w16du:dateUtc="2025-10-10T02:45:00Z"/>
                <w:lang w:val="en-US"/>
              </w:rPr>
            </w:pPr>
            <w:del w:id="7924" w:author="mikle" w:date="2025-10-09T19:45:00Z" w16du:dateUtc="2025-10-10T02:45:00Z">
              <w:r w:rsidRPr="00434E52" w:rsidDel="00BE130F">
                <w:rPr>
                  <w:lang w:val="en-US"/>
                </w:rPr>
                <w:delText>        self.ur  += self.dt * self.urd</w:delText>
              </w:r>
            </w:del>
          </w:p>
          <w:p w14:paraId="6A132B43" w14:textId="0D3E17AA" w:rsidR="00434E52" w:rsidRPr="00434E52" w:rsidDel="00BE130F" w:rsidRDefault="00434E52" w:rsidP="00434E52">
            <w:pPr>
              <w:jc w:val="both"/>
              <w:rPr>
                <w:del w:id="7925" w:author="mikle" w:date="2025-10-09T19:45:00Z" w16du:dateUtc="2025-10-10T02:45:00Z"/>
                <w:lang w:val="en-US"/>
              </w:rPr>
            </w:pPr>
            <w:del w:id="7926" w:author="mikle" w:date="2025-10-09T19:45:00Z" w16du:dateUtc="2025-10-10T02:45:00Z">
              <w:r w:rsidRPr="00434E52" w:rsidDel="00BE130F">
                <w:rPr>
                  <w:lang w:val="en-US"/>
                </w:rPr>
                <w:delText>        return self.ur, self.urd</w:delText>
              </w:r>
            </w:del>
          </w:p>
          <w:p w14:paraId="7C6F8E6A" w14:textId="221E9546" w:rsidR="00434E52" w:rsidRPr="00434E52" w:rsidDel="00BE130F" w:rsidRDefault="00434E52" w:rsidP="00434E52">
            <w:pPr>
              <w:jc w:val="both"/>
              <w:rPr>
                <w:del w:id="7927" w:author="mikle" w:date="2025-10-09T19:45:00Z" w16du:dateUtc="2025-10-10T02:45:00Z"/>
                <w:lang w:val="en-US"/>
              </w:rPr>
            </w:pPr>
          </w:p>
          <w:p w14:paraId="5EB779FB" w14:textId="6F01C8F5" w:rsidR="00434E52" w:rsidRPr="00434E52" w:rsidDel="00BE130F" w:rsidRDefault="00434E52" w:rsidP="00434E52">
            <w:pPr>
              <w:jc w:val="both"/>
              <w:rPr>
                <w:del w:id="7928" w:author="mikle" w:date="2025-10-09T19:45:00Z" w16du:dateUtc="2025-10-10T02:45:00Z"/>
                <w:lang w:val="en-US"/>
              </w:rPr>
            </w:pPr>
            <w:del w:id="7929" w:author="mikle" w:date="2025-10-09T19:45:00Z" w16du:dateUtc="2025-10-10T02:45:00Z">
              <w:r w:rsidRPr="00434E52" w:rsidDel="00BE130F">
                <w:rPr>
                  <w:lang w:val="en-US"/>
                </w:rPr>
                <w:delText>    def _drag(self, u):</w:delText>
              </w:r>
            </w:del>
          </w:p>
          <w:p w14:paraId="3FCF8D97" w14:textId="0AE40DE4" w:rsidR="00434E52" w:rsidRPr="00434E52" w:rsidDel="00BE130F" w:rsidRDefault="00434E52" w:rsidP="00434E52">
            <w:pPr>
              <w:jc w:val="both"/>
              <w:rPr>
                <w:del w:id="7930" w:author="mikle" w:date="2025-10-09T19:45:00Z" w16du:dateUtc="2025-10-10T02:45:00Z"/>
                <w:lang w:val="en-US"/>
              </w:rPr>
            </w:pPr>
            <w:del w:id="7931" w:author="mikle" w:date="2025-10-09T19:45:00Z" w16du:dateUtc="2025-10-10T02:45:00Z">
              <w:r w:rsidRPr="00434E52" w:rsidDel="00BE130F">
                <w:rPr>
                  <w:lang w:val="en-US"/>
                </w:rPr>
                <w:delText>        return self.C1*abs(u)*u + self.C2*u</w:delText>
              </w:r>
            </w:del>
          </w:p>
          <w:p w14:paraId="1877B9EB" w14:textId="69F59E45" w:rsidR="00434E52" w:rsidRPr="00434E52" w:rsidDel="00BE130F" w:rsidRDefault="00434E52" w:rsidP="00434E52">
            <w:pPr>
              <w:jc w:val="both"/>
              <w:rPr>
                <w:del w:id="7932" w:author="mikle" w:date="2025-10-09T19:45:00Z" w16du:dateUtc="2025-10-10T02:45:00Z"/>
                <w:lang w:val="en-US"/>
              </w:rPr>
            </w:pPr>
          </w:p>
          <w:p w14:paraId="44241A9A" w14:textId="512366F2" w:rsidR="00434E52" w:rsidRPr="00434E52" w:rsidDel="00BE130F" w:rsidRDefault="00434E52" w:rsidP="00434E52">
            <w:pPr>
              <w:jc w:val="both"/>
              <w:rPr>
                <w:del w:id="7933" w:author="mikle" w:date="2025-10-09T19:45:00Z" w16du:dateUtc="2025-10-10T02:45:00Z"/>
                <w:lang w:val="en-US"/>
              </w:rPr>
            </w:pPr>
            <w:del w:id="7934" w:author="mikle" w:date="2025-10-09T19:45:00Z" w16du:dateUtc="2025-10-10T02:45:00Z">
              <w:r w:rsidRPr="00434E52" w:rsidDel="00BE130F">
                <w:rPr>
                  <w:lang w:val="en-US"/>
                </w:rPr>
                <w:delText>    def _u_dot(self, u, T, Fpar):</w:delText>
              </w:r>
            </w:del>
          </w:p>
          <w:p w14:paraId="381D628F" w14:textId="3AE374B2" w:rsidR="00434E52" w:rsidRPr="00434E52" w:rsidDel="00BE130F" w:rsidRDefault="00434E52" w:rsidP="00434E52">
            <w:pPr>
              <w:jc w:val="both"/>
              <w:rPr>
                <w:del w:id="7935" w:author="mikle" w:date="2025-10-09T19:45:00Z" w16du:dateUtc="2025-10-10T02:45:00Z"/>
                <w:lang w:val="en-US"/>
              </w:rPr>
            </w:pPr>
            <w:del w:id="7936" w:author="mikle" w:date="2025-10-09T19:45:00Z" w16du:dateUtc="2025-10-10T02:45:00Z">
              <w:r w:rsidRPr="00434E52" w:rsidDel="00BE130F">
                <w:rPr>
                  <w:lang w:val="en-US"/>
                </w:rPr>
                <w:delText>        return (T + Fpar - self._drag(u)) / self.Meff</w:delText>
              </w:r>
            </w:del>
          </w:p>
          <w:p w14:paraId="5A5ACEE8" w14:textId="43009E84" w:rsidR="00434E52" w:rsidRPr="00434E52" w:rsidDel="00BE130F" w:rsidRDefault="00434E52" w:rsidP="00434E52">
            <w:pPr>
              <w:jc w:val="both"/>
              <w:rPr>
                <w:del w:id="7937" w:author="mikle" w:date="2025-10-09T19:45:00Z" w16du:dateUtc="2025-10-10T02:45:00Z"/>
                <w:lang w:val="en-US"/>
              </w:rPr>
            </w:pPr>
          </w:p>
          <w:p w14:paraId="68C074A5" w14:textId="3E787AA7" w:rsidR="00434E52" w:rsidRPr="00434E52" w:rsidDel="00BE130F" w:rsidRDefault="00434E52" w:rsidP="00434E52">
            <w:pPr>
              <w:jc w:val="both"/>
              <w:rPr>
                <w:del w:id="7938" w:author="mikle" w:date="2025-10-09T19:45:00Z" w16du:dateUtc="2025-10-10T02:45:00Z"/>
                <w:lang w:val="en-US"/>
              </w:rPr>
            </w:pPr>
            <w:del w:id="7939" w:author="mikle" w:date="2025-10-09T19:45:00Z" w16du:dateUtc="2025-10-10T02:45:00Z">
              <w:r w:rsidRPr="00434E52" w:rsidDel="00BE130F">
                <w:rPr>
                  <w:lang w:val="en-US"/>
                </w:rPr>
                <w:delText>    def _ucmd_from_Tcmd(self, Tcmd, T):</w:delText>
              </w:r>
            </w:del>
          </w:p>
          <w:p w14:paraId="3A47BA07" w14:textId="1C92CDFA" w:rsidR="00434E52" w:rsidRPr="001E1313" w:rsidDel="00BE130F" w:rsidRDefault="00434E52" w:rsidP="00434E52">
            <w:pPr>
              <w:jc w:val="both"/>
              <w:rPr>
                <w:del w:id="7940" w:author="mikle" w:date="2025-10-09T19:45:00Z" w16du:dateUtc="2025-10-10T02:45:00Z"/>
                <w:lang w:val="en-US"/>
              </w:rPr>
            </w:pPr>
            <w:del w:id="7941" w:author="mikle" w:date="2025-10-09T19:45:00Z" w16du:dateUtc="2025-10-10T02:45:00Z">
              <w:r w:rsidRPr="00434E52" w:rsidDel="00BE130F">
                <w:rPr>
                  <w:lang w:val="en-US"/>
                </w:rPr>
                <w:delText>     </w:delText>
              </w:r>
            </w:del>
          </w:p>
          <w:p w14:paraId="6CB88172" w14:textId="35796622" w:rsidR="00434E52" w:rsidRPr="00434E52" w:rsidDel="00BE130F" w:rsidRDefault="00434E52" w:rsidP="00434E52">
            <w:pPr>
              <w:jc w:val="both"/>
              <w:rPr>
                <w:del w:id="7942" w:author="mikle" w:date="2025-10-09T19:45:00Z" w16du:dateUtc="2025-10-10T02:45:00Z"/>
                <w:lang w:val="en-US"/>
              </w:rPr>
            </w:pPr>
            <w:del w:id="7943" w:author="mikle" w:date="2025-10-09T19:45:00Z" w16du:dateUtc="2025-10-10T02:45:00Z">
              <w:r w:rsidRPr="00434E52" w:rsidDel="00BE130F">
                <w:rPr>
                  <w:lang w:val="en-US"/>
                </w:rPr>
                <w:delText>        u_unsat = (self.Tdx/self.Kdx) * (self.at*(Tcmd - T)) + T/self.Kdx</w:delText>
              </w:r>
            </w:del>
          </w:p>
          <w:p w14:paraId="7D4AE99F" w14:textId="4D1C37E6" w:rsidR="00434E52" w:rsidRPr="00434E52" w:rsidDel="00BE130F" w:rsidRDefault="00434E52" w:rsidP="00434E52">
            <w:pPr>
              <w:jc w:val="both"/>
              <w:rPr>
                <w:del w:id="7944" w:author="mikle" w:date="2025-10-09T19:45:00Z" w16du:dateUtc="2025-10-10T02:45:00Z"/>
                <w:lang w:val="en-US"/>
              </w:rPr>
            </w:pPr>
            <w:del w:id="7945" w:author="mikle" w:date="2025-10-09T19:45:00Z" w16du:dateUtc="2025-10-10T02:45:00Z">
              <w:r w:rsidRPr="00434E52" w:rsidDel="00BE130F">
                <w:rPr>
                  <w:lang w:val="en-US"/>
                </w:rPr>
                <w:delText>        if u_unsat &gt;  self.Umax: u_unsat =  self.Umax</w:delText>
              </w:r>
            </w:del>
          </w:p>
          <w:p w14:paraId="3DF178AA" w14:textId="6D420BC3" w:rsidR="00434E52" w:rsidRPr="00434E52" w:rsidDel="00BE130F" w:rsidRDefault="00434E52" w:rsidP="00434E52">
            <w:pPr>
              <w:jc w:val="both"/>
              <w:rPr>
                <w:del w:id="7946" w:author="mikle" w:date="2025-10-09T19:45:00Z" w16du:dateUtc="2025-10-10T02:45:00Z"/>
                <w:lang w:val="en-US"/>
              </w:rPr>
            </w:pPr>
            <w:del w:id="7947" w:author="mikle" w:date="2025-10-09T19:45:00Z" w16du:dateUtc="2025-10-10T02:45:00Z">
              <w:r w:rsidRPr="00434E52" w:rsidDel="00BE130F">
                <w:rPr>
                  <w:lang w:val="en-US"/>
                </w:rPr>
                <w:delText>        if u_unsat &lt; -self.Umax: u_unsat = -self.Umax</w:delText>
              </w:r>
            </w:del>
          </w:p>
          <w:p w14:paraId="73AEEDFE" w14:textId="7B764AF4" w:rsidR="00434E52" w:rsidRPr="00434E52" w:rsidDel="00BE130F" w:rsidRDefault="00434E52" w:rsidP="00434E52">
            <w:pPr>
              <w:jc w:val="both"/>
              <w:rPr>
                <w:del w:id="7948" w:author="mikle" w:date="2025-10-09T19:45:00Z" w16du:dateUtc="2025-10-10T02:45:00Z"/>
                <w:lang w:val="en-US"/>
              </w:rPr>
            </w:pPr>
            <w:del w:id="7949" w:author="mikle" w:date="2025-10-09T19:45:00Z" w16du:dateUtc="2025-10-10T02:45:00Z">
              <w:r w:rsidRPr="00434E52" w:rsidDel="00BE130F">
                <w:rPr>
                  <w:lang w:val="en-US"/>
                </w:rPr>
                <w:delText>        return u_unsat</w:delText>
              </w:r>
            </w:del>
          </w:p>
          <w:p w14:paraId="18ED1A1E" w14:textId="04266596" w:rsidR="00434E52" w:rsidRPr="00434E52" w:rsidDel="00BE130F" w:rsidRDefault="00434E52" w:rsidP="00434E52">
            <w:pPr>
              <w:jc w:val="both"/>
              <w:rPr>
                <w:del w:id="7950" w:author="mikle" w:date="2025-10-09T19:45:00Z" w16du:dateUtc="2025-10-10T02:45:00Z"/>
                <w:lang w:val="en-US"/>
              </w:rPr>
            </w:pPr>
          </w:p>
          <w:p w14:paraId="5B0FB9A7" w14:textId="2346F9D3" w:rsidR="00434E52" w:rsidRPr="00434E52" w:rsidDel="00BE130F" w:rsidRDefault="00434E52" w:rsidP="00434E52">
            <w:pPr>
              <w:jc w:val="both"/>
              <w:rPr>
                <w:del w:id="7951" w:author="mikle" w:date="2025-10-09T19:45:00Z" w16du:dateUtc="2025-10-10T02:45:00Z"/>
                <w:lang w:val="en-US"/>
              </w:rPr>
            </w:pPr>
            <w:del w:id="7952" w:author="mikle" w:date="2025-10-09T19:45:00Z" w16du:dateUtc="2025-10-10T02:45:00Z">
              <w:r w:rsidRPr="00434E52" w:rsidDel="00BE130F">
                <w:rPr>
                  <w:lang w:val="en-US"/>
                </w:rPr>
                <w:delText>    def f(self, u, T, x, u_ref, psi):</w:delText>
              </w:r>
            </w:del>
          </w:p>
          <w:p w14:paraId="055223D2" w14:textId="6DB810BA" w:rsidR="00434E52" w:rsidRPr="00434E52" w:rsidDel="00BE130F" w:rsidRDefault="00434E52" w:rsidP="00434E52">
            <w:pPr>
              <w:jc w:val="both"/>
              <w:rPr>
                <w:del w:id="7953" w:author="mikle" w:date="2025-10-09T19:45:00Z" w16du:dateUtc="2025-10-10T02:45:00Z"/>
                <w:lang w:val="en-US"/>
              </w:rPr>
            </w:pPr>
            <w:del w:id="7954" w:author="mikle" w:date="2025-10-09T19:45:00Z" w16du:dateUtc="2025-10-10T02:45:00Z">
              <w:r w:rsidRPr="00434E52" w:rsidDel="00BE130F">
                <w:rPr>
                  <w:lang w:val="en-US"/>
                </w:rPr>
                <w:delText>        uref, uref_dot = self._update_ref_filter(u_ref)</w:delText>
              </w:r>
            </w:del>
          </w:p>
          <w:p w14:paraId="3B34F533" w14:textId="01C2E414" w:rsidR="00434E52" w:rsidRPr="00434E52" w:rsidDel="00BE130F" w:rsidRDefault="00434E52" w:rsidP="00434E52">
            <w:pPr>
              <w:jc w:val="both"/>
              <w:rPr>
                <w:del w:id="7955" w:author="mikle" w:date="2025-10-09T19:45:00Z" w16du:dateUtc="2025-10-10T02:45:00Z"/>
                <w:lang w:val="en-US"/>
              </w:rPr>
            </w:pPr>
            <w:del w:id="7956" w:author="mikle" w:date="2025-10-09T19:45:00Z" w16du:dateUtc="2025-10-10T02:45:00Z">
              <w:r w:rsidRPr="00434E52" w:rsidDel="00BE130F">
                <w:rPr>
                  <w:lang w:val="en-US"/>
                </w:rPr>
                <w:delText>        Fpar = self.Fdist_mag * math.cos(self.Fdist_dir - psi)</w:delText>
              </w:r>
            </w:del>
          </w:p>
          <w:p w14:paraId="79AF6B0F" w14:textId="2642C5F2" w:rsidR="00434E52" w:rsidRPr="00434E52" w:rsidDel="00BE130F" w:rsidRDefault="00434E52" w:rsidP="00434E52">
            <w:pPr>
              <w:jc w:val="both"/>
              <w:rPr>
                <w:del w:id="7957" w:author="mikle" w:date="2025-10-09T19:45:00Z" w16du:dateUtc="2025-10-10T02:45:00Z"/>
                <w:lang w:val="en-US"/>
              </w:rPr>
            </w:pPr>
            <w:del w:id="7958" w:author="mikle" w:date="2025-10-09T19:45:00Z" w16du:dateUtc="2025-10-10T02:45:00Z">
              <w:r w:rsidRPr="00434E52" w:rsidDel="00BE130F">
                <w:rPr>
                  <w:lang w:val="en-US"/>
                </w:rPr>
                <w:delText>        udot = self._u_dot(u, T, Fpar)</w:delText>
              </w:r>
            </w:del>
          </w:p>
          <w:p w14:paraId="59AB0DDE" w14:textId="6AB0AF33" w:rsidR="00434E52" w:rsidRPr="00434E52" w:rsidDel="00BE130F" w:rsidRDefault="00434E52" w:rsidP="00434E52">
            <w:pPr>
              <w:jc w:val="both"/>
              <w:rPr>
                <w:del w:id="7959" w:author="mikle" w:date="2025-10-09T19:45:00Z" w16du:dateUtc="2025-10-10T02:45:00Z"/>
                <w:lang w:val="en-US"/>
              </w:rPr>
            </w:pPr>
          </w:p>
          <w:p w14:paraId="123FDB63" w14:textId="4837BAC1" w:rsidR="00434E52" w:rsidRPr="001E1313" w:rsidDel="00BE130F" w:rsidRDefault="00434E52" w:rsidP="00434E52">
            <w:pPr>
              <w:jc w:val="both"/>
              <w:rPr>
                <w:del w:id="7960" w:author="mikle" w:date="2025-10-09T19:45:00Z" w16du:dateUtc="2025-10-10T02:45:00Z"/>
                <w:lang w:val="en-US"/>
              </w:rPr>
            </w:pPr>
            <w:del w:id="7961" w:author="mikle" w:date="2025-10-09T19:45:00Z" w16du:dateUtc="2025-10-10T02:45:00Z">
              <w:r w:rsidRPr="00434E52" w:rsidDel="00BE130F">
                <w:rPr>
                  <w:lang w:val="en-US"/>
                </w:rPr>
                <w:delText xml:space="preserve">      </w:delText>
              </w:r>
            </w:del>
          </w:p>
          <w:p w14:paraId="36D0215C" w14:textId="4947AD7A" w:rsidR="00434E52" w:rsidRPr="00434E52" w:rsidDel="00BE130F" w:rsidRDefault="00434E52" w:rsidP="00434E52">
            <w:pPr>
              <w:jc w:val="both"/>
              <w:rPr>
                <w:del w:id="7962" w:author="mikle" w:date="2025-10-09T19:45:00Z" w16du:dateUtc="2025-10-10T02:45:00Z"/>
                <w:lang w:val="en-US"/>
              </w:rPr>
            </w:pPr>
            <w:del w:id="7963" w:author="mikle" w:date="2025-10-09T19:45:00Z" w16du:dateUtc="2025-10-10T02:45:00Z">
              <w:r w:rsidRPr="00434E52" w:rsidDel="00BE130F">
                <w:rPr>
                  <w:lang w:val="en-US"/>
                </w:rPr>
                <w:delText>        u_meas = u * (self.meas_scale if self.use_5pct_error_u else 1.0)</w:delText>
              </w:r>
            </w:del>
          </w:p>
          <w:p w14:paraId="699C8955" w14:textId="5DD70B1E" w:rsidR="00434E52" w:rsidRPr="00434E52" w:rsidDel="00BE130F" w:rsidRDefault="00434E52" w:rsidP="00434E52">
            <w:pPr>
              <w:jc w:val="both"/>
              <w:rPr>
                <w:del w:id="7964" w:author="mikle" w:date="2025-10-09T19:45:00Z" w16du:dateUtc="2025-10-10T02:45:00Z"/>
                <w:lang w:val="en-US"/>
              </w:rPr>
            </w:pPr>
          </w:p>
          <w:p w14:paraId="354D6396" w14:textId="2C3A1FC7" w:rsidR="00434E52" w:rsidRPr="001E1313" w:rsidDel="00BE130F" w:rsidRDefault="00434E52" w:rsidP="00434E52">
            <w:pPr>
              <w:jc w:val="both"/>
              <w:rPr>
                <w:del w:id="7965" w:author="mikle" w:date="2025-10-09T19:45:00Z" w16du:dateUtc="2025-10-10T02:45:00Z"/>
                <w:lang w:val="en-US"/>
              </w:rPr>
            </w:pPr>
            <w:del w:id="7966" w:author="mikle" w:date="2025-10-09T19:45:00Z" w16du:dateUtc="2025-10-10T02:45:00Z">
              <w:r w:rsidRPr="00434E52" w:rsidDel="00BE130F">
                <w:rPr>
                  <w:lang w:val="en-US"/>
                </w:rPr>
                <w:delText xml:space="preserve">        </w:delText>
              </w:r>
            </w:del>
          </w:p>
          <w:p w14:paraId="74F245EF" w14:textId="79C84108" w:rsidR="00434E52" w:rsidRPr="001E1313" w:rsidDel="00BE130F" w:rsidRDefault="00434E52" w:rsidP="00434E52">
            <w:pPr>
              <w:jc w:val="both"/>
              <w:rPr>
                <w:del w:id="7967" w:author="mikle" w:date="2025-10-09T19:45:00Z" w16du:dateUtc="2025-10-10T02:45:00Z"/>
                <w:lang w:val="en-US"/>
                <w:rPrChange w:id="7968" w:author="Анна Ромашко" w:date="2025-09-25T08:08:00Z">
                  <w:rPr>
                    <w:del w:id="7969" w:author="mikle" w:date="2025-10-09T19:45:00Z" w16du:dateUtc="2025-10-10T02:45:00Z"/>
                  </w:rPr>
                </w:rPrChange>
              </w:rPr>
            </w:pPr>
            <w:del w:id="7970" w:author="mikle" w:date="2025-10-09T19:45:00Z" w16du:dateUtc="2025-10-10T02:45:00Z">
              <w:r w:rsidRPr="001E1313" w:rsidDel="00BE130F">
                <w:rPr>
                  <w:lang w:val="en-US"/>
                </w:rPr>
                <w:delText xml:space="preserve">        </w:delText>
              </w:r>
              <w:r w:rsidRPr="001E1313" w:rsidDel="00BE130F">
                <w:rPr>
                  <w:lang w:val="en-US"/>
                  <w:rPrChange w:id="7971" w:author="Анна Ромашко" w:date="2025-09-25T08:08:00Z">
                    <w:rPr/>
                  </w:rPrChange>
                </w:rPr>
                <w:delText>e = uref - u_meas</w:delText>
              </w:r>
            </w:del>
          </w:p>
          <w:p w14:paraId="0D71D6DE" w14:textId="7D9F4F63" w:rsidR="00434E52" w:rsidRPr="001E1313" w:rsidDel="00BE130F" w:rsidRDefault="00434E52" w:rsidP="00434E52">
            <w:pPr>
              <w:jc w:val="both"/>
              <w:rPr>
                <w:del w:id="7972" w:author="mikle" w:date="2025-10-09T19:45:00Z" w16du:dateUtc="2025-10-10T02:45:00Z"/>
                <w:lang w:val="en-US"/>
                <w:rPrChange w:id="7973" w:author="Анна Ромашко" w:date="2025-09-25T08:08:00Z">
                  <w:rPr>
                    <w:del w:id="7974" w:author="mikle" w:date="2025-10-09T19:45:00Z" w16du:dateUtc="2025-10-10T02:45:00Z"/>
                  </w:rPr>
                </w:rPrChange>
              </w:rPr>
            </w:pPr>
            <w:del w:id="7975" w:author="mikle" w:date="2025-10-09T19:45:00Z" w16du:dateUtc="2025-10-10T02:45:00Z">
              <w:r w:rsidRPr="001E1313" w:rsidDel="00BE130F">
                <w:rPr>
                  <w:lang w:val="en-US"/>
                  <w:rPrChange w:id="7976" w:author="Анна Ромашко" w:date="2025-09-25T08:08:00Z">
                    <w:rPr/>
                  </w:rPrChange>
                </w:rPr>
                <w:delText>        edot = uref_dot - udot          </w:delText>
              </w:r>
            </w:del>
          </w:p>
          <w:p w14:paraId="634CABA2" w14:textId="459B70F5" w:rsidR="00434E52" w:rsidRPr="00434E52" w:rsidDel="00BE130F" w:rsidRDefault="00434E52" w:rsidP="00434E52">
            <w:pPr>
              <w:jc w:val="both"/>
              <w:rPr>
                <w:del w:id="7977" w:author="mikle" w:date="2025-10-09T19:45:00Z" w16du:dateUtc="2025-10-10T02:45:00Z"/>
                <w:lang w:val="en-US"/>
              </w:rPr>
            </w:pPr>
            <w:del w:id="7978" w:author="mikle" w:date="2025-10-09T19:45:00Z" w16du:dateUtc="2025-10-10T02:45:00Z">
              <w:r w:rsidRPr="00434E52" w:rsidDel="00BE130F">
                <w:rPr>
                  <w:lang w:val="en-US"/>
                </w:rPr>
                <w:delText>        Tff = self.C2*u_meas + self.C1*abs(u_meas)*u_meas</w:delText>
              </w:r>
            </w:del>
          </w:p>
          <w:p w14:paraId="0F614D68" w14:textId="515A83DB" w:rsidR="00434E52" w:rsidRPr="00434E52" w:rsidDel="00BE130F" w:rsidRDefault="00434E52" w:rsidP="00434E52">
            <w:pPr>
              <w:jc w:val="both"/>
              <w:rPr>
                <w:del w:id="7979" w:author="mikle" w:date="2025-10-09T19:45:00Z" w16du:dateUtc="2025-10-10T02:45:00Z"/>
                <w:lang w:val="en-US"/>
              </w:rPr>
            </w:pPr>
            <w:del w:id="7980" w:author="mikle" w:date="2025-10-09T19:45:00Z" w16du:dateUtc="2025-10-10T02:45:00Z">
              <w:r w:rsidRPr="00434E52" w:rsidDel="00BE130F">
                <w:rPr>
                  <w:lang w:val="en-US"/>
                </w:rPr>
                <w:delText>        Tcmd = self.Meff*(self.Kp*e + self.Kd*edot) + Tff</w:delText>
              </w:r>
            </w:del>
          </w:p>
          <w:p w14:paraId="22E3434F" w14:textId="18813A29" w:rsidR="00434E52" w:rsidRPr="00434E52" w:rsidDel="00BE130F" w:rsidRDefault="00434E52" w:rsidP="00434E52">
            <w:pPr>
              <w:jc w:val="both"/>
              <w:rPr>
                <w:del w:id="7981" w:author="mikle" w:date="2025-10-09T19:45:00Z" w16du:dateUtc="2025-10-10T02:45:00Z"/>
                <w:lang w:val="en-US"/>
              </w:rPr>
            </w:pPr>
          </w:p>
          <w:p w14:paraId="0399EDD8" w14:textId="272F7CFD" w:rsidR="00434E52" w:rsidRPr="00434E52" w:rsidDel="00BE130F" w:rsidRDefault="00434E52" w:rsidP="00434E52">
            <w:pPr>
              <w:jc w:val="both"/>
              <w:rPr>
                <w:del w:id="7982" w:author="mikle" w:date="2025-10-09T19:45:00Z" w16du:dateUtc="2025-10-10T02:45:00Z"/>
                <w:lang w:val="en-US"/>
              </w:rPr>
            </w:pPr>
            <w:del w:id="7983" w:author="mikle" w:date="2025-10-09T19:45:00Z" w16du:dateUtc="2025-10-10T02:45:00Z">
              <w:r w:rsidRPr="00434E52" w:rsidDel="00BE130F">
                <w:rPr>
                  <w:lang w:val="en-US"/>
                </w:rPr>
                <w:delText>        U = self._ucmd_from_Tcmd(Tcmd, T)</w:delText>
              </w:r>
            </w:del>
          </w:p>
          <w:p w14:paraId="4346172A" w14:textId="5A360361" w:rsidR="00434E52" w:rsidRPr="00434E52" w:rsidDel="00BE130F" w:rsidRDefault="00434E52" w:rsidP="00434E52">
            <w:pPr>
              <w:jc w:val="both"/>
              <w:rPr>
                <w:del w:id="7984" w:author="mikle" w:date="2025-10-09T19:45:00Z" w16du:dateUtc="2025-10-10T02:45:00Z"/>
                <w:lang w:val="en-US"/>
              </w:rPr>
            </w:pPr>
            <w:del w:id="7985" w:author="mikle" w:date="2025-10-09T19:45:00Z" w16du:dateUtc="2025-10-10T02:45:00Z">
              <w:r w:rsidRPr="00434E52" w:rsidDel="00BE130F">
                <w:rPr>
                  <w:lang w:val="en-US"/>
                </w:rPr>
                <w:delText>        dT = (self.Kdx*U - T) / self.Tdx</w:delText>
              </w:r>
            </w:del>
          </w:p>
          <w:p w14:paraId="72F379BA" w14:textId="7A78D337" w:rsidR="00434E52" w:rsidRPr="00434E52" w:rsidDel="00BE130F" w:rsidRDefault="00434E52" w:rsidP="00434E52">
            <w:pPr>
              <w:jc w:val="both"/>
              <w:rPr>
                <w:del w:id="7986" w:author="mikle" w:date="2025-10-09T19:45:00Z" w16du:dateUtc="2025-10-10T02:45:00Z"/>
                <w:lang w:val="en-US"/>
              </w:rPr>
            </w:pPr>
            <w:del w:id="7987" w:author="mikle" w:date="2025-10-09T19:45:00Z" w16du:dateUtc="2025-10-10T02:45:00Z">
              <w:r w:rsidRPr="00434E52" w:rsidDel="00BE130F">
                <w:rPr>
                  <w:lang w:val="en-US"/>
                </w:rPr>
                <w:delText>        du = udot</w:delText>
              </w:r>
            </w:del>
          </w:p>
          <w:p w14:paraId="0191BBC0" w14:textId="5EE6D8CF" w:rsidR="00434E52" w:rsidRPr="00434E52" w:rsidDel="00BE130F" w:rsidRDefault="00434E52" w:rsidP="00434E52">
            <w:pPr>
              <w:jc w:val="both"/>
              <w:rPr>
                <w:del w:id="7988" w:author="mikle" w:date="2025-10-09T19:45:00Z" w16du:dateUtc="2025-10-10T02:45:00Z"/>
                <w:lang w:val="en-US"/>
              </w:rPr>
            </w:pPr>
            <w:del w:id="7989" w:author="mikle" w:date="2025-10-09T19:45:00Z" w16du:dateUtc="2025-10-10T02:45:00Z">
              <w:r w:rsidRPr="00434E52" w:rsidDel="00BE130F">
                <w:rPr>
                  <w:lang w:val="en-US"/>
                </w:rPr>
                <w:delText>        dx = u</w:delText>
              </w:r>
            </w:del>
          </w:p>
          <w:p w14:paraId="4EDC6CDF" w14:textId="1A2E1A00" w:rsidR="00434E52" w:rsidRPr="00434E52" w:rsidDel="00BE130F" w:rsidRDefault="00434E52" w:rsidP="00434E52">
            <w:pPr>
              <w:jc w:val="both"/>
              <w:rPr>
                <w:del w:id="7990" w:author="mikle" w:date="2025-10-09T19:45:00Z" w16du:dateUtc="2025-10-10T02:45:00Z"/>
                <w:lang w:val="en-US"/>
              </w:rPr>
            </w:pPr>
            <w:del w:id="7991" w:author="mikle" w:date="2025-10-09T19:45:00Z" w16du:dateUtc="2025-10-10T02:45:00Z">
              <w:r w:rsidRPr="00434E52" w:rsidDel="00BE130F">
                <w:rPr>
                  <w:lang w:val="en-US"/>
                </w:rPr>
                <w:delText>        return du, dT, dx</w:delText>
              </w:r>
            </w:del>
          </w:p>
          <w:p w14:paraId="794982B9" w14:textId="75A82D31" w:rsidR="00434E52" w:rsidRPr="00434E52" w:rsidDel="00BE130F" w:rsidRDefault="00434E52" w:rsidP="00434E52">
            <w:pPr>
              <w:jc w:val="both"/>
              <w:rPr>
                <w:del w:id="7992" w:author="mikle" w:date="2025-10-09T19:45:00Z" w16du:dateUtc="2025-10-10T02:45:00Z"/>
                <w:lang w:val="en-US"/>
              </w:rPr>
            </w:pPr>
          </w:p>
          <w:p w14:paraId="1428E51A" w14:textId="10DFA67B" w:rsidR="00434E52" w:rsidRPr="00434E52" w:rsidDel="00BE130F" w:rsidRDefault="00434E52" w:rsidP="00434E52">
            <w:pPr>
              <w:jc w:val="both"/>
              <w:rPr>
                <w:del w:id="7993" w:author="mikle" w:date="2025-10-09T19:45:00Z" w16du:dateUtc="2025-10-10T02:45:00Z"/>
                <w:lang w:val="en-US"/>
              </w:rPr>
            </w:pPr>
            <w:del w:id="7994" w:author="mikle" w:date="2025-10-09T19:45:00Z" w16du:dateUtc="2025-10-10T02:45:00Z">
              <w:r w:rsidRPr="00434E52" w:rsidDel="00BE130F">
                <w:rPr>
                  <w:lang w:val="en-US"/>
                </w:rPr>
                <w:delText>    def rk4_step(self, u_ref, psi):</w:delText>
              </w:r>
            </w:del>
          </w:p>
          <w:p w14:paraId="7FE9CD84" w14:textId="4AEC0E32" w:rsidR="00434E52" w:rsidRPr="00434E52" w:rsidDel="00BE130F" w:rsidRDefault="00434E52" w:rsidP="00434E52">
            <w:pPr>
              <w:jc w:val="both"/>
              <w:rPr>
                <w:del w:id="7995" w:author="mikle" w:date="2025-10-09T19:45:00Z" w16du:dateUtc="2025-10-10T02:45:00Z"/>
                <w:lang w:val="en-US"/>
              </w:rPr>
            </w:pPr>
            <w:del w:id="7996" w:author="mikle" w:date="2025-10-09T19:45:00Z" w16du:dateUtc="2025-10-10T02:45:00Z">
              <w:r w:rsidRPr="00434E52" w:rsidDel="00BE130F">
                <w:rPr>
                  <w:lang w:val="en-US"/>
                </w:rPr>
                <w:delText>        u1, T1, x1 = self.u, self.T, self.x</w:delText>
              </w:r>
            </w:del>
          </w:p>
          <w:p w14:paraId="477E2E33" w14:textId="0410D850" w:rsidR="00434E52" w:rsidRPr="00434E52" w:rsidDel="00BE130F" w:rsidRDefault="00434E52" w:rsidP="00434E52">
            <w:pPr>
              <w:jc w:val="both"/>
              <w:rPr>
                <w:del w:id="7997" w:author="mikle" w:date="2025-10-09T19:45:00Z" w16du:dateUtc="2025-10-10T02:45:00Z"/>
                <w:lang w:val="en-US"/>
              </w:rPr>
            </w:pPr>
            <w:del w:id="7998" w:author="mikle" w:date="2025-10-09T19:45:00Z" w16du:dateUtc="2025-10-10T02:45:00Z">
              <w:r w:rsidRPr="00434E52" w:rsidDel="00BE130F">
                <w:rPr>
                  <w:lang w:val="en-US"/>
                </w:rPr>
                <w:delText>        k1 = self.f(u1, T1, x1, u_ref, psi)</w:delText>
              </w:r>
            </w:del>
          </w:p>
          <w:p w14:paraId="4EBF2E12" w14:textId="6594CBAF" w:rsidR="00434E52" w:rsidRPr="00434E52" w:rsidDel="00BE130F" w:rsidRDefault="00434E52" w:rsidP="00434E52">
            <w:pPr>
              <w:jc w:val="both"/>
              <w:rPr>
                <w:del w:id="7999" w:author="mikle" w:date="2025-10-09T19:45:00Z" w16du:dateUtc="2025-10-10T02:45:00Z"/>
                <w:lang w:val="en-US"/>
              </w:rPr>
            </w:pPr>
            <w:del w:id="8000" w:author="mikle" w:date="2025-10-09T19:45:00Z" w16du:dateUtc="2025-10-10T02:45:00Z">
              <w:r w:rsidRPr="00434E52" w:rsidDel="00BE130F">
                <w:rPr>
                  <w:lang w:val="en-US"/>
                </w:rPr>
                <w:delText>        u2 = u1 + 0.5*self.dt*k1[0]; T2 = T1 + 0.5*self.dt*k1[1]; x2 = x1 + 0.5*self.dt*k1[2]</w:delText>
              </w:r>
            </w:del>
          </w:p>
          <w:p w14:paraId="175756B0" w14:textId="57097036" w:rsidR="00434E52" w:rsidRPr="00434E52" w:rsidDel="00BE130F" w:rsidRDefault="00434E52" w:rsidP="00434E52">
            <w:pPr>
              <w:jc w:val="both"/>
              <w:rPr>
                <w:del w:id="8001" w:author="mikle" w:date="2025-10-09T19:45:00Z" w16du:dateUtc="2025-10-10T02:45:00Z"/>
                <w:lang w:val="en-US"/>
              </w:rPr>
            </w:pPr>
            <w:del w:id="8002" w:author="mikle" w:date="2025-10-09T19:45:00Z" w16du:dateUtc="2025-10-10T02:45:00Z">
              <w:r w:rsidRPr="00434E52" w:rsidDel="00BE130F">
                <w:rPr>
                  <w:lang w:val="en-US"/>
                </w:rPr>
                <w:delText>        k2 = self.f(u2, T2, x2, u_ref, psi)</w:delText>
              </w:r>
            </w:del>
          </w:p>
          <w:p w14:paraId="0CA551DE" w14:textId="6DD1FD91" w:rsidR="00434E52" w:rsidRPr="00434E52" w:rsidDel="00BE130F" w:rsidRDefault="00434E52" w:rsidP="00434E52">
            <w:pPr>
              <w:jc w:val="both"/>
              <w:rPr>
                <w:del w:id="8003" w:author="mikle" w:date="2025-10-09T19:45:00Z" w16du:dateUtc="2025-10-10T02:45:00Z"/>
                <w:lang w:val="en-US"/>
              </w:rPr>
            </w:pPr>
            <w:del w:id="8004" w:author="mikle" w:date="2025-10-09T19:45:00Z" w16du:dateUtc="2025-10-10T02:45:00Z">
              <w:r w:rsidRPr="00434E52" w:rsidDel="00BE130F">
                <w:rPr>
                  <w:lang w:val="en-US"/>
                </w:rPr>
                <w:delText>        u3 = u1 + 0.5*self.dt*k2[0]; T3 = T1 + 0.5*self.dt*k2[1]; x3 = x1 + 0.5*self.dt*k2[2]</w:delText>
              </w:r>
            </w:del>
          </w:p>
          <w:p w14:paraId="3D426067" w14:textId="2172D31C" w:rsidR="00434E52" w:rsidRPr="00434E52" w:rsidDel="00BE130F" w:rsidRDefault="00434E52" w:rsidP="00434E52">
            <w:pPr>
              <w:jc w:val="both"/>
              <w:rPr>
                <w:del w:id="8005" w:author="mikle" w:date="2025-10-09T19:45:00Z" w16du:dateUtc="2025-10-10T02:45:00Z"/>
                <w:lang w:val="en-US"/>
              </w:rPr>
            </w:pPr>
            <w:del w:id="8006" w:author="mikle" w:date="2025-10-09T19:45:00Z" w16du:dateUtc="2025-10-10T02:45:00Z">
              <w:r w:rsidRPr="00434E52" w:rsidDel="00BE130F">
                <w:rPr>
                  <w:lang w:val="en-US"/>
                </w:rPr>
                <w:delText>        k3 = self.f(u3, T3, x3, u_ref, psi)</w:delText>
              </w:r>
            </w:del>
          </w:p>
          <w:p w14:paraId="36793672" w14:textId="6BE183AF" w:rsidR="00434E52" w:rsidRPr="00434E52" w:rsidDel="00BE130F" w:rsidRDefault="00434E52" w:rsidP="00434E52">
            <w:pPr>
              <w:jc w:val="both"/>
              <w:rPr>
                <w:del w:id="8007" w:author="mikle" w:date="2025-10-09T19:45:00Z" w16du:dateUtc="2025-10-10T02:45:00Z"/>
                <w:lang w:val="en-US"/>
              </w:rPr>
            </w:pPr>
            <w:del w:id="8008" w:author="mikle" w:date="2025-10-09T19:45:00Z" w16du:dateUtc="2025-10-10T02:45:00Z">
              <w:r w:rsidRPr="00434E52" w:rsidDel="00BE130F">
                <w:rPr>
                  <w:lang w:val="en-US"/>
                </w:rPr>
                <w:delText>        u4 = u1 +     self.dt*k3[0]; T4 = T1 +     self.dt*k3[1]; x4 = x1 +     self.dt*k3[2]</w:delText>
              </w:r>
            </w:del>
          </w:p>
          <w:p w14:paraId="632A83E3" w14:textId="38DB1D26" w:rsidR="00434E52" w:rsidRPr="00434E52" w:rsidDel="00BE130F" w:rsidRDefault="00434E52" w:rsidP="00434E52">
            <w:pPr>
              <w:jc w:val="both"/>
              <w:rPr>
                <w:del w:id="8009" w:author="mikle" w:date="2025-10-09T19:45:00Z" w16du:dateUtc="2025-10-10T02:45:00Z"/>
                <w:lang w:val="en-US"/>
              </w:rPr>
            </w:pPr>
            <w:del w:id="8010" w:author="mikle" w:date="2025-10-09T19:45:00Z" w16du:dateUtc="2025-10-10T02:45:00Z">
              <w:r w:rsidRPr="00434E52" w:rsidDel="00BE130F">
                <w:rPr>
                  <w:lang w:val="en-US"/>
                </w:rPr>
                <w:delText>        k4 = self.f(u4, T4, x4, u_ref, psi)</w:delText>
              </w:r>
            </w:del>
          </w:p>
          <w:p w14:paraId="71127873" w14:textId="3AC08917" w:rsidR="00434E52" w:rsidRPr="00434E52" w:rsidDel="00BE130F" w:rsidRDefault="00434E52" w:rsidP="00434E52">
            <w:pPr>
              <w:jc w:val="both"/>
              <w:rPr>
                <w:del w:id="8011" w:author="mikle" w:date="2025-10-09T19:45:00Z" w16du:dateUtc="2025-10-10T02:45:00Z"/>
                <w:lang w:val="en-US"/>
              </w:rPr>
            </w:pPr>
            <w:del w:id="8012" w:author="mikle" w:date="2025-10-09T19:45:00Z" w16du:dateUtc="2025-10-10T02:45:00Z">
              <w:r w:rsidRPr="00434E52" w:rsidDel="00BE130F">
                <w:rPr>
                  <w:lang w:val="en-US"/>
                </w:rPr>
                <w:delText>        self.u = u1 + (self.dt/6.0)*(k1[0]+2*k2[0]+2*k3[0]+k4[0])</w:delText>
              </w:r>
            </w:del>
          </w:p>
          <w:p w14:paraId="6CA3BD93" w14:textId="5975D2E0" w:rsidR="00434E52" w:rsidRPr="00434E52" w:rsidDel="00BE130F" w:rsidRDefault="00434E52" w:rsidP="00434E52">
            <w:pPr>
              <w:jc w:val="both"/>
              <w:rPr>
                <w:del w:id="8013" w:author="mikle" w:date="2025-10-09T19:45:00Z" w16du:dateUtc="2025-10-10T02:45:00Z"/>
                <w:lang w:val="en-US"/>
              </w:rPr>
            </w:pPr>
            <w:del w:id="8014" w:author="mikle" w:date="2025-10-09T19:45:00Z" w16du:dateUtc="2025-10-10T02:45:00Z">
              <w:r w:rsidRPr="00434E52" w:rsidDel="00BE130F">
                <w:rPr>
                  <w:lang w:val="en-US"/>
                </w:rPr>
                <w:delText>        self.T = T1 + (self.dt/6.0)*(k1[1]+2*k2[1]+2*k3[1]+k4[1])</w:delText>
              </w:r>
            </w:del>
          </w:p>
          <w:p w14:paraId="60AC9C86" w14:textId="4A7EC130" w:rsidR="00434E52" w:rsidRPr="00434E52" w:rsidDel="00BE130F" w:rsidRDefault="00434E52" w:rsidP="00434E52">
            <w:pPr>
              <w:jc w:val="both"/>
              <w:rPr>
                <w:del w:id="8015" w:author="mikle" w:date="2025-10-09T19:45:00Z" w16du:dateUtc="2025-10-10T02:45:00Z"/>
                <w:lang w:val="en-US"/>
              </w:rPr>
            </w:pPr>
            <w:del w:id="8016" w:author="mikle" w:date="2025-10-09T19:45:00Z" w16du:dateUtc="2025-10-10T02:45:00Z">
              <w:r w:rsidRPr="00434E52" w:rsidDel="00BE130F">
                <w:rPr>
                  <w:lang w:val="en-US"/>
                </w:rPr>
                <w:delText>        self.x = x1 + (self.dt/6.0)*(k1[2]+2*k2[2]+2*k3[2]+k4[2])</w:delText>
              </w:r>
            </w:del>
          </w:p>
          <w:p w14:paraId="58FD9EB7" w14:textId="7BC63DED" w:rsidR="00434E52" w:rsidRPr="00434E52" w:rsidDel="00BE130F" w:rsidRDefault="00434E52" w:rsidP="00434E52">
            <w:pPr>
              <w:jc w:val="both"/>
              <w:rPr>
                <w:del w:id="8017" w:author="mikle" w:date="2025-10-09T19:45:00Z" w16du:dateUtc="2025-10-10T02:45:00Z"/>
                <w:lang w:val="en-US"/>
              </w:rPr>
            </w:pPr>
          </w:p>
          <w:p w14:paraId="14BEAAC0" w14:textId="3D9D2219" w:rsidR="00434E52" w:rsidRPr="00434E52" w:rsidDel="00BE130F" w:rsidRDefault="00434E52" w:rsidP="00434E52">
            <w:pPr>
              <w:jc w:val="both"/>
              <w:rPr>
                <w:del w:id="8018" w:author="mikle" w:date="2025-10-09T19:45:00Z" w16du:dateUtc="2025-10-10T02:45:00Z"/>
                <w:lang w:val="en-US"/>
              </w:rPr>
            </w:pPr>
            <w:del w:id="8019" w:author="mikle" w:date="2025-10-09T19:45:00Z" w16du:dateUtc="2025-10-10T02:45:00Z">
              <w:r w:rsidRPr="00434E52" w:rsidDel="00BE130F">
                <w:rPr>
                  <w:lang w:val="en-US"/>
                </w:rPr>
                <w:delText>    def step(self, u_ref, psi=0.0):</w:delText>
              </w:r>
            </w:del>
          </w:p>
          <w:p w14:paraId="71A93A2D" w14:textId="258C2D11" w:rsidR="00434E52" w:rsidRPr="00434E52" w:rsidDel="00BE130F" w:rsidRDefault="00434E52" w:rsidP="00434E52">
            <w:pPr>
              <w:jc w:val="both"/>
              <w:rPr>
                <w:del w:id="8020" w:author="mikle" w:date="2025-10-09T19:45:00Z" w16du:dateUtc="2025-10-10T02:45:00Z"/>
                <w:lang w:val="en-US"/>
              </w:rPr>
            </w:pPr>
            <w:del w:id="8021" w:author="mikle" w:date="2025-10-09T19:45:00Z" w16du:dateUtc="2025-10-10T02:45:00Z">
              <w:r w:rsidRPr="00434E52" w:rsidDel="00BE130F">
                <w:rPr>
                  <w:lang w:val="en-US"/>
                </w:rPr>
                <w:delText>        self.rk4_step(u_ref, psi)</w:delText>
              </w:r>
            </w:del>
          </w:p>
          <w:p w14:paraId="0429B38F" w14:textId="4023BB64" w:rsidR="00434E52" w:rsidRPr="00434E52" w:rsidDel="00BE130F" w:rsidRDefault="00434E52" w:rsidP="00434E52">
            <w:pPr>
              <w:jc w:val="both"/>
              <w:rPr>
                <w:del w:id="8022" w:author="mikle" w:date="2025-10-09T19:45:00Z" w16du:dateUtc="2025-10-10T02:45:00Z"/>
                <w:lang w:val="en-US"/>
              </w:rPr>
            </w:pPr>
            <w:del w:id="8023" w:author="mikle" w:date="2025-10-09T19:45:00Z" w16du:dateUtc="2025-10-10T02:45:00Z">
              <w:r w:rsidRPr="00434E52" w:rsidDel="00BE130F">
                <w:rPr>
                  <w:lang w:val="en-US"/>
                </w:rPr>
                <w:delText>        return self.u</w:delText>
              </w:r>
            </w:del>
          </w:p>
          <w:p w14:paraId="4EDA14F1" w14:textId="35D8B549" w:rsidR="00434E52" w:rsidRPr="00434E52" w:rsidDel="00BE130F" w:rsidRDefault="00434E52" w:rsidP="00434E52">
            <w:pPr>
              <w:jc w:val="both"/>
              <w:rPr>
                <w:del w:id="8024" w:author="mikle" w:date="2025-10-09T19:45:00Z" w16du:dateUtc="2025-10-10T02:45:00Z"/>
                <w:lang w:val="en-US"/>
              </w:rPr>
            </w:pPr>
          </w:p>
          <w:p w14:paraId="07786EC0" w14:textId="465D69D1" w:rsidR="00434E52" w:rsidRPr="00434E52" w:rsidDel="00BE130F" w:rsidRDefault="00434E52" w:rsidP="00434E52">
            <w:pPr>
              <w:jc w:val="both"/>
              <w:rPr>
                <w:del w:id="8025" w:author="mikle" w:date="2025-10-09T19:45:00Z" w16du:dateUtc="2025-10-10T02:45:00Z"/>
                <w:lang w:val="en-US"/>
              </w:rPr>
            </w:pPr>
            <w:del w:id="8026" w:author="mikle" w:date="2025-10-09T19:45:00Z" w16du:dateUtc="2025-10-10T02:45:00Z">
              <w:r w:rsidRPr="00434E52" w:rsidDel="00BE130F">
                <w:rPr>
                  <w:lang w:val="en-US"/>
                </w:rPr>
                <w:delText>def sss_swath_and_spacing(R, h, beta_deg=4.0, cross_overlap=0.15):</w:delText>
              </w:r>
            </w:del>
          </w:p>
          <w:p w14:paraId="323D7A3E" w14:textId="134F3994" w:rsidR="00434E52" w:rsidRPr="00434E52" w:rsidDel="00BE130F" w:rsidRDefault="00434E52" w:rsidP="00434E52">
            <w:pPr>
              <w:jc w:val="both"/>
              <w:rPr>
                <w:del w:id="8027" w:author="mikle" w:date="2025-10-09T19:45:00Z" w16du:dateUtc="2025-10-10T02:45:00Z"/>
                <w:lang w:val="en-US"/>
              </w:rPr>
            </w:pPr>
            <w:del w:id="8028" w:author="mikle" w:date="2025-10-09T19:45:00Z" w16du:dateUtc="2025-10-10T02:45:00Z">
              <w:r w:rsidRPr="00434E52" w:rsidDel="00BE130F">
                <w:rPr>
                  <w:lang w:val="en-US"/>
                </w:rPr>
                <w:delText>    if R &lt;= h:</w:delText>
              </w:r>
            </w:del>
          </w:p>
          <w:p w14:paraId="7B8762BA" w14:textId="0DB9250C" w:rsidR="00434E52" w:rsidRPr="00434E52" w:rsidDel="00BE130F" w:rsidRDefault="00434E52" w:rsidP="00434E52">
            <w:pPr>
              <w:jc w:val="both"/>
              <w:rPr>
                <w:del w:id="8029" w:author="mikle" w:date="2025-10-09T19:45:00Z" w16du:dateUtc="2025-10-10T02:45:00Z"/>
                <w:lang w:val="en-US"/>
              </w:rPr>
            </w:pPr>
            <w:del w:id="8030" w:author="mikle" w:date="2025-10-09T19:45:00Z" w16du:dateUtc="2025-10-10T02:45:00Z">
              <w:r w:rsidRPr="00434E52" w:rsidDel="00BE130F">
                <w:rPr>
                  <w:lang w:val="en-US"/>
                </w:rPr>
                <w:delText xml:space="preserve">        raise ValueError("R_slant </w:delText>
              </w:r>
              <w:r w:rsidRPr="00434E52" w:rsidDel="00BE130F">
                <w:delText>должен</w:delText>
              </w:r>
              <w:r w:rsidRPr="00434E52" w:rsidDel="00BE130F">
                <w:rPr>
                  <w:lang w:val="en-US"/>
                </w:rPr>
                <w:delText xml:space="preserve"> </w:delText>
              </w:r>
              <w:r w:rsidRPr="00434E52" w:rsidDel="00BE130F">
                <w:delText>быть</w:delText>
              </w:r>
              <w:r w:rsidRPr="00434E52" w:rsidDel="00BE130F">
                <w:rPr>
                  <w:lang w:val="en-US"/>
                </w:rPr>
                <w:delText xml:space="preserve"> &gt; h_alt.")</w:delText>
              </w:r>
            </w:del>
          </w:p>
          <w:p w14:paraId="13E38158" w14:textId="2661E5C8" w:rsidR="00434E52" w:rsidRPr="00434E52" w:rsidDel="00BE130F" w:rsidRDefault="00434E52" w:rsidP="00434E52">
            <w:pPr>
              <w:jc w:val="both"/>
              <w:rPr>
                <w:del w:id="8031" w:author="mikle" w:date="2025-10-09T19:45:00Z" w16du:dateUtc="2025-10-10T02:45:00Z"/>
                <w:lang w:val="en-US"/>
              </w:rPr>
            </w:pPr>
            <w:del w:id="8032" w:author="mikle" w:date="2025-10-09T19:45:00Z" w16du:dateUtc="2025-10-10T02:45:00Z">
              <w:r w:rsidRPr="00434E52" w:rsidDel="00BE130F">
                <w:rPr>
                  <w:lang w:val="en-US"/>
                </w:rPr>
                <w:delText>    beta = math.radians(beta_deg)</w:delText>
              </w:r>
            </w:del>
          </w:p>
          <w:p w14:paraId="19E5C58B" w14:textId="146CA2FD" w:rsidR="00434E52" w:rsidRPr="00434E52" w:rsidDel="00BE130F" w:rsidRDefault="00434E52" w:rsidP="00434E52">
            <w:pPr>
              <w:jc w:val="both"/>
              <w:rPr>
                <w:del w:id="8033" w:author="mikle" w:date="2025-10-09T19:45:00Z" w16du:dateUtc="2025-10-10T02:45:00Z"/>
                <w:lang w:val="en-US"/>
              </w:rPr>
            </w:pPr>
            <w:del w:id="8034" w:author="mikle" w:date="2025-10-09T19:45:00Z" w16du:dateUtc="2025-10-10T02:45:00Z">
              <w:r w:rsidRPr="00434E52" w:rsidDel="00BE130F">
                <w:rPr>
                  <w:lang w:val="en-US"/>
                </w:rPr>
                <w:delText>    W = 2.0*math.sqrt(max(0.0, R*R - h*h)) - 2.0*h*math.tan(beta/2.0)</w:delText>
              </w:r>
            </w:del>
          </w:p>
          <w:p w14:paraId="1ED81E4B" w14:textId="1E88F669" w:rsidR="00434E52" w:rsidRPr="00434E52" w:rsidDel="00BE130F" w:rsidRDefault="00434E52" w:rsidP="00434E52">
            <w:pPr>
              <w:jc w:val="both"/>
              <w:rPr>
                <w:del w:id="8035" w:author="mikle" w:date="2025-10-09T19:45:00Z" w16du:dateUtc="2025-10-10T02:45:00Z"/>
                <w:lang w:val="en-US"/>
              </w:rPr>
            </w:pPr>
            <w:del w:id="8036" w:author="mikle" w:date="2025-10-09T19:45:00Z" w16du:dateUtc="2025-10-10T02:45:00Z">
              <w:r w:rsidRPr="00434E52" w:rsidDel="00BE130F">
                <w:rPr>
                  <w:lang w:val="en-US"/>
                </w:rPr>
                <w:delText>    W = max(0.0, W)</w:delText>
              </w:r>
            </w:del>
          </w:p>
          <w:p w14:paraId="640EF0F2" w14:textId="4F8A0DE1" w:rsidR="00434E52" w:rsidRPr="00434E52" w:rsidDel="00BE130F" w:rsidRDefault="00434E52" w:rsidP="00434E52">
            <w:pPr>
              <w:jc w:val="both"/>
              <w:rPr>
                <w:del w:id="8037" w:author="mikle" w:date="2025-10-09T19:45:00Z" w16du:dateUtc="2025-10-10T02:45:00Z"/>
                <w:lang w:val="en-US"/>
              </w:rPr>
            </w:pPr>
            <w:del w:id="8038" w:author="mikle" w:date="2025-10-09T19:45:00Z" w16du:dateUtc="2025-10-10T02:45:00Z">
              <w:r w:rsidRPr="00434E52" w:rsidDel="00BE130F">
                <w:rPr>
                  <w:lang w:val="en-US"/>
                </w:rPr>
                <w:delText>    S_lane = (1.0 - cross_overlap) * W</w:delText>
              </w:r>
            </w:del>
          </w:p>
          <w:p w14:paraId="2C3E5B9E" w14:textId="3CB3D5BD" w:rsidR="00434E52" w:rsidRPr="008303BF" w:rsidDel="00BE130F" w:rsidRDefault="00434E52" w:rsidP="00434E52">
            <w:pPr>
              <w:jc w:val="both"/>
              <w:rPr>
                <w:del w:id="8039" w:author="mikle" w:date="2025-10-09T19:45:00Z" w16du:dateUtc="2025-10-10T02:45:00Z"/>
                <w:lang w:val="en-US"/>
                <w:rPrChange w:id="8040" w:author="mikle" w:date="2025-10-09T19:14:00Z" w16du:dateUtc="2025-10-10T02:14:00Z">
                  <w:rPr>
                    <w:del w:id="8041" w:author="mikle" w:date="2025-10-09T19:45:00Z" w16du:dateUtc="2025-10-10T02:45:00Z"/>
                  </w:rPr>
                </w:rPrChange>
              </w:rPr>
            </w:pPr>
            <w:del w:id="8042" w:author="mikle" w:date="2025-10-09T19:45:00Z" w16du:dateUtc="2025-10-10T02:45:00Z">
              <w:r w:rsidRPr="00434E52" w:rsidDel="00BE130F">
                <w:rPr>
                  <w:lang w:val="en-US"/>
                </w:rPr>
                <w:delText xml:space="preserve">    </w:delText>
              </w:r>
              <w:r w:rsidRPr="008303BF" w:rsidDel="00BE130F">
                <w:rPr>
                  <w:lang w:val="en-US"/>
                  <w:rPrChange w:id="8043" w:author="mikle" w:date="2025-10-09T19:14:00Z" w16du:dateUtc="2025-10-10T02:14:00Z">
                    <w:rPr/>
                  </w:rPrChange>
                </w:rPr>
                <w:delText>return W, S_lane</w:delText>
              </w:r>
            </w:del>
          </w:p>
          <w:p w14:paraId="1CC4DA28" w14:textId="6D6F4069" w:rsidR="00434E52" w:rsidRPr="00434E52" w:rsidDel="00BE130F" w:rsidRDefault="00434E52" w:rsidP="00434E52">
            <w:pPr>
              <w:jc w:val="both"/>
              <w:rPr>
                <w:del w:id="8044" w:author="mikle" w:date="2025-10-09T19:45:00Z" w16du:dateUtc="2025-10-10T02:45:00Z"/>
                <w:lang w:val="en-US"/>
              </w:rPr>
            </w:pPr>
            <w:del w:id="8045" w:author="mikle" w:date="2025-10-09T19:45:00Z" w16du:dateUtc="2025-10-10T02:45:00Z">
              <w:r w:rsidRPr="00434E52" w:rsidDel="00BE130F">
                <w:rPr>
                  <w:lang w:val="en-US"/>
                </w:rPr>
                <w:delText>def estimate_ts_yaw(sys: Kurs, psi_step_deg=1.0, tol=0.02, Tmax=8.0):</w:delText>
              </w:r>
            </w:del>
          </w:p>
          <w:p w14:paraId="46F1ED13" w14:textId="071173D3" w:rsidR="00434E52" w:rsidRPr="00434E52" w:rsidDel="00BE130F" w:rsidRDefault="00434E52" w:rsidP="00434E52">
            <w:pPr>
              <w:jc w:val="both"/>
              <w:rPr>
                <w:del w:id="8046" w:author="mikle" w:date="2025-10-09T19:45:00Z" w16du:dateUtc="2025-10-10T02:45:00Z"/>
                <w:lang w:val="en-US"/>
              </w:rPr>
            </w:pPr>
            <w:del w:id="8047" w:author="mikle" w:date="2025-10-09T19:45:00Z" w16du:dateUtc="2025-10-10T02:45:00Z">
              <w:r w:rsidRPr="00434E52" w:rsidDel="00BE130F">
                <w:rPr>
                  <w:lang w:val="en-US"/>
                </w:rPr>
                <w:delText>    t = 0.0; target = psi_step_deg</w:delText>
              </w:r>
            </w:del>
          </w:p>
          <w:p w14:paraId="4A20C2C0" w14:textId="49AFBBA2" w:rsidR="00434E52" w:rsidRPr="00434E52" w:rsidDel="00BE130F" w:rsidRDefault="00434E52" w:rsidP="00434E52">
            <w:pPr>
              <w:jc w:val="both"/>
              <w:rPr>
                <w:del w:id="8048" w:author="mikle" w:date="2025-10-09T19:45:00Z" w16du:dateUtc="2025-10-10T02:45:00Z"/>
                <w:lang w:val="en-US"/>
              </w:rPr>
            </w:pPr>
            <w:del w:id="8049" w:author="mikle" w:date="2025-10-09T19:45:00Z" w16du:dateUtc="2025-10-10T02:45:00Z">
              <w:r w:rsidRPr="00434E52" w:rsidDel="00BE130F">
                <w:rPr>
                  <w:lang w:val="en-US"/>
                </w:rPr>
                <w:delText>    reached = False; ts = Tmax</w:delText>
              </w:r>
            </w:del>
          </w:p>
          <w:p w14:paraId="65DC1936" w14:textId="1A104C95" w:rsidR="00434E52" w:rsidRPr="00434E52" w:rsidDel="00BE130F" w:rsidRDefault="00434E52" w:rsidP="00434E52">
            <w:pPr>
              <w:jc w:val="both"/>
              <w:rPr>
                <w:del w:id="8050" w:author="mikle" w:date="2025-10-09T19:45:00Z" w16du:dateUtc="2025-10-10T02:45:00Z"/>
                <w:lang w:val="en-US"/>
              </w:rPr>
            </w:pPr>
            <w:del w:id="8051" w:author="mikle" w:date="2025-10-09T19:45:00Z" w16du:dateUtc="2025-10-10T02:45:00Z">
              <w:r w:rsidRPr="00434E52" w:rsidDel="00BE130F">
                <w:rPr>
                  <w:lang w:val="en-US"/>
                </w:rPr>
                <w:delText>    while t &lt; Tmax:</w:delText>
              </w:r>
            </w:del>
          </w:p>
          <w:p w14:paraId="47C0282C" w14:textId="61195194" w:rsidR="00434E52" w:rsidRPr="00434E52" w:rsidDel="00BE130F" w:rsidRDefault="00434E52" w:rsidP="00434E52">
            <w:pPr>
              <w:jc w:val="both"/>
              <w:rPr>
                <w:del w:id="8052" w:author="mikle" w:date="2025-10-09T19:45:00Z" w16du:dateUtc="2025-10-10T02:45:00Z"/>
                <w:lang w:val="en-US"/>
              </w:rPr>
            </w:pPr>
            <w:del w:id="8053" w:author="mikle" w:date="2025-10-09T19:45:00Z" w16du:dateUtc="2025-10-10T02:45:00Z">
              <w:r w:rsidRPr="00434E52" w:rsidDel="00BE130F">
                <w:rPr>
                  <w:lang w:val="en-US"/>
                </w:rPr>
                <w:delText>        t += sys.dt</w:delText>
              </w:r>
            </w:del>
          </w:p>
          <w:p w14:paraId="31D20DFB" w14:textId="06503317" w:rsidR="00434E52" w:rsidRPr="00434E52" w:rsidDel="00BE130F" w:rsidRDefault="00434E52" w:rsidP="00434E52">
            <w:pPr>
              <w:jc w:val="both"/>
              <w:rPr>
                <w:del w:id="8054" w:author="mikle" w:date="2025-10-09T19:45:00Z" w16du:dateUtc="2025-10-10T02:45:00Z"/>
                <w:lang w:val="en-US"/>
              </w:rPr>
            </w:pPr>
            <w:del w:id="8055" w:author="mikle" w:date="2025-10-09T19:45:00Z" w16du:dateUtc="2025-10-10T02:45:00Z">
              <w:r w:rsidRPr="00434E52" w:rsidDel="00BE130F">
                <w:rPr>
                  <w:lang w:val="en-US"/>
                </w:rPr>
                <w:delText>        y = sys.step(target)</w:delText>
              </w:r>
            </w:del>
          </w:p>
          <w:p w14:paraId="626F2289" w14:textId="0AA915C4" w:rsidR="00434E52" w:rsidRPr="00434E52" w:rsidDel="00BE130F" w:rsidRDefault="00434E52" w:rsidP="00434E52">
            <w:pPr>
              <w:jc w:val="both"/>
              <w:rPr>
                <w:del w:id="8056" w:author="mikle" w:date="2025-10-09T19:45:00Z" w16du:dateUtc="2025-10-10T02:45:00Z"/>
                <w:lang w:val="en-US"/>
              </w:rPr>
            </w:pPr>
            <w:del w:id="8057" w:author="mikle" w:date="2025-10-09T19:45:00Z" w16du:dateUtc="2025-10-10T02:45:00Z">
              <w:r w:rsidRPr="00434E52" w:rsidDel="00BE130F">
                <w:rPr>
                  <w:lang w:val="en-US"/>
                </w:rPr>
                <w:delText>        err = abs(target - y)</w:delText>
              </w:r>
            </w:del>
          </w:p>
          <w:p w14:paraId="5C8CBF21" w14:textId="156C76C0" w:rsidR="00434E52" w:rsidRPr="00434E52" w:rsidDel="00BE130F" w:rsidRDefault="00434E52" w:rsidP="00434E52">
            <w:pPr>
              <w:jc w:val="both"/>
              <w:rPr>
                <w:del w:id="8058" w:author="mikle" w:date="2025-10-09T19:45:00Z" w16du:dateUtc="2025-10-10T02:45:00Z"/>
                <w:lang w:val="en-US"/>
              </w:rPr>
            </w:pPr>
            <w:del w:id="8059" w:author="mikle" w:date="2025-10-09T19:45:00Z" w16du:dateUtc="2025-10-10T02:45:00Z">
              <w:r w:rsidRPr="00434E52" w:rsidDel="00BE130F">
                <w:rPr>
                  <w:lang w:val="en-US"/>
                </w:rPr>
                <w:delText>        if not reached and err &lt;= tol*abs(target):</w:delText>
              </w:r>
            </w:del>
          </w:p>
          <w:p w14:paraId="1E8D3B45" w14:textId="10745CF8" w:rsidR="00434E52" w:rsidRPr="00434E52" w:rsidDel="00BE130F" w:rsidRDefault="00434E52" w:rsidP="00434E52">
            <w:pPr>
              <w:jc w:val="both"/>
              <w:rPr>
                <w:del w:id="8060" w:author="mikle" w:date="2025-10-09T19:45:00Z" w16du:dateUtc="2025-10-10T02:45:00Z"/>
                <w:lang w:val="en-US"/>
              </w:rPr>
            </w:pPr>
            <w:del w:id="8061" w:author="mikle" w:date="2025-10-09T19:45:00Z" w16du:dateUtc="2025-10-10T02:45:00Z">
              <w:r w:rsidRPr="00434E52" w:rsidDel="00BE130F">
                <w:rPr>
                  <w:lang w:val="en-US"/>
                </w:rPr>
                <w:delText>            reached = True; ts = t</w:delText>
              </w:r>
            </w:del>
          </w:p>
          <w:p w14:paraId="2B277739" w14:textId="5C5020F3" w:rsidR="00434E52" w:rsidRPr="00434E52" w:rsidDel="00BE130F" w:rsidRDefault="00434E52" w:rsidP="00434E52">
            <w:pPr>
              <w:jc w:val="both"/>
              <w:rPr>
                <w:del w:id="8062" w:author="mikle" w:date="2025-10-09T19:45:00Z" w16du:dateUtc="2025-10-10T02:45:00Z"/>
                <w:lang w:val="en-US"/>
              </w:rPr>
            </w:pPr>
            <w:del w:id="8063" w:author="mikle" w:date="2025-10-09T19:45:00Z" w16du:dateUtc="2025-10-10T02:45:00Z">
              <w:r w:rsidRPr="00434E52" w:rsidDel="00BE130F">
                <w:rPr>
                  <w:lang w:val="en-US"/>
                </w:rPr>
                <w:delText>        if reached and err &gt; tol*abs(target):</w:delText>
              </w:r>
            </w:del>
          </w:p>
          <w:p w14:paraId="24157F2E" w14:textId="4F10DF23" w:rsidR="00434E52" w:rsidRPr="00434E52" w:rsidDel="00BE130F" w:rsidRDefault="00434E52" w:rsidP="00434E52">
            <w:pPr>
              <w:jc w:val="both"/>
              <w:rPr>
                <w:del w:id="8064" w:author="mikle" w:date="2025-10-09T19:45:00Z" w16du:dateUtc="2025-10-10T02:45:00Z"/>
                <w:lang w:val="en-US"/>
              </w:rPr>
            </w:pPr>
            <w:del w:id="8065" w:author="mikle" w:date="2025-10-09T19:45:00Z" w16du:dateUtc="2025-10-10T02:45:00Z">
              <w:r w:rsidRPr="00434E52" w:rsidDel="00BE130F">
                <w:rPr>
                  <w:lang w:val="en-US"/>
                </w:rPr>
                <w:delText>            reached = False; ts = Tmax</w:delText>
              </w:r>
            </w:del>
          </w:p>
          <w:p w14:paraId="67BCC766" w14:textId="0CE448B5" w:rsidR="00434E52" w:rsidRPr="00434E52" w:rsidDel="00BE130F" w:rsidRDefault="00434E52" w:rsidP="00434E52">
            <w:pPr>
              <w:jc w:val="both"/>
              <w:rPr>
                <w:del w:id="8066" w:author="mikle" w:date="2025-10-09T19:45:00Z" w16du:dateUtc="2025-10-10T02:45:00Z"/>
                <w:lang w:val="en-US"/>
              </w:rPr>
            </w:pPr>
            <w:del w:id="8067" w:author="mikle" w:date="2025-10-09T19:45:00Z" w16du:dateUtc="2025-10-10T02:45:00Z">
              <w:r w:rsidRPr="00434E52" w:rsidDel="00BE130F">
                <w:rPr>
                  <w:lang w:val="en-US"/>
                </w:rPr>
                <w:delText>    return ts</w:delText>
              </w:r>
            </w:del>
          </w:p>
          <w:p w14:paraId="503A7D07" w14:textId="2CC5F2B0" w:rsidR="00434E52" w:rsidRPr="00434E52" w:rsidDel="00BE130F" w:rsidRDefault="00434E52" w:rsidP="00434E52">
            <w:pPr>
              <w:jc w:val="both"/>
              <w:rPr>
                <w:del w:id="8068" w:author="mikle" w:date="2025-10-09T19:45:00Z" w16du:dateUtc="2025-10-10T02:45:00Z"/>
                <w:lang w:val="en-US"/>
              </w:rPr>
            </w:pPr>
          </w:p>
          <w:p w14:paraId="6EDB61BD" w14:textId="246B35AA" w:rsidR="00434E52" w:rsidRPr="00434E52" w:rsidDel="00BE130F" w:rsidRDefault="00434E52" w:rsidP="00434E52">
            <w:pPr>
              <w:jc w:val="both"/>
              <w:rPr>
                <w:del w:id="8069" w:author="mikle" w:date="2025-10-09T19:45:00Z" w16du:dateUtc="2025-10-10T02:45:00Z"/>
                <w:lang w:val="en-US"/>
              </w:rPr>
            </w:pPr>
            <w:del w:id="8070" w:author="mikle" w:date="2025-10-09T19:45:00Z" w16du:dateUtc="2025-10-10T02:45:00Z">
              <w:r w:rsidRPr="00434E52" w:rsidDel="00BE130F">
                <w:rPr>
                  <w:lang w:val="en-US"/>
                </w:rPr>
                <w:delText>def estimate_ts_surge(sys: MarshevPD, u_step=1.0, tol=0.02, Tmax=12.0):</w:delText>
              </w:r>
            </w:del>
          </w:p>
          <w:p w14:paraId="71417496" w14:textId="6F4B3ECC" w:rsidR="00434E52" w:rsidRPr="00434E52" w:rsidDel="00BE130F" w:rsidRDefault="00434E52" w:rsidP="00434E52">
            <w:pPr>
              <w:jc w:val="both"/>
              <w:rPr>
                <w:del w:id="8071" w:author="mikle" w:date="2025-10-09T19:45:00Z" w16du:dateUtc="2025-10-10T02:45:00Z"/>
                <w:lang w:val="en-US"/>
              </w:rPr>
            </w:pPr>
            <w:del w:id="8072" w:author="mikle" w:date="2025-10-09T19:45:00Z" w16du:dateUtc="2025-10-10T02:45:00Z">
              <w:r w:rsidRPr="00434E52" w:rsidDel="00BE130F">
                <w:rPr>
                  <w:lang w:val="en-US"/>
                </w:rPr>
                <w:delText>    t = 0.0; target = u_step</w:delText>
              </w:r>
            </w:del>
          </w:p>
          <w:p w14:paraId="7722921A" w14:textId="21B1EF67" w:rsidR="00434E52" w:rsidRPr="00434E52" w:rsidDel="00BE130F" w:rsidRDefault="00434E52" w:rsidP="00434E52">
            <w:pPr>
              <w:jc w:val="both"/>
              <w:rPr>
                <w:del w:id="8073" w:author="mikle" w:date="2025-10-09T19:45:00Z" w16du:dateUtc="2025-10-10T02:45:00Z"/>
                <w:lang w:val="en-US"/>
              </w:rPr>
            </w:pPr>
            <w:del w:id="8074" w:author="mikle" w:date="2025-10-09T19:45:00Z" w16du:dateUtc="2025-10-10T02:45:00Z">
              <w:r w:rsidRPr="00434E52" w:rsidDel="00BE130F">
                <w:rPr>
                  <w:lang w:val="en-US"/>
                </w:rPr>
                <w:delText>    reached = False; ts = Tmax</w:delText>
              </w:r>
            </w:del>
          </w:p>
          <w:p w14:paraId="044BFA24" w14:textId="45AC3794" w:rsidR="00434E52" w:rsidRPr="00434E52" w:rsidDel="00BE130F" w:rsidRDefault="00434E52" w:rsidP="00434E52">
            <w:pPr>
              <w:jc w:val="both"/>
              <w:rPr>
                <w:del w:id="8075" w:author="mikle" w:date="2025-10-09T19:45:00Z" w16du:dateUtc="2025-10-10T02:45:00Z"/>
                <w:lang w:val="en-US"/>
              </w:rPr>
            </w:pPr>
            <w:del w:id="8076" w:author="mikle" w:date="2025-10-09T19:45:00Z" w16du:dateUtc="2025-10-10T02:45:00Z">
              <w:r w:rsidRPr="00434E52" w:rsidDel="00BE130F">
                <w:rPr>
                  <w:lang w:val="en-US"/>
                </w:rPr>
                <w:delText>    psi = 0.0</w:delText>
              </w:r>
            </w:del>
          </w:p>
          <w:p w14:paraId="71C7F2F1" w14:textId="0A7AB457" w:rsidR="00434E52" w:rsidRPr="00434E52" w:rsidDel="00BE130F" w:rsidRDefault="00434E52" w:rsidP="00434E52">
            <w:pPr>
              <w:jc w:val="both"/>
              <w:rPr>
                <w:del w:id="8077" w:author="mikle" w:date="2025-10-09T19:45:00Z" w16du:dateUtc="2025-10-10T02:45:00Z"/>
                <w:lang w:val="en-US"/>
              </w:rPr>
            </w:pPr>
            <w:del w:id="8078" w:author="mikle" w:date="2025-10-09T19:45:00Z" w16du:dateUtc="2025-10-10T02:45:00Z">
              <w:r w:rsidRPr="00434E52" w:rsidDel="00BE130F">
                <w:rPr>
                  <w:lang w:val="en-US"/>
                </w:rPr>
                <w:delText>    while t &lt; Tmax:</w:delText>
              </w:r>
            </w:del>
          </w:p>
          <w:p w14:paraId="1EC00CC7" w14:textId="623479FD" w:rsidR="00434E52" w:rsidRPr="00434E52" w:rsidDel="00BE130F" w:rsidRDefault="00434E52" w:rsidP="00434E52">
            <w:pPr>
              <w:jc w:val="both"/>
              <w:rPr>
                <w:del w:id="8079" w:author="mikle" w:date="2025-10-09T19:45:00Z" w16du:dateUtc="2025-10-10T02:45:00Z"/>
                <w:lang w:val="en-US"/>
              </w:rPr>
            </w:pPr>
            <w:del w:id="8080" w:author="mikle" w:date="2025-10-09T19:45:00Z" w16du:dateUtc="2025-10-10T02:45:00Z">
              <w:r w:rsidRPr="00434E52" w:rsidDel="00BE130F">
                <w:rPr>
                  <w:lang w:val="en-US"/>
                </w:rPr>
                <w:delText>        t += sys.dt</w:delText>
              </w:r>
            </w:del>
          </w:p>
          <w:p w14:paraId="48B6E045" w14:textId="29308017" w:rsidR="00434E52" w:rsidRPr="00434E52" w:rsidDel="00BE130F" w:rsidRDefault="00434E52" w:rsidP="00434E52">
            <w:pPr>
              <w:jc w:val="both"/>
              <w:rPr>
                <w:del w:id="8081" w:author="mikle" w:date="2025-10-09T19:45:00Z" w16du:dateUtc="2025-10-10T02:45:00Z"/>
                <w:lang w:val="en-US"/>
              </w:rPr>
            </w:pPr>
            <w:del w:id="8082" w:author="mikle" w:date="2025-10-09T19:45:00Z" w16du:dateUtc="2025-10-10T02:45:00Z">
              <w:r w:rsidRPr="00434E52" w:rsidDel="00BE130F">
                <w:rPr>
                  <w:lang w:val="en-US"/>
                </w:rPr>
                <w:delText>        y = sys.step(target, psi=psi)</w:delText>
              </w:r>
            </w:del>
          </w:p>
          <w:p w14:paraId="2AC696D4" w14:textId="7EF9818F" w:rsidR="00434E52" w:rsidRPr="00434E52" w:rsidDel="00BE130F" w:rsidRDefault="00434E52" w:rsidP="00434E52">
            <w:pPr>
              <w:jc w:val="both"/>
              <w:rPr>
                <w:del w:id="8083" w:author="mikle" w:date="2025-10-09T19:45:00Z" w16du:dateUtc="2025-10-10T02:45:00Z"/>
                <w:lang w:val="en-US"/>
              </w:rPr>
            </w:pPr>
            <w:del w:id="8084" w:author="mikle" w:date="2025-10-09T19:45:00Z" w16du:dateUtc="2025-10-10T02:45:00Z">
              <w:r w:rsidRPr="00434E52" w:rsidDel="00BE130F">
                <w:rPr>
                  <w:lang w:val="en-US"/>
                </w:rPr>
                <w:delText>        err = abs(target - y)</w:delText>
              </w:r>
            </w:del>
          </w:p>
          <w:p w14:paraId="1F94FBBD" w14:textId="383FA696" w:rsidR="00434E52" w:rsidRPr="00434E52" w:rsidDel="00BE130F" w:rsidRDefault="00434E52" w:rsidP="00434E52">
            <w:pPr>
              <w:jc w:val="both"/>
              <w:rPr>
                <w:del w:id="8085" w:author="mikle" w:date="2025-10-09T19:45:00Z" w16du:dateUtc="2025-10-10T02:45:00Z"/>
                <w:lang w:val="en-US"/>
              </w:rPr>
            </w:pPr>
            <w:del w:id="8086" w:author="mikle" w:date="2025-10-09T19:45:00Z" w16du:dateUtc="2025-10-10T02:45:00Z">
              <w:r w:rsidRPr="00434E52" w:rsidDel="00BE130F">
                <w:rPr>
                  <w:lang w:val="en-US"/>
                </w:rPr>
                <w:delText>        if not reached and err &lt;= tol*abs(target):</w:delText>
              </w:r>
            </w:del>
          </w:p>
          <w:p w14:paraId="318A4865" w14:textId="384A38E7" w:rsidR="00434E52" w:rsidRPr="00434E52" w:rsidDel="00BE130F" w:rsidRDefault="00434E52" w:rsidP="00434E52">
            <w:pPr>
              <w:jc w:val="both"/>
              <w:rPr>
                <w:del w:id="8087" w:author="mikle" w:date="2025-10-09T19:45:00Z" w16du:dateUtc="2025-10-10T02:45:00Z"/>
                <w:lang w:val="en-US"/>
              </w:rPr>
            </w:pPr>
            <w:del w:id="8088" w:author="mikle" w:date="2025-10-09T19:45:00Z" w16du:dateUtc="2025-10-10T02:45:00Z">
              <w:r w:rsidRPr="00434E52" w:rsidDel="00BE130F">
                <w:rPr>
                  <w:lang w:val="en-US"/>
                </w:rPr>
                <w:delText>            reached = True; ts = t</w:delText>
              </w:r>
            </w:del>
          </w:p>
          <w:p w14:paraId="21081027" w14:textId="4CA497AA" w:rsidR="00434E52" w:rsidRPr="00434E52" w:rsidDel="00BE130F" w:rsidRDefault="00434E52" w:rsidP="00434E52">
            <w:pPr>
              <w:jc w:val="both"/>
              <w:rPr>
                <w:del w:id="8089" w:author="mikle" w:date="2025-10-09T19:45:00Z" w16du:dateUtc="2025-10-10T02:45:00Z"/>
                <w:lang w:val="en-US"/>
              </w:rPr>
            </w:pPr>
            <w:del w:id="8090" w:author="mikle" w:date="2025-10-09T19:45:00Z" w16du:dateUtc="2025-10-10T02:45:00Z">
              <w:r w:rsidRPr="00434E52" w:rsidDel="00BE130F">
                <w:rPr>
                  <w:lang w:val="en-US"/>
                </w:rPr>
                <w:delText>        if reached and err &gt; tol*abs(target):</w:delText>
              </w:r>
            </w:del>
          </w:p>
          <w:p w14:paraId="4D606A41" w14:textId="047E9995" w:rsidR="00434E52" w:rsidRPr="00434E52" w:rsidDel="00BE130F" w:rsidRDefault="00434E52" w:rsidP="00434E52">
            <w:pPr>
              <w:jc w:val="both"/>
              <w:rPr>
                <w:del w:id="8091" w:author="mikle" w:date="2025-10-09T19:45:00Z" w16du:dateUtc="2025-10-10T02:45:00Z"/>
                <w:lang w:val="en-US"/>
              </w:rPr>
            </w:pPr>
            <w:del w:id="8092" w:author="mikle" w:date="2025-10-09T19:45:00Z" w16du:dateUtc="2025-10-10T02:45:00Z">
              <w:r w:rsidRPr="00434E52" w:rsidDel="00BE130F">
                <w:rPr>
                  <w:lang w:val="en-US"/>
                </w:rPr>
                <w:delText>            reached = False; ts = Tmax</w:delText>
              </w:r>
            </w:del>
          </w:p>
          <w:p w14:paraId="06D92166" w14:textId="4F42B7FB" w:rsidR="00434E52" w:rsidRPr="00434E52" w:rsidDel="00BE130F" w:rsidRDefault="00434E52" w:rsidP="00434E52">
            <w:pPr>
              <w:jc w:val="both"/>
              <w:rPr>
                <w:del w:id="8093" w:author="mikle" w:date="2025-10-09T19:45:00Z" w16du:dateUtc="2025-10-10T02:45:00Z"/>
                <w:lang w:val="en-US"/>
              </w:rPr>
            </w:pPr>
            <w:del w:id="8094" w:author="mikle" w:date="2025-10-09T19:45:00Z" w16du:dateUtc="2025-10-10T02:45:00Z">
              <w:r w:rsidRPr="00434E52" w:rsidDel="00BE130F">
                <w:rPr>
                  <w:lang w:val="en-US"/>
                </w:rPr>
                <w:delText>    return ts</w:delText>
              </w:r>
            </w:del>
          </w:p>
          <w:p w14:paraId="5E39697A" w14:textId="4D98F193" w:rsidR="00434E52" w:rsidRPr="00434E52" w:rsidDel="00BE130F" w:rsidRDefault="00434E52" w:rsidP="00434E52">
            <w:pPr>
              <w:jc w:val="both"/>
              <w:rPr>
                <w:del w:id="8095" w:author="mikle" w:date="2025-10-09T19:45:00Z" w16du:dateUtc="2025-10-10T02:45:00Z"/>
                <w:lang w:val="en-US"/>
              </w:rPr>
            </w:pPr>
          </w:p>
          <w:p w14:paraId="5B9054F2" w14:textId="486C863E" w:rsidR="00434E52" w:rsidRPr="00434E52" w:rsidDel="00BE130F" w:rsidRDefault="00434E52" w:rsidP="00434E52">
            <w:pPr>
              <w:jc w:val="both"/>
              <w:rPr>
                <w:del w:id="8096" w:author="mikle" w:date="2025-10-09T19:45:00Z" w16du:dateUtc="2025-10-10T02:45:00Z"/>
                <w:lang w:val="en-US"/>
              </w:rPr>
            </w:pPr>
            <w:del w:id="8097" w:author="mikle" w:date="2025-10-09T19:45:00Z" w16du:dateUtc="2025-10-10T02:45:00Z">
              <w:r w:rsidRPr="00434E52" w:rsidDel="00BE130F">
                <w:rPr>
                  <w:lang w:val="en-US"/>
                </w:rPr>
                <w:delText>def send_camera_cmd(event, port="/dev/ttyUSB0", baudrate=9600, timeout=1.0):</w:delText>
              </w:r>
            </w:del>
          </w:p>
          <w:p w14:paraId="4B17A9C5" w14:textId="2F902341" w:rsidR="00434E52" w:rsidRPr="00434E52" w:rsidDel="00BE130F" w:rsidRDefault="00434E52" w:rsidP="00434E52">
            <w:pPr>
              <w:jc w:val="both"/>
              <w:rPr>
                <w:del w:id="8098" w:author="mikle" w:date="2025-10-09T19:45:00Z" w16du:dateUtc="2025-10-10T02:45:00Z"/>
                <w:lang w:val="en-US"/>
              </w:rPr>
            </w:pPr>
            <w:del w:id="8099" w:author="mikle" w:date="2025-10-09T19:45:00Z" w16du:dateUtc="2025-10-10T02:45:00Z">
              <w:r w:rsidRPr="00434E52" w:rsidDel="00BE130F">
                <w:rPr>
                  <w:lang w:val="en-US"/>
                </w:rPr>
                <w:delText>    cmd = bytes([0xFF])</w:delText>
              </w:r>
            </w:del>
          </w:p>
          <w:p w14:paraId="65D8CCF2" w14:textId="2A555A1C" w:rsidR="00434E52" w:rsidRPr="00434E52" w:rsidDel="00BE130F" w:rsidRDefault="00434E52" w:rsidP="00434E52">
            <w:pPr>
              <w:jc w:val="both"/>
              <w:rPr>
                <w:del w:id="8100" w:author="mikle" w:date="2025-10-09T19:45:00Z" w16du:dateUtc="2025-10-10T02:45:00Z"/>
                <w:lang w:val="en-US"/>
              </w:rPr>
            </w:pPr>
            <w:del w:id="8101" w:author="mikle" w:date="2025-10-09T19:45:00Z" w16du:dateUtc="2025-10-10T02:45:00Z">
              <w:r w:rsidRPr="00434E52" w:rsidDel="00BE130F">
                <w:rPr>
                  <w:lang w:val="en-US"/>
                </w:rPr>
                <w:delText>    if serial is None:</w:delText>
              </w:r>
            </w:del>
          </w:p>
          <w:p w14:paraId="493B4CB6" w14:textId="5BBEEA51" w:rsidR="00434E52" w:rsidRPr="00434E52" w:rsidDel="00BE130F" w:rsidRDefault="00434E52" w:rsidP="00434E52">
            <w:pPr>
              <w:jc w:val="both"/>
              <w:rPr>
                <w:del w:id="8102" w:author="mikle" w:date="2025-10-09T19:45:00Z" w16du:dateUtc="2025-10-10T02:45:00Z"/>
                <w:lang w:val="en-US"/>
              </w:rPr>
            </w:pPr>
            <w:del w:id="8103" w:author="mikle" w:date="2025-10-09T19:45:00Z" w16du:dateUtc="2025-10-10T02:45:00Z">
              <w:r w:rsidRPr="00434E52" w:rsidDel="00BE130F">
                <w:rPr>
                  <w:lang w:val="en-US"/>
                </w:rPr>
                <w:delText>        print(f"[CAMERA] {event}: send {cmd.hex().upper()} to {port} (emu)")</w:delText>
              </w:r>
            </w:del>
          </w:p>
          <w:p w14:paraId="02FAB212" w14:textId="3B85D82F" w:rsidR="00434E52" w:rsidRPr="00434E52" w:rsidDel="00BE130F" w:rsidRDefault="00434E52" w:rsidP="00434E52">
            <w:pPr>
              <w:jc w:val="both"/>
              <w:rPr>
                <w:del w:id="8104" w:author="mikle" w:date="2025-10-09T19:45:00Z" w16du:dateUtc="2025-10-10T02:45:00Z"/>
                <w:lang w:val="en-US"/>
              </w:rPr>
            </w:pPr>
            <w:del w:id="8105" w:author="mikle" w:date="2025-10-09T19:45:00Z" w16du:dateUtc="2025-10-10T02:45:00Z">
              <w:r w:rsidRPr="00434E52" w:rsidDel="00BE130F">
                <w:rPr>
                  <w:lang w:val="en-US"/>
                </w:rPr>
                <w:delText>        return True</w:delText>
              </w:r>
            </w:del>
          </w:p>
          <w:p w14:paraId="668E08BF" w14:textId="19FE4C9D" w:rsidR="00434E52" w:rsidRPr="00434E52" w:rsidDel="00BE130F" w:rsidRDefault="00434E52" w:rsidP="00434E52">
            <w:pPr>
              <w:jc w:val="both"/>
              <w:rPr>
                <w:del w:id="8106" w:author="mikle" w:date="2025-10-09T19:45:00Z" w16du:dateUtc="2025-10-10T02:45:00Z"/>
                <w:lang w:val="en-US"/>
              </w:rPr>
            </w:pPr>
            <w:del w:id="8107" w:author="mikle" w:date="2025-10-09T19:45:00Z" w16du:dateUtc="2025-10-10T02:45:00Z">
              <w:r w:rsidRPr="00434E52" w:rsidDel="00BE130F">
                <w:rPr>
                  <w:lang w:val="en-US"/>
                </w:rPr>
                <w:delText>    try:</w:delText>
              </w:r>
            </w:del>
          </w:p>
          <w:p w14:paraId="71F267AB" w14:textId="3437DF6A" w:rsidR="00434E52" w:rsidRPr="00434E52" w:rsidDel="00BE130F" w:rsidRDefault="00434E52" w:rsidP="00434E52">
            <w:pPr>
              <w:jc w:val="both"/>
              <w:rPr>
                <w:del w:id="8108" w:author="mikle" w:date="2025-10-09T19:45:00Z" w16du:dateUtc="2025-10-10T02:45:00Z"/>
                <w:lang w:val="en-US"/>
              </w:rPr>
            </w:pPr>
            <w:del w:id="8109" w:author="mikle" w:date="2025-10-09T19:45:00Z" w16du:dateUtc="2025-10-10T02:45:00Z">
              <w:r w:rsidRPr="00434E52" w:rsidDel="00BE130F">
                <w:rPr>
                  <w:lang w:val="en-US"/>
                </w:rPr>
                <w:delText>        with serial.Serial(port=port, baudrate=baudrate, timeout=timeout) as ser:</w:delText>
              </w:r>
            </w:del>
          </w:p>
          <w:p w14:paraId="7B800B9F" w14:textId="59E50024" w:rsidR="00434E52" w:rsidRPr="00434E52" w:rsidDel="00BE130F" w:rsidRDefault="00434E52" w:rsidP="00434E52">
            <w:pPr>
              <w:jc w:val="both"/>
              <w:rPr>
                <w:del w:id="8110" w:author="mikle" w:date="2025-10-09T19:45:00Z" w16du:dateUtc="2025-10-10T02:45:00Z"/>
                <w:lang w:val="en-US"/>
              </w:rPr>
            </w:pPr>
            <w:del w:id="8111" w:author="mikle" w:date="2025-10-09T19:45:00Z" w16du:dateUtc="2025-10-10T02:45:00Z">
              <w:r w:rsidRPr="00434E52" w:rsidDel="00BE130F">
                <w:rPr>
                  <w:lang w:val="en-US"/>
                </w:rPr>
                <w:delText>            ser.write(cmd); ser.flush()</w:delText>
              </w:r>
            </w:del>
          </w:p>
          <w:p w14:paraId="7A4AC061" w14:textId="4B9DD15F" w:rsidR="00434E52" w:rsidRPr="00434E52" w:rsidDel="00BE130F" w:rsidRDefault="00434E52" w:rsidP="00434E52">
            <w:pPr>
              <w:jc w:val="both"/>
              <w:rPr>
                <w:del w:id="8112" w:author="mikle" w:date="2025-10-09T19:45:00Z" w16du:dateUtc="2025-10-10T02:45:00Z"/>
                <w:lang w:val="en-US"/>
              </w:rPr>
            </w:pPr>
            <w:del w:id="8113" w:author="mikle" w:date="2025-10-09T19:45:00Z" w16du:dateUtc="2025-10-10T02:45:00Z">
              <w:r w:rsidRPr="00434E52" w:rsidDel="00BE130F">
                <w:rPr>
                  <w:lang w:val="en-US"/>
                </w:rPr>
                <w:delText>        print(f"[CAMERA] {event}: sent {cmd.hex().upper()} to {port}")</w:delText>
              </w:r>
            </w:del>
          </w:p>
          <w:p w14:paraId="20C33F8D" w14:textId="49F86A8A" w:rsidR="00434E52" w:rsidRPr="00434E52" w:rsidDel="00BE130F" w:rsidRDefault="00434E52" w:rsidP="00434E52">
            <w:pPr>
              <w:jc w:val="both"/>
              <w:rPr>
                <w:del w:id="8114" w:author="mikle" w:date="2025-10-09T19:45:00Z" w16du:dateUtc="2025-10-10T02:45:00Z"/>
                <w:lang w:val="en-US"/>
              </w:rPr>
            </w:pPr>
            <w:del w:id="8115" w:author="mikle" w:date="2025-10-09T19:45:00Z" w16du:dateUtc="2025-10-10T02:45:00Z">
              <w:r w:rsidRPr="00434E52" w:rsidDel="00BE130F">
                <w:rPr>
                  <w:lang w:val="en-US"/>
                </w:rPr>
                <w:delText>        return True</w:delText>
              </w:r>
            </w:del>
          </w:p>
          <w:p w14:paraId="7D69D6DD" w14:textId="025B1FB7" w:rsidR="00434E52" w:rsidRPr="00434E52" w:rsidDel="00BE130F" w:rsidRDefault="00434E52" w:rsidP="00434E52">
            <w:pPr>
              <w:jc w:val="both"/>
              <w:rPr>
                <w:del w:id="8116" w:author="mikle" w:date="2025-10-09T19:45:00Z" w16du:dateUtc="2025-10-10T02:45:00Z"/>
                <w:lang w:val="en-US"/>
              </w:rPr>
            </w:pPr>
            <w:del w:id="8117" w:author="mikle" w:date="2025-10-09T19:45:00Z" w16du:dateUtc="2025-10-10T02:45:00Z">
              <w:r w:rsidRPr="00434E52" w:rsidDel="00BE130F">
                <w:rPr>
                  <w:lang w:val="en-US"/>
                </w:rPr>
                <w:delText>    except Exception as e:</w:delText>
              </w:r>
            </w:del>
          </w:p>
          <w:p w14:paraId="6064E9E6" w14:textId="2E59FC58" w:rsidR="00434E52" w:rsidRPr="00434E52" w:rsidDel="00BE130F" w:rsidRDefault="00434E52" w:rsidP="00434E52">
            <w:pPr>
              <w:jc w:val="both"/>
              <w:rPr>
                <w:del w:id="8118" w:author="mikle" w:date="2025-10-09T19:45:00Z" w16du:dateUtc="2025-10-10T02:45:00Z"/>
                <w:lang w:val="en-US"/>
              </w:rPr>
            </w:pPr>
            <w:del w:id="8119" w:author="mikle" w:date="2025-10-09T19:45:00Z" w16du:dateUtc="2025-10-10T02:45:00Z">
              <w:r w:rsidRPr="00434E52" w:rsidDel="00BE130F">
                <w:rPr>
                  <w:lang w:val="en-US"/>
                </w:rPr>
                <w:delText>        print(f"[CAMERA][ERROR] {event}: {e}")</w:delText>
              </w:r>
            </w:del>
          </w:p>
          <w:p w14:paraId="1A6E0216" w14:textId="24C7649F" w:rsidR="00434E52" w:rsidRPr="00434E52" w:rsidDel="00BE130F" w:rsidRDefault="00434E52" w:rsidP="00434E52">
            <w:pPr>
              <w:jc w:val="both"/>
              <w:rPr>
                <w:del w:id="8120" w:author="mikle" w:date="2025-10-09T19:45:00Z" w16du:dateUtc="2025-10-10T02:45:00Z"/>
                <w:lang w:val="en-US"/>
              </w:rPr>
            </w:pPr>
            <w:del w:id="8121" w:author="mikle" w:date="2025-10-09T19:45:00Z" w16du:dateUtc="2025-10-10T02:45:00Z">
              <w:r w:rsidRPr="00434E52" w:rsidDel="00BE130F">
                <w:rPr>
                  <w:lang w:val="en-US"/>
                </w:rPr>
                <w:delText>        return False</w:delText>
              </w:r>
            </w:del>
          </w:p>
          <w:p w14:paraId="0952BE31" w14:textId="15AC7A7D" w:rsidR="00434E52" w:rsidRPr="00434E52" w:rsidDel="00BE130F" w:rsidRDefault="00434E52" w:rsidP="00434E52">
            <w:pPr>
              <w:jc w:val="both"/>
              <w:rPr>
                <w:del w:id="8122" w:author="mikle" w:date="2025-10-09T19:45:00Z" w16du:dateUtc="2025-10-10T02:45:00Z"/>
                <w:lang w:val="en-US"/>
              </w:rPr>
            </w:pPr>
            <w:del w:id="8123" w:author="mikle" w:date="2025-10-09T19:45:00Z" w16du:dateUtc="2025-10-10T02:45:00Z">
              <w:r w:rsidRPr="00434E52" w:rsidDel="00BE130F">
                <w:rPr>
                  <w:lang w:val="en-US"/>
                </w:rPr>
                <w:delText>def build_lawnmower_in_rect_from_corner(rect, lane_spacing, heading_deg,</w:delText>
              </w:r>
            </w:del>
          </w:p>
          <w:p w14:paraId="46571A1E" w14:textId="02B03C04" w:rsidR="00434E52" w:rsidRPr="00434E52" w:rsidDel="00BE130F" w:rsidRDefault="00434E52" w:rsidP="00434E52">
            <w:pPr>
              <w:jc w:val="both"/>
              <w:rPr>
                <w:del w:id="8124" w:author="mikle" w:date="2025-10-09T19:45:00Z" w16du:dateUtc="2025-10-10T02:45:00Z"/>
                <w:lang w:val="en-US"/>
              </w:rPr>
            </w:pPr>
            <w:del w:id="8125" w:author="mikle" w:date="2025-10-09T19:45:00Z" w16du:dateUtc="2025-10-10T02:45:00Z">
              <w:r w:rsidRPr="00434E52" w:rsidDel="00BE130F">
                <w:rPr>
                  <w:lang w:val="en-US"/>
                </w:rPr>
                <w:delText>                                        margin=0.0, eps=1e-6):</w:delText>
              </w:r>
            </w:del>
          </w:p>
          <w:p w14:paraId="1691D335" w14:textId="66A1A0FE" w:rsidR="00434E52" w:rsidRPr="00434E52" w:rsidDel="00BE130F" w:rsidRDefault="00434E52" w:rsidP="00434E52">
            <w:pPr>
              <w:jc w:val="both"/>
              <w:rPr>
                <w:del w:id="8126" w:author="mikle" w:date="2025-10-09T19:45:00Z" w16du:dateUtc="2025-10-10T02:45:00Z"/>
                <w:lang w:val="en-US"/>
              </w:rPr>
            </w:pPr>
            <w:del w:id="8127" w:author="mikle" w:date="2025-10-09T19:45:00Z" w16du:dateUtc="2025-10-10T02:45:00Z">
              <w:r w:rsidRPr="00434E52" w:rsidDel="00BE130F">
                <w:rPr>
                  <w:lang w:val="en-US"/>
                </w:rPr>
                <w:delText>    xmin, ymin, W, H = rect</w:delText>
              </w:r>
            </w:del>
          </w:p>
          <w:p w14:paraId="736057B7" w14:textId="57497E8E" w:rsidR="00434E52" w:rsidRPr="00434E52" w:rsidDel="00BE130F" w:rsidRDefault="00434E52" w:rsidP="00434E52">
            <w:pPr>
              <w:jc w:val="both"/>
              <w:rPr>
                <w:del w:id="8128" w:author="mikle" w:date="2025-10-09T19:45:00Z" w16du:dateUtc="2025-10-10T02:45:00Z"/>
                <w:lang w:val="en-US"/>
              </w:rPr>
            </w:pPr>
            <w:del w:id="8129" w:author="mikle" w:date="2025-10-09T19:45:00Z" w16du:dateUtc="2025-10-10T02:45:00Z">
              <w:r w:rsidRPr="00434E52" w:rsidDel="00BE130F">
                <w:rPr>
                  <w:lang w:val="en-US"/>
                </w:rPr>
                <w:delText>    xmin += margin; ymin += margin</w:delText>
              </w:r>
            </w:del>
          </w:p>
          <w:p w14:paraId="521201EA" w14:textId="5487ADBE" w:rsidR="00434E52" w:rsidRPr="00434E52" w:rsidDel="00BE130F" w:rsidRDefault="00434E52" w:rsidP="00434E52">
            <w:pPr>
              <w:jc w:val="both"/>
              <w:rPr>
                <w:del w:id="8130" w:author="mikle" w:date="2025-10-09T19:45:00Z" w16du:dateUtc="2025-10-10T02:45:00Z"/>
                <w:lang w:val="en-US"/>
              </w:rPr>
            </w:pPr>
            <w:del w:id="8131" w:author="mikle" w:date="2025-10-09T19:45:00Z" w16du:dateUtc="2025-10-10T02:45:00Z">
              <w:r w:rsidRPr="00434E52" w:rsidDel="00BE130F">
                <w:rPr>
                  <w:lang w:val="en-US"/>
                </w:rPr>
                <w:delText>    xmax = xmin + (W - 2*margin)</w:delText>
              </w:r>
            </w:del>
          </w:p>
          <w:p w14:paraId="17E0405B" w14:textId="38ECDFD4" w:rsidR="00434E52" w:rsidRPr="00434E52" w:rsidDel="00BE130F" w:rsidRDefault="00434E52" w:rsidP="00434E52">
            <w:pPr>
              <w:jc w:val="both"/>
              <w:rPr>
                <w:del w:id="8132" w:author="mikle" w:date="2025-10-09T19:45:00Z" w16du:dateUtc="2025-10-10T02:45:00Z"/>
                <w:lang w:val="en-US"/>
              </w:rPr>
            </w:pPr>
            <w:del w:id="8133" w:author="mikle" w:date="2025-10-09T19:45:00Z" w16du:dateUtc="2025-10-10T02:45:00Z">
              <w:r w:rsidRPr="00434E52" w:rsidDel="00BE130F">
                <w:rPr>
                  <w:lang w:val="en-US"/>
                </w:rPr>
                <w:delText>    ymax = ymin + (H - 2*margin)</w:delText>
              </w:r>
            </w:del>
          </w:p>
          <w:p w14:paraId="1111AE71" w14:textId="0A224684" w:rsidR="00434E52" w:rsidRPr="00434E52" w:rsidDel="00BE130F" w:rsidRDefault="00434E52" w:rsidP="00434E52">
            <w:pPr>
              <w:jc w:val="both"/>
              <w:rPr>
                <w:del w:id="8134" w:author="mikle" w:date="2025-10-09T19:45:00Z" w16du:dateUtc="2025-10-10T02:45:00Z"/>
                <w:lang w:val="en-US"/>
              </w:rPr>
            </w:pPr>
            <w:del w:id="8135" w:author="mikle" w:date="2025-10-09T19:45:00Z" w16du:dateUtc="2025-10-10T02:45:00Z">
              <w:r w:rsidRPr="00434E52" w:rsidDel="00BE130F">
                <w:rPr>
                  <w:lang w:val="en-US"/>
                </w:rPr>
                <w:delText>    if xmax &lt;= xmin or ymax &lt;= ymin:</w:delText>
              </w:r>
            </w:del>
          </w:p>
          <w:p w14:paraId="6E5DCE2F" w14:textId="401F1822" w:rsidR="00434E52" w:rsidRPr="00434E52" w:rsidDel="00BE130F" w:rsidRDefault="00434E52" w:rsidP="00434E52">
            <w:pPr>
              <w:jc w:val="both"/>
              <w:rPr>
                <w:del w:id="8136" w:author="mikle" w:date="2025-10-09T19:45:00Z" w16du:dateUtc="2025-10-10T02:45:00Z"/>
                <w:lang w:val="en-US"/>
              </w:rPr>
            </w:pPr>
            <w:del w:id="8137" w:author="mikle" w:date="2025-10-09T19:45:00Z" w16du:dateUtc="2025-10-10T02:45:00Z">
              <w:r w:rsidRPr="00434E52" w:rsidDel="00BE130F">
                <w:rPr>
                  <w:lang w:val="en-US"/>
                </w:rPr>
                <w:delText>        raise ValueError("</w:delText>
              </w:r>
              <w:r w:rsidRPr="00434E52" w:rsidDel="00BE130F">
                <w:delText>Слишком</w:delText>
              </w:r>
              <w:r w:rsidRPr="00434E52" w:rsidDel="00BE130F">
                <w:rPr>
                  <w:lang w:val="en-US"/>
                </w:rPr>
                <w:delText xml:space="preserve"> </w:delText>
              </w:r>
              <w:r w:rsidRPr="00434E52" w:rsidDel="00BE130F">
                <w:delText>большой</w:delText>
              </w:r>
              <w:r w:rsidRPr="00434E52" w:rsidDel="00BE130F">
                <w:rPr>
                  <w:lang w:val="en-US"/>
                </w:rPr>
                <w:delText xml:space="preserve"> margin.")</w:delText>
              </w:r>
            </w:del>
          </w:p>
          <w:p w14:paraId="1FBBD690" w14:textId="4E92F7E3" w:rsidR="00434E52" w:rsidRPr="00434E52" w:rsidDel="00BE130F" w:rsidRDefault="00434E52" w:rsidP="00434E52">
            <w:pPr>
              <w:jc w:val="both"/>
              <w:rPr>
                <w:del w:id="8138" w:author="mikle" w:date="2025-10-09T19:45:00Z" w16du:dateUtc="2025-10-10T02:45:00Z"/>
                <w:lang w:val="en-US"/>
              </w:rPr>
            </w:pPr>
            <w:del w:id="8139" w:author="mikle" w:date="2025-10-09T19:45:00Z" w16du:dateUtc="2025-10-10T02:45:00Z">
              <w:r w:rsidRPr="00434E52" w:rsidDel="00BE130F">
                <w:rPr>
                  <w:lang w:val="en-US"/>
                </w:rPr>
                <w:delText>    p0 = (xmin, ymin)</w:delText>
              </w:r>
            </w:del>
          </w:p>
          <w:p w14:paraId="042324F6" w14:textId="773CA4D7" w:rsidR="00434E52" w:rsidRPr="00434E52" w:rsidDel="00BE130F" w:rsidRDefault="00434E52" w:rsidP="00434E52">
            <w:pPr>
              <w:jc w:val="both"/>
              <w:rPr>
                <w:del w:id="8140" w:author="mikle" w:date="2025-10-09T19:45:00Z" w16du:dateUtc="2025-10-10T02:45:00Z"/>
                <w:lang w:val="en-US"/>
              </w:rPr>
            </w:pPr>
          </w:p>
          <w:p w14:paraId="534DB241" w14:textId="6F253447" w:rsidR="00434E52" w:rsidRPr="00434E52" w:rsidDel="00BE130F" w:rsidRDefault="00434E52" w:rsidP="00434E52">
            <w:pPr>
              <w:jc w:val="both"/>
              <w:rPr>
                <w:del w:id="8141" w:author="mikle" w:date="2025-10-09T19:45:00Z" w16du:dateUtc="2025-10-10T02:45:00Z"/>
                <w:lang w:val="en-US"/>
              </w:rPr>
            </w:pPr>
            <w:del w:id="8142" w:author="mikle" w:date="2025-10-09T19:45:00Z" w16du:dateUtc="2025-10-10T02:45:00Z">
              <w:r w:rsidRPr="00434E52" w:rsidDel="00BE130F">
                <w:rPr>
                  <w:lang w:val="en-US"/>
                </w:rPr>
                <w:delText>    th = math.radians(heading_deg)</w:delText>
              </w:r>
            </w:del>
          </w:p>
          <w:p w14:paraId="66BC4CFD" w14:textId="78004825" w:rsidR="00434E52" w:rsidRPr="00434E52" w:rsidDel="00BE130F" w:rsidRDefault="00434E52" w:rsidP="00434E52">
            <w:pPr>
              <w:jc w:val="both"/>
              <w:rPr>
                <w:del w:id="8143" w:author="mikle" w:date="2025-10-09T19:45:00Z" w16du:dateUtc="2025-10-10T02:45:00Z"/>
                <w:lang w:val="en-US"/>
              </w:rPr>
            </w:pPr>
            <w:del w:id="8144" w:author="mikle" w:date="2025-10-09T19:45:00Z" w16du:dateUtc="2025-10-10T02:45:00Z">
              <w:r w:rsidRPr="00434E52" w:rsidDel="00BE130F">
                <w:rPr>
                  <w:lang w:val="en-US"/>
                </w:rPr>
                <w:delText>    vx, vy = math.cos(th), math.sin(th)</w:delText>
              </w:r>
            </w:del>
          </w:p>
          <w:p w14:paraId="60E27CE5" w14:textId="56E1BE48" w:rsidR="00434E52" w:rsidRPr="00434E52" w:rsidDel="00BE130F" w:rsidRDefault="00434E52" w:rsidP="00434E52">
            <w:pPr>
              <w:jc w:val="both"/>
              <w:rPr>
                <w:del w:id="8145" w:author="mikle" w:date="2025-10-09T19:45:00Z" w16du:dateUtc="2025-10-10T02:45:00Z"/>
                <w:lang w:val="en-US"/>
              </w:rPr>
            </w:pPr>
            <w:del w:id="8146" w:author="mikle" w:date="2025-10-09T19:45:00Z" w16du:dateUtc="2025-10-10T02:45:00Z">
              <w:r w:rsidRPr="00434E52" w:rsidDel="00BE130F">
                <w:rPr>
                  <w:lang w:val="en-US"/>
                </w:rPr>
                <w:delText>    nx, ny = -vy, vx</w:delText>
              </w:r>
            </w:del>
          </w:p>
          <w:p w14:paraId="6BDE481D" w14:textId="17E408C9" w:rsidR="00434E52" w:rsidRPr="00434E52" w:rsidDel="00BE130F" w:rsidRDefault="00434E52" w:rsidP="00434E52">
            <w:pPr>
              <w:jc w:val="both"/>
              <w:rPr>
                <w:del w:id="8147" w:author="mikle" w:date="2025-10-09T19:45:00Z" w16du:dateUtc="2025-10-10T02:45:00Z"/>
                <w:lang w:val="en-US"/>
              </w:rPr>
            </w:pPr>
            <w:del w:id="8148" w:author="mikle" w:date="2025-10-09T19:45:00Z" w16du:dateUtc="2025-10-10T02:45:00Z">
              <w:r w:rsidRPr="00434E52" w:rsidDel="00BE130F">
                <w:rPr>
                  <w:lang w:val="en-US"/>
                </w:rPr>
                <w:delText>    if nx &lt; 0.0: nx, ny = -nx, -ny</w:delText>
              </w:r>
            </w:del>
          </w:p>
          <w:p w14:paraId="49816217" w14:textId="2231C344" w:rsidR="00434E52" w:rsidRPr="00434E52" w:rsidDel="00BE130F" w:rsidRDefault="00434E52" w:rsidP="00434E52">
            <w:pPr>
              <w:jc w:val="both"/>
              <w:rPr>
                <w:del w:id="8149" w:author="mikle" w:date="2025-10-09T19:45:00Z" w16du:dateUtc="2025-10-10T02:45:00Z"/>
                <w:lang w:val="en-US"/>
              </w:rPr>
            </w:pPr>
          </w:p>
          <w:p w14:paraId="039CF961" w14:textId="6B7F22CB" w:rsidR="00434E52" w:rsidRPr="00434E52" w:rsidDel="00BE130F" w:rsidRDefault="00434E52" w:rsidP="00434E52">
            <w:pPr>
              <w:jc w:val="both"/>
              <w:rPr>
                <w:del w:id="8150" w:author="mikle" w:date="2025-10-09T19:45:00Z" w16du:dateUtc="2025-10-10T02:45:00Z"/>
                <w:lang w:val="en-US"/>
              </w:rPr>
            </w:pPr>
            <w:del w:id="8151" w:author="mikle" w:date="2025-10-09T19:45:00Z" w16du:dateUtc="2025-10-10T02:45:00Z">
              <w:r w:rsidRPr="00434E52" w:rsidDel="00BE130F">
                <w:rPr>
                  <w:lang w:val="en-US"/>
                </w:rPr>
                <w:delText>    corners = [(xmin, ymin), (xmax, ymin), (xmax, ymax), (xmin, ymax)]</w:delText>
              </w:r>
            </w:del>
          </w:p>
          <w:p w14:paraId="3817BCBB" w14:textId="0BD917A2" w:rsidR="00434E52" w:rsidRPr="00434E52" w:rsidDel="00BE130F" w:rsidRDefault="00434E52" w:rsidP="00434E52">
            <w:pPr>
              <w:jc w:val="both"/>
              <w:rPr>
                <w:del w:id="8152" w:author="mikle" w:date="2025-10-09T19:45:00Z" w16du:dateUtc="2025-10-10T02:45:00Z"/>
                <w:lang w:val="en-US"/>
              </w:rPr>
            </w:pPr>
            <w:del w:id="8153" w:author="mikle" w:date="2025-10-09T19:45:00Z" w16du:dateUtc="2025-10-10T02:45:00Z">
              <w:r w:rsidRPr="00434E52" w:rsidDel="00BE130F">
                <w:rPr>
                  <w:lang w:val="en-US"/>
                </w:rPr>
                <w:delText>    proj = [ (cx - p0[0])*nx + (cy - p0[1])*ny for (cx, cy) in corners ]</w:delText>
              </w:r>
            </w:del>
          </w:p>
          <w:p w14:paraId="01B01825" w14:textId="30F2AA9C" w:rsidR="00434E52" w:rsidRPr="00434E52" w:rsidDel="00BE130F" w:rsidRDefault="00434E52" w:rsidP="00434E52">
            <w:pPr>
              <w:jc w:val="both"/>
              <w:rPr>
                <w:del w:id="8154" w:author="mikle" w:date="2025-10-09T19:45:00Z" w16du:dateUtc="2025-10-10T02:45:00Z"/>
                <w:lang w:val="en-US"/>
              </w:rPr>
            </w:pPr>
            <w:del w:id="8155" w:author="mikle" w:date="2025-10-09T19:45:00Z" w16du:dateUtc="2025-10-10T02:45:00Z">
              <w:r w:rsidRPr="00434E52" w:rsidDel="00BE130F">
                <w:rPr>
                  <w:lang w:val="en-US"/>
                </w:rPr>
                <w:delText>    d_min, d_max = min(proj), max(proj)</w:delText>
              </w:r>
            </w:del>
          </w:p>
          <w:p w14:paraId="5B9AFE7C" w14:textId="44E91403" w:rsidR="00434E52" w:rsidRPr="00434E52" w:rsidDel="00BE130F" w:rsidRDefault="00434E52" w:rsidP="00434E52">
            <w:pPr>
              <w:jc w:val="both"/>
              <w:rPr>
                <w:del w:id="8156" w:author="mikle" w:date="2025-10-09T19:45:00Z" w16du:dateUtc="2025-10-10T02:45:00Z"/>
                <w:lang w:val="en-US"/>
              </w:rPr>
            </w:pPr>
            <w:del w:id="8157" w:author="mikle" w:date="2025-10-09T19:45:00Z" w16du:dateUtc="2025-10-10T02:45:00Z">
              <w:r w:rsidRPr="00434E52" w:rsidDel="00BE130F">
                <w:rPr>
                  <w:lang w:val="en-US"/>
                </w:rPr>
                <w:delText>    delta = max(1e-9, float(lane_spacing))</w:delText>
              </w:r>
            </w:del>
          </w:p>
          <w:p w14:paraId="6421B9FB" w14:textId="3CB18338" w:rsidR="00434E52" w:rsidRPr="00434E52" w:rsidDel="00BE130F" w:rsidRDefault="00434E52" w:rsidP="00434E52">
            <w:pPr>
              <w:jc w:val="both"/>
              <w:rPr>
                <w:del w:id="8158" w:author="mikle" w:date="2025-10-09T19:45:00Z" w16du:dateUtc="2025-10-10T02:45:00Z"/>
                <w:lang w:val="en-US"/>
              </w:rPr>
            </w:pPr>
          </w:p>
          <w:p w14:paraId="7CE8C858" w14:textId="087B5BC1" w:rsidR="00434E52" w:rsidRPr="00434E52" w:rsidDel="00BE130F" w:rsidRDefault="00434E52" w:rsidP="00434E52">
            <w:pPr>
              <w:jc w:val="both"/>
              <w:rPr>
                <w:del w:id="8159" w:author="mikle" w:date="2025-10-09T19:45:00Z" w16du:dateUtc="2025-10-10T02:45:00Z"/>
                <w:lang w:val="en-US"/>
              </w:rPr>
            </w:pPr>
            <w:del w:id="8160" w:author="mikle" w:date="2025-10-09T19:45:00Z" w16du:dateUtc="2025-10-10T02:45:00Z">
              <w:r w:rsidRPr="00434E52" w:rsidDel="00BE130F">
                <w:rPr>
                  <w:lang w:val="en-US"/>
                </w:rPr>
                <w:delText>    def sort_left_first(A, B, eps=1e-9):</w:delText>
              </w:r>
            </w:del>
          </w:p>
          <w:p w14:paraId="095AC2F8" w14:textId="466179FA" w:rsidR="00434E52" w:rsidRPr="00434E52" w:rsidDel="00BE130F" w:rsidRDefault="00434E52" w:rsidP="00434E52">
            <w:pPr>
              <w:jc w:val="both"/>
              <w:rPr>
                <w:del w:id="8161" w:author="mikle" w:date="2025-10-09T19:45:00Z" w16du:dateUtc="2025-10-10T02:45:00Z"/>
                <w:lang w:val="en-US"/>
              </w:rPr>
            </w:pPr>
            <w:del w:id="8162" w:author="mikle" w:date="2025-10-09T19:45:00Z" w16du:dateUtc="2025-10-10T02:45:00Z">
              <w:r w:rsidRPr="00434E52" w:rsidDel="00BE130F">
                <w:rPr>
                  <w:lang w:val="en-US"/>
                </w:rPr>
                <w:delText>        if A[0] &lt; B[0] - eps: return (A, B)</w:delText>
              </w:r>
            </w:del>
          </w:p>
          <w:p w14:paraId="79F66641" w14:textId="75F6215F" w:rsidR="00434E52" w:rsidRPr="00434E52" w:rsidDel="00BE130F" w:rsidRDefault="00434E52" w:rsidP="00434E52">
            <w:pPr>
              <w:jc w:val="both"/>
              <w:rPr>
                <w:del w:id="8163" w:author="mikle" w:date="2025-10-09T19:45:00Z" w16du:dateUtc="2025-10-10T02:45:00Z"/>
                <w:lang w:val="en-US"/>
              </w:rPr>
            </w:pPr>
            <w:del w:id="8164" w:author="mikle" w:date="2025-10-09T19:45:00Z" w16du:dateUtc="2025-10-10T02:45:00Z">
              <w:r w:rsidRPr="00434E52" w:rsidDel="00BE130F">
                <w:rPr>
                  <w:lang w:val="en-US"/>
                </w:rPr>
                <w:delText>        if A[0] &gt; B[0] + eps: return (B, A)</w:delText>
              </w:r>
            </w:del>
          </w:p>
          <w:p w14:paraId="7CBDB45C" w14:textId="716CC06A" w:rsidR="00434E52" w:rsidRPr="00434E52" w:rsidDel="00BE130F" w:rsidRDefault="00434E52" w:rsidP="00434E52">
            <w:pPr>
              <w:jc w:val="both"/>
              <w:rPr>
                <w:del w:id="8165" w:author="mikle" w:date="2025-10-09T19:45:00Z" w16du:dateUtc="2025-10-10T02:45:00Z"/>
                <w:lang w:val="en-US"/>
              </w:rPr>
            </w:pPr>
            <w:del w:id="8166" w:author="mikle" w:date="2025-10-09T19:45:00Z" w16du:dateUtc="2025-10-10T02:45:00Z">
              <w:r w:rsidRPr="00434E52" w:rsidDel="00BE130F">
                <w:rPr>
                  <w:lang w:val="en-US"/>
                </w:rPr>
                <w:delText>        return (A, B) if A[1] &lt;= B[1] else (B, A)</w:delText>
              </w:r>
            </w:del>
          </w:p>
          <w:p w14:paraId="14BD2B3B" w14:textId="741EA7A7" w:rsidR="00434E52" w:rsidRPr="00434E52" w:rsidDel="00BE130F" w:rsidRDefault="00434E52" w:rsidP="00434E52">
            <w:pPr>
              <w:jc w:val="both"/>
              <w:rPr>
                <w:del w:id="8167" w:author="mikle" w:date="2025-10-09T19:45:00Z" w16du:dateUtc="2025-10-10T02:45:00Z"/>
                <w:lang w:val="en-US"/>
              </w:rPr>
            </w:pPr>
          </w:p>
          <w:p w14:paraId="38302903" w14:textId="01F6D881" w:rsidR="00434E52" w:rsidRPr="00434E52" w:rsidDel="00BE130F" w:rsidRDefault="00434E52" w:rsidP="00434E52">
            <w:pPr>
              <w:jc w:val="both"/>
              <w:rPr>
                <w:del w:id="8168" w:author="mikle" w:date="2025-10-09T19:45:00Z" w16du:dateUtc="2025-10-10T02:45:00Z"/>
                <w:lang w:val="en-US"/>
              </w:rPr>
            </w:pPr>
            <w:del w:id="8169" w:author="mikle" w:date="2025-10-09T19:45:00Z" w16du:dateUtc="2025-10-10T02:45:00Z">
              <w:r w:rsidRPr="00434E52" w:rsidDel="00BE130F">
                <w:rPr>
                  <w:lang w:val="en-US"/>
                </w:rPr>
                <w:delText>    def clip_line(d):</w:delText>
              </w:r>
            </w:del>
          </w:p>
          <w:p w14:paraId="2AA222DF" w14:textId="29989FBC" w:rsidR="00434E52" w:rsidRPr="00434E52" w:rsidDel="00BE130F" w:rsidRDefault="00434E52" w:rsidP="00434E52">
            <w:pPr>
              <w:jc w:val="both"/>
              <w:rPr>
                <w:del w:id="8170" w:author="mikle" w:date="2025-10-09T19:45:00Z" w16du:dateUtc="2025-10-10T02:45:00Z"/>
                <w:lang w:val="en-US"/>
              </w:rPr>
            </w:pPr>
            <w:del w:id="8171" w:author="mikle" w:date="2025-10-09T19:45:00Z" w16du:dateUtc="2025-10-10T02:45:00Z">
              <w:r w:rsidRPr="00434E52" w:rsidDel="00BE130F">
                <w:rPr>
                  <w:lang w:val="en-US"/>
                </w:rPr>
                <w:delText>        Px = p0[0] + d*nx; Py = p0[1] + d*ny</w:delText>
              </w:r>
            </w:del>
          </w:p>
          <w:p w14:paraId="29208321" w14:textId="0565E8CA" w:rsidR="00434E52" w:rsidRPr="00434E52" w:rsidDel="00BE130F" w:rsidRDefault="00434E52" w:rsidP="00434E52">
            <w:pPr>
              <w:jc w:val="both"/>
              <w:rPr>
                <w:del w:id="8172" w:author="mikle" w:date="2025-10-09T19:45:00Z" w16du:dateUtc="2025-10-10T02:45:00Z"/>
                <w:lang w:val="en-US"/>
              </w:rPr>
            </w:pPr>
            <w:del w:id="8173" w:author="mikle" w:date="2025-10-09T19:45:00Z" w16du:dateUtc="2025-10-10T02:45:00Z">
              <w:r w:rsidRPr="00434E52" w:rsidDel="00BE130F">
                <w:rPr>
                  <w:lang w:val="en-US"/>
                </w:rPr>
                <w:delText>        if abs(vx) &lt; eps:</w:delText>
              </w:r>
            </w:del>
          </w:p>
          <w:p w14:paraId="5F5352B7" w14:textId="6C7A82DE" w:rsidR="00434E52" w:rsidRPr="00434E52" w:rsidDel="00BE130F" w:rsidRDefault="00434E52" w:rsidP="00434E52">
            <w:pPr>
              <w:jc w:val="both"/>
              <w:rPr>
                <w:del w:id="8174" w:author="mikle" w:date="2025-10-09T19:45:00Z" w16du:dateUtc="2025-10-10T02:45:00Z"/>
                <w:lang w:val="en-US"/>
              </w:rPr>
            </w:pPr>
            <w:del w:id="8175" w:author="mikle" w:date="2025-10-09T19:45:00Z" w16du:dateUtc="2025-10-10T02:45:00Z">
              <w:r w:rsidRPr="00434E52" w:rsidDel="00BE130F">
                <w:rPr>
                  <w:lang w:val="en-US"/>
                </w:rPr>
                <w:delText>            if Px &lt; xmin - eps or Px &gt; xmax + eps: return None</w:delText>
              </w:r>
            </w:del>
          </w:p>
          <w:p w14:paraId="1A992C7F" w14:textId="71CEAA83" w:rsidR="00434E52" w:rsidRPr="00434E52" w:rsidDel="00BE130F" w:rsidRDefault="00434E52" w:rsidP="00434E52">
            <w:pPr>
              <w:jc w:val="both"/>
              <w:rPr>
                <w:del w:id="8176" w:author="mikle" w:date="2025-10-09T19:45:00Z" w16du:dateUtc="2025-10-10T02:45:00Z"/>
                <w:lang w:val="en-US"/>
              </w:rPr>
            </w:pPr>
            <w:del w:id="8177" w:author="mikle" w:date="2025-10-09T19:45:00Z" w16du:dateUtc="2025-10-10T02:45:00Z">
              <w:r w:rsidRPr="00434E52" w:rsidDel="00BE130F">
                <w:rPr>
                  <w:lang w:val="en-US"/>
                </w:rPr>
                <w:delText>            tx_min, tx_max = -math.inf, math.inf</w:delText>
              </w:r>
            </w:del>
          </w:p>
          <w:p w14:paraId="014CBAD7" w14:textId="12ED91B5" w:rsidR="00434E52" w:rsidRPr="00434E52" w:rsidDel="00BE130F" w:rsidRDefault="00434E52" w:rsidP="00434E52">
            <w:pPr>
              <w:jc w:val="both"/>
              <w:rPr>
                <w:del w:id="8178" w:author="mikle" w:date="2025-10-09T19:45:00Z" w16du:dateUtc="2025-10-10T02:45:00Z"/>
                <w:lang w:val="en-US"/>
              </w:rPr>
            </w:pPr>
            <w:del w:id="8179" w:author="mikle" w:date="2025-10-09T19:45:00Z" w16du:dateUtc="2025-10-10T02:45:00Z">
              <w:r w:rsidRPr="00434E52" w:rsidDel="00BE130F">
                <w:rPr>
                  <w:lang w:val="en-US"/>
                </w:rPr>
                <w:delText>        else:</w:delText>
              </w:r>
            </w:del>
          </w:p>
          <w:p w14:paraId="77A86E25" w14:textId="4FE95AD3" w:rsidR="00434E52" w:rsidRPr="00434E52" w:rsidDel="00BE130F" w:rsidRDefault="00434E52" w:rsidP="00434E52">
            <w:pPr>
              <w:jc w:val="both"/>
              <w:rPr>
                <w:del w:id="8180" w:author="mikle" w:date="2025-10-09T19:45:00Z" w16du:dateUtc="2025-10-10T02:45:00Z"/>
                <w:lang w:val="en-US"/>
              </w:rPr>
            </w:pPr>
            <w:del w:id="8181" w:author="mikle" w:date="2025-10-09T19:45:00Z" w16du:dateUtc="2025-10-10T02:45:00Z">
              <w:r w:rsidRPr="00434E52" w:rsidDel="00BE130F">
                <w:rPr>
                  <w:lang w:val="en-US"/>
                </w:rPr>
                <w:delText>            t1 = (xmin - Px)/vx; t2 = (xmax - Px)/vx</w:delText>
              </w:r>
            </w:del>
          </w:p>
          <w:p w14:paraId="13966972" w14:textId="3E0EE8F9" w:rsidR="00434E52" w:rsidRPr="00434E52" w:rsidDel="00BE130F" w:rsidRDefault="00434E52" w:rsidP="00434E52">
            <w:pPr>
              <w:jc w:val="both"/>
              <w:rPr>
                <w:del w:id="8182" w:author="mikle" w:date="2025-10-09T19:45:00Z" w16du:dateUtc="2025-10-10T02:45:00Z"/>
                <w:lang w:val="en-US"/>
              </w:rPr>
            </w:pPr>
            <w:del w:id="8183" w:author="mikle" w:date="2025-10-09T19:45:00Z" w16du:dateUtc="2025-10-10T02:45:00Z">
              <w:r w:rsidRPr="00434E52" w:rsidDel="00BE130F">
                <w:rPr>
                  <w:lang w:val="en-US"/>
                </w:rPr>
                <w:delText>            tx_min, tx_max = (min(t1,t2), max(t1,t2))</w:delText>
              </w:r>
            </w:del>
          </w:p>
          <w:p w14:paraId="0C57FDEE" w14:textId="42BD3172" w:rsidR="00434E52" w:rsidRPr="00434E52" w:rsidDel="00BE130F" w:rsidRDefault="00434E52" w:rsidP="00434E52">
            <w:pPr>
              <w:jc w:val="both"/>
              <w:rPr>
                <w:del w:id="8184" w:author="mikle" w:date="2025-10-09T19:45:00Z" w16du:dateUtc="2025-10-10T02:45:00Z"/>
                <w:lang w:val="en-US"/>
              </w:rPr>
            </w:pPr>
            <w:del w:id="8185" w:author="mikle" w:date="2025-10-09T19:45:00Z" w16du:dateUtc="2025-10-10T02:45:00Z">
              <w:r w:rsidRPr="00434E52" w:rsidDel="00BE130F">
                <w:rPr>
                  <w:lang w:val="en-US"/>
                </w:rPr>
                <w:delText>        if abs(vy) &lt; eps:</w:delText>
              </w:r>
            </w:del>
          </w:p>
          <w:p w14:paraId="26B539D3" w14:textId="06405CC9" w:rsidR="00434E52" w:rsidRPr="00434E52" w:rsidDel="00BE130F" w:rsidRDefault="00434E52" w:rsidP="00434E52">
            <w:pPr>
              <w:jc w:val="both"/>
              <w:rPr>
                <w:del w:id="8186" w:author="mikle" w:date="2025-10-09T19:45:00Z" w16du:dateUtc="2025-10-10T02:45:00Z"/>
                <w:lang w:val="en-US"/>
              </w:rPr>
            </w:pPr>
            <w:del w:id="8187" w:author="mikle" w:date="2025-10-09T19:45:00Z" w16du:dateUtc="2025-10-10T02:45:00Z">
              <w:r w:rsidRPr="00434E52" w:rsidDel="00BE130F">
                <w:rPr>
                  <w:lang w:val="en-US"/>
                </w:rPr>
                <w:delText>            if Py &lt; ymin - eps or Py &gt; ymax + eps: return None</w:delText>
              </w:r>
            </w:del>
          </w:p>
          <w:p w14:paraId="11782D7F" w14:textId="643A6C39" w:rsidR="00434E52" w:rsidRPr="00434E52" w:rsidDel="00BE130F" w:rsidRDefault="00434E52" w:rsidP="00434E52">
            <w:pPr>
              <w:jc w:val="both"/>
              <w:rPr>
                <w:del w:id="8188" w:author="mikle" w:date="2025-10-09T19:45:00Z" w16du:dateUtc="2025-10-10T02:45:00Z"/>
                <w:lang w:val="en-US"/>
              </w:rPr>
            </w:pPr>
            <w:del w:id="8189" w:author="mikle" w:date="2025-10-09T19:45:00Z" w16du:dateUtc="2025-10-10T02:45:00Z">
              <w:r w:rsidRPr="00434E52" w:rsidDel="00BE130F">
                <w:rPr>
                  <w:lang w:val="en-US"/>
                </w:rPr>
                <w:delText>            ty_min, ty_max = -math.inf, math.inf</w:delText>
              </w:r>
            </w:del>
          </w:p>
          <w:p w14:paraId="4A760C72" w14:textId="0814989E" w:rsidR="00434E52" w:rsidRPr="00434E52" w:rsidDel="00BE130F" w:rsidRDefault="00434E52" w:rsidP="00434E52">
            <w:pPr>
              <w:jc w:val="both"/>
              <w:rPr>
                <w:del w:id="8190" w:author="mikle" w:date="2025-10-09T19:45:00Z" w16du:dateUtc="2025-10-10T02:45:00Z"/>
                <w:lang w:val="en-US"/>
              </w:rPr>
            </w:pPr>
            <w:del w:id="8191" w:author="mikle" w:date="2025-10-09T19:45:00Z" w16du:dateUtc="2025-10-10T02:45:00Z">
              <w:r w:rsidRPr="00434E52" w:rsidDel="00BE130F">
                <w:rPr>
                  <w:lang w:val="en-US"/>
                </w:rPr>
                <w:delText>        else:</w:delText>
              </w:r>
            </w:del>
          </w:p>
          <w:p w14:paraId="2DC84ACE" w14:textId="5497FD8F" w:rsidR="00434E52" w:rsidRPr="00434E52" w:rsidDel="00BE130F" w:rsidRDefault="00434E52" w:rsidP="00434E52">
            <w:pPr>
              <w:jc w:val="both"/>
              <w:rPr>
                <w:del w:id="8192" w:author="mikle" w:date="2025-10-09T19:45:00Z" w16du:dateUtc="2025-10-10T02:45:00Z"/>
                <w:lang w:val="en-US"/>
              </w:rPr>
            </w:pPr>
            <w:del w:id="8193" w:author="mikle" w:date="2025-10-09T19:45:00Z" w16du:dateUtc="2025-10-10T02:45:00Z">
              <w:r w:rsidRPr="00434E52" w:rsidDel="00BE130F">
                <w:rPr>
                  <w:lang w:val="en-US"/>
                </w:rPr>
                <w:delText>            t3 = (ymin - Py)/vy; t4 = (ymax - Py)/vy</w:delText>
              </w:r>
            </w:del>
          </w:p>
          <w:p w14:paraId="77EA8F0F" w14:textId="7421A634" w:rsidR="00434E52" w:rsidRPr="00434E52" w:rsidDel="00BE130F" w:rsidRDefault="00434E52" w:rsidP="00434E52">
            <w:pPr>
              <w:jc w:val="both"/>
              <w:rPr>
                <w:del w:id="8194" w:author="mikle" w:date="2025-10-09T19:45:00Z" w16du:dateUtc="2025-10-10T02:45:00Z"/>
                <w:lang w:val="en-US"/>
              </w:rPr>
            </w:pPr>
            <w:del w:id="8195" w:author="mikle" w:date="2025-10-09T19:45:00Z" w16du:dateUtc="2025-10-10T02:45:00Z">
              <w:r w:rsidRPr="00434E52" w:rsidDel="00BE130F">
                <w:rPr>
                  <w:lang w:val="en-US"/>
                </w:rPr>
                <w:delText>            ty_min, ty_max = (min(t3,t4), max(t3,t4))</w:delText>
              </w:r>
            </w:del>
          </w:p>
          <w:p w14:paraId="7C7F2490" w14:textId="6604931F" w:rsidR="00434E52" w:rsidRPr="00434E52" w:rsidDel="00BE130F" w:rsidRDefault="00434E52" w:rsidP="00434E52">
            <w:pPr>
              <w:jc w:val="both"/>
              <w:rPr>
                <w:del w:id="8196" w:author="mikle" w:date="2025-10-09T19:45:00Z" w16du:dateUtc="2025-10-10T02:45:00Z"/>
                <w:lang w:val="en-US"/>
              </w:rPr>
            </w:pPr>
            <w:del w:id="8197" w:author="mikle" w:date="2025-10-09T19:45:00Z" w16du:dateUtc="2025-10-10T02:45:00Z">
              <w:r w:rsidRPr="00434E52" w:rsidDel="00BE130F">
                <w:rPr>
                  <w:lang w:val="en-US"/>
                </w:rPr>
                <w:delText>        t_enter = max(tx_min, ty_min); t_exit = min(tx_max, ty_max)</w:delText>
              </w:r>
            </w:del>
          </w:p>
          <w:p w14:paraId="34AA9ABB" w14:textId="33414424" w:rsidR="00434E52" w:rsidRPr="00434E52" w:rsidDel="00BE130F" w:rsidRDefault="00434E52" w:rsidP="00434E52">
            <w:pPr>
              <w:jc w:val="both"/>
              <w:rPr>
                <w:del w:id="8198" w:author="mikle" w:date="2025-10-09T19:45:00Z" w16du:dateUtc="2025-10-10T02:45:00Z"/>
                <w:lang w:val="en-US"/>
              </w:rPr>
            </w:pPr>
            <w:del w:id="8199" w:author="mikle" w:date="2025-10-09T19:45:00Z" w16du:dateUtc="2025-10-10T02:45:00Z">
              <w:r w:rsidRPr="00434E52" w:rsidDel="00BE130F">
                <w:rPr>
                  <w:lang w:val="en-US"/>
                </w:rPr>
                <w:delText>        if not (t_enter &lt; t_exit): return None</w:delText>
              </w:r>
            </w:del>
          </w:p>
          <w:p w14:paraId="0FFEB980" w14:textId="4D23EDD0" w:rsidR="00434E52" w:rsidRPr="00434E52" w:rsidDel="00BE130F" w:rsidRDefault="00434E52" w:rsidP="00434E52">
            <w:pPr>
              <w:jc w:val="both"/>
              <w:rPr>
                <w:del w:id="8200" w:author="mikle" w:date="2025-10-09T19:45:00Z" w16du:dateUtc="2025-10-10T02:45:00Z"/>
                <w:lang w:val="en-US"/>
              </w:rPr>
            </w:pPr>
            <w:del w:id="8201" w:author="mikle" w:date="2025-10-09T19:45:00Z" w16du:dateUtc="2025-10-10T02:45:00Z">
              <w:r w:rsidRPr="00434E52" w:rsidDel="00BE130F">
                <w:rPr>
                  <w:lang w:val="en-US"/>
                </w:rPr>
                <w:delText>        A = (Px + t_enter*vx, Py + t_enter*vy)</w:delText>
              </w:r>
            </w:del>
          </w:p>
          <w:p w14:paraId="3A1F1481" w14:textId="6E50B837" w:rsidR="00434E52" w:rsidRPr="00434E52" w:rsidDel="00BE130F" w:rsidRDefault="00434E52" w:rsidP="00434E52">
            <w:pPr>
              <w:jc w:val="both"/>
              <w:rPr>
                <w:del w:id="8202" w:author="mikle" w:date="2025-10-09T19:45:00Z" w16du:dateUtc="2025-10-10T02:45:00Z"/>
                <w:lang w:val="en-US"/>
              </w:rPr>
            </w:pPr>
            <w:del w:id="8203" w:author="mikle" w:date="2025-10-09T19:45:00Z" w16du:dateUtc="2025-10-10T02:45:00Z">
              <w:r w:rsidRPr="00434E52" w:rsidDel="00BE130F">
                <w:rPr>
                  <w:lang w:val="en-US"/>
                </w:rPr>
                <w:delText>        B = (Px + t_exit *vx, Py + t_exit *vy)</w:delText>
              </w:r>
            </w:del>
          </w:p>
          <w:p w14:paraId="55626AC2" w14:textId="142132E1" w:rsidR="00434E52" w:rsidRPr="00434E52" w:rsidDel="00BE130F" w:rsidRDefault="00434E52" w:rsidP="00434E52">
            <w:pPr>
              <w:jc w:val="both"/>
              <w:rPr>
                <w:del w:id="8204" w:author="mikle" w:date="2025-10-09T19:45:00Z" w16du:dateUtc="2025-10-10T02:45:00Z"/>
                <w:lang w:val="en-US"/>
              </w:rPr>
            </w:pPr>
            <w:del w:id="8205" w:author="mikle" w:date="2025-10-09T19:45:00Z" w16du:dateUtc="2025-10-10T02:45:00Z">
              <w:r w:rsidRPr="00434E52" w:rsidDel="00BE130F">
                <w:rPr>
                  <w:lang w:val="en-US"/>
                </w:rPr>
                <w:delText>        if (A[0]-B[0])**2 + (A[1]-B[1])**2 &lt; (10*eps)**2: return None</w:delText>
              </w:r>
            </w:del>
          </w:p>
          <w:p w14:paraId="3BA682C6" w14:textId="7DAB86B1" w:rsidR="00434E52" w:rsidRPr="00434E52" w:rsidDel="00BE130F" w:rsidRDefault="00434E52" w:rsidP="00434E52">
            <w:pPr>
              <w:jc w:val="both"/>
              <w:rPr>
                <w:del w:id="8206" w:author="mikle" w:date="2025-10-09T19:45:00Z" w16du:dateUtc="2025-10-10T02:45:00Z"/>
                <w:lang w:val="en-US"/>
              </w:rPr>
            </w:pPr>
            <w:del w:id="8207" w:author="mikle" w:date="2025-10-09T19:45:00Z" w16du:dateUtc="2025-10-10T02:45:00Z">
              <w:r w:rsidRPr="00434E52" w:rsidDel="00BE130F">
                <w:rPr>
                  <w:lang w:val="en-US"/>
                </w:rPr>
                <w:delText>        A, B = sort_left_first(A, B); return (A, B)</w:delText>
              </w:r>
            </w:del>
          </w:p>
          <w:p w14:paraId="7DF3A7CA" w14:textId="385B29A4" w:rsidR="00434E52" w:rsidRPr="00434E52" w:rsidDel="00BE130F" w:rsidRDefault="00434E52" w:rsidP="00434E52">
            <w:pPr>
              <w:jc w:val="both"/>
              <w:rPr>
                <w:del w:id="8208" w:author="mikle" w:date="2025-10-09T19:45:00Z" w16du:dateUtc="2025-10-10T02:45:00Z"/>
                <w:lang w:val="en-US"/>
              </w:rPr>
            </w:pPr>
          </w:p>
          <w:p w14:paraId="0778E3A0" w14:textId="26910904" w:rsidR="00434E52" w:rsidRPr="00434E52" w:rsidDel="00BE130F" w:rsidRDefault="00434E52" w:rsidP="00434E52">
            <w:pPr>
              <w:jc w:val="both"/>
              <w:rPr>
                <w:del w:id="8209" w:author="mikle" w:date="2025-10-09T19:45:00Z" w16du:dateUtc="2025-10-10T02:45:00Z"/>
                <w:lang w:val="en-US"/>
              </w:rPr>
            </w:pPr>
            <w:del w:id="8210" w:author="mikle" w:date="2025-10-09T19:45:00Z" w16du:dateUtc="2025-10-10T02:45:00Z">
              <w:r w:rsidRPr="00434E52" w:rsidDel="00BE130F">
                <w:rPr>
                  <w:lang w:val="en-US"/>
                </w:rPr>
                <w:delText>    def canonical(seg):</w:delText>
              </w:r>
            </w:del>
          </w:p>
          <w:p w14:paraId="43C132B0" w14:textId="7C701682" w:rsidR="00434E52" w:rsidRPr="00434E52" w:rsidDel="00BE130F" w:rsidRDefault="00434E52" w:rsidP="00434E52">
            <w:pPr>
              <w:jc w:val="both"/>
              <w:rPr>
                <w:del w:id="8211" w:author="mikle" w:date="2025-10-09T19:45:00Z" w16du:dateUtc="2025-10-10T02:45:00Z"/>
                <w:lang w:val="en-US"/>
              </w:rPr>
            </w:pPr>
            <w:del w:id="8212" w:author="mikle" w:date="2025-10-09T19:45:00Z" w16du:dateUtc="2025-10-10T02:45:00Z">
              <w:r w:rsidRPr="00434E52" w:rsidDel="00BE130F">
                <w:rPr>
                  <w:lang w:val="en-US"/>
                </w:rPr>
                <w:delText>        A, B = seg</w:delText>
              </w:r>
            </w:del>
          </w:p>
          <w:p w14:paraId="65C2614D" w14:textId="23A82286" w:rsidR="00434E52" w:rsidRPr="00434E52" w:rsidDel="00BE130F" w:rsidRDefault="00434E52" w:rsidP="00434E52">
            <w:pPr>
              <w:jc w:val="both"/>
              <w:rPr>
                <w:del w:id="8213" w:author="mikle" w:date="2025-10-09T19:45:00Z" w16du:dateUtc="2025-10-10T02:45:00Z"/>
                <w:lang w:val="en-US"/>
              </w:rPr>
            </w:pPr>
            <w:del w:id="8214" w:author="mikle" w:date="2025-10-09T19:45:00Z" w16du:dateUtc="2025-10-10T02:45:00Z">
              <w:r w:rsidRPr="00434E52" w:rsidDel="00BE130F">
                <w:rPr>
                  <w:lang w:val="en-US"/>
                </w:rPr>
                <w:delText>        a = (round(A[0],9), round(A[1],9))</w:delText>
              </w:r>
            </w:del>
          </w:p>
          <w:p w14:paraId="6D1BBF3B" w14:textId="5537C2A1" w:rsidR="00434E52" w:rsidRPr="00434E52" w:rsidDel="00BE130F" w:rsidRDefault="00434E52" w:rsidP="00434E52">
            <w:pPr>
              <w:jc w:val="both"/>
              <w:rPr>
                <w:del w:id="8215" w:author="mikle" w:date="2025-10-09T19:45:00Z" w16du:dateUtc="2025-10-10T02:45:00Z"/>
                <w:lang w:val="en-US"/>
              </w:rPr>
            </w:pPr>
            <w:del w:id="8216" w:author="mikle" w:date="2025-10-09T19:45:00Z" w16du:dateUtc="2025-10-10T02:45:00Z">
              <w:r w:rsidRPr="00434E52" w:rsidDel="00BE130F">
                <w:rPr>
                  <w:lang w:val="en-US"/>
                </w:rPr>
                <w:delText>        b = (round(B[0],9), round(B[1],9))</w:delText>
              </w:r>
            </w:del>
          </w:p>
          <w:p w14:paraId="5C8428BA" w14:textId="4652046E" w:rsidR="00434E52" w:rsidRPr="00434E52" w:rsidDel="00BE130F" w:rsidRDefault="00434E52" w:rsidP="00434E52">
            <w:pPr>
              <w:jc w:val="both"/>
              <w:rPr>
                <w:del w:id="8217" w:author="mikle" w:date="2025-10-09T19:45:00Z" w16du:dateUtc="2025-10-10T02:45:00Z"/>
                <w:lang w:val="en-US"/>
              </w:rPr>
            </w:pPr>
            <w:del w:id="8218" w:author="mikle" w:date="2025-10-09T19:45:00Z" w16du:dateUtc="2025-10-10T02:45:00Z">
              <w:r w:rsidRPr="00434E52" w:rsidDel="00BE130F">
                <w:rPr>
                  <w:lang w:val="en-US"/>
                </w:rPr>
                <w:delText>        return a, b</w:delText>
              </w:r>
            </w:del>
          </w:p>
          <w:p w14:paraId="551B4FCB" w14:textId="5380B844" w:rsidR="00434E52" w:rsidRPr="00434E52" w:rsidDel="00BE130F" w:rsidRDefault="00434E52" w:rsidP="00434E52">
            <w:pPr>
              <w:jc w:val="both"/>
              <w:rPr>
                <w:del w:id="8219" w:author="mikle" w:date="2025-10-09T19:45:00Z" w16du:dateUtc="2025-10-10T02:45:00Z"/>
                <w:lang w:val="en-US"/>
              </w:rPr>
            </w:pPr>
          </w:p>
          <w:p w14:paraId="13D111FD" w14:textId="3F858D6B" w:rsidR="00434E52" w:rsidRPr="00434E52" w:rsidDel="00BE130F" w:rsidRDefault="00434E52" w:rsidP="00434E52">
            <w:pPr>
              <w:jc w:val="both"/>
              <w:rPr>
                <w:del w:id="8220" w:author="mikle" w:date="2025-10-09T19:45:00Z" w16du:dateUtc="2025-10-10T02:45:00Z"/>
                <w:lang w:val="en-US"/>
              </w:rPr>
            </w:pPr>
            <w:del w:id="8221" w:author="mikle" w:date="2025-10-09T19:45:00Z" w16du:dateUtc="2025-10-10T02:45:00Z">
              <w:r w:rsidRPr="00434E52" w:rsidDel="00BE130F">
                <w:rPr>
                  <w:lang w:val="en-US"/>
                </w:rPr>
                <w:delText>    segments = {}</w:delText>
              </w:r>
            </w:del>
          </w:p>
          <w:p w14:paraId="56ABD852" w14:textId="66C5ADB7" w:rsidR="00434E52" w:rsidRPr="00434E52" w:rsidDel="00BE130F" w:rsidRDefault="00434E52" w:rsidP="00434E52">
            <w:pPr>
              <w:jc w:val="both"/>
              <w:rPr>
                <w:del w:id="8222" w:author="mikle" w:date="2025-10-09T19:45:00Z" w16du:dateUtc="2025-10-10T02:45:00Z"/>
                <w:lang w:val="en-US"/>
              </w:rPr>
            </w:pPr>
            <w:del w:id="8223" w:author="mikle" w:date="2025-10-09T19:45:00Z" w16du:dateUtc="2025-10-10T02:45:00Z">
              <w:r w:rsidRPr="00434E52" w:rsidDel="00BE130F">
                <w:rPr>
                  <w:lang w:val="en-US"/>
                </w:rPr>
                <w:delText>    k = 0</w:delText>
              </w:r>
            </w:del>
          </w:p>
          <w:p w14:paraId="1996B196" w14:textId="29E6B496" w:rsidR="00434E52" w:rsidRPr="00434E52" w:rsidDel="00BE130F" w:rsidRDefault="00434E52" w:rsidP="00434E52">
            <w:pPr>
              <w:jc w:val="both"/>
              <w:rPr>
                <w:del w:id="8224" w:author="mikle" w:date="2025-10-09T19:45:00Z" w16du:dateUtc="2025-10-10T02:45:00Z"/>
                <w:lang w:val="en-US"/>
              </w:rPr>
            </w:pPr>
            <w:del w:id="8225" w:author="mikle" w:date="2025-10-09T19:45:00Z" w16du:dateUtc="2025-10-10T02:45:00Z">
              <w:r w:rsidRPr="00434E52" w:rsidDel="00BE130F">
                <w:rPr>
                  <w:lang w:val="en-US"/>
                </w:rPr>
                <w:delText>    while True:</w:delText>
              </w:r>
            </w:del>
          </w:p>
          <w:p w14:paraId="45277B45" w14:textId="3ABEE2EE" w:rsidR="00434E52" w:rsidRPr="00434E52" w:rsidDel="00BE130F" w:rsidRDefault="00434E52" w:rsidP="00434E52">
            <w:pPr>
              <w:jc w:val="both"/>
              <w:rPr>
                <w:del w:id="8226" w:author="mikle" w:date="2025-10-09T19:45:00Z" w16du:dateUtc="2025-10-10T02:45:00Z"/>
                <w:lang w:val="en-US"/>
              </w:rPr>
            </w:pPr>
            <w:del w:id="8227" w:author="mikle" w:date="2025-10-09T19:45:00Z" w16du:dateUtc="2025-10-10T02:45:00Z">
              <w:r w:rsidRPr="00434E52" w:rsidDel="00BE130F">
                <w:rPr>
                  <w:lang w:val="en-US"/>
                </w:rPr>
                <w:delText>        d_list = [0.0] if k == 0 else [k*delta, -k*delta]</w:delText>
              </w:r>
            </w:del>
          </w:p>
          <w:p w14:paraId="16B0CD40" w14:textId="59ED02F0" w:rsidR="00434E52" w:rsidRPr="00434E52" w:rsidDel="00BE130F" w:rsidRDefault="00434E52" w:rsidP="00434E52">
            <w:pPr>
              <w:jc w:val="both"/>
              <w:rPr>
                <w:del w:id="8228" w:author="mikle" w:date="2025-10-09T19:45:00Z" w16du:dateUtc="2025-10-10T02:45:00Z"/>
                <w:lang w:val="en-US"/>
              </w:rPr>
            </w:pPr>
            <w:del w:id="8229" w:author="mikle" w:date="2025-10-09T19:45:00Z" w16du:dateUtc="2025-10-10T02:45:00Z">
              <w:r w:rsidRPr="00434E52" w:rsidDel="00BE130F">
                <w:rPr>
                  <w:lang w:val="en-US"/>
                </w:rPr>
                <w:delText>        any_added = False</w:delText>
              </w:r>
            </w:del>
          </w:p>
          <w:p w14:paraId="17BED928" w14:textId="4EBC5913" w:rsidR="00434E52" w:rsidRPr="00434E52" w:rsidDel="00BE130F" w:rsidRDefault="00434E52" w:rsidP="00434E52">
            <w:pPr>
              <w:jc w:val="both"/>
              <w:rPr>
                <w:del w:id="8230" w:author="mikle" w:date="2025-10-09T19:45:00Z" w16du:dateUtc="2025-10-10T02:45:00Z"/>
                <w:lang w:val="en-US"/>
              </w:rPr>
            </w:pPr>
            <w:del w:id="8231" w:author="mikle" w:date="2025-10-09T19:45:00Z" w16du:dateUtc="2025-10-10T02:45:00Z">
              <w:r w:rsidRPr="00434E52" w:rsidDel="00BE130F">
                <w:rPr>
                  <w:lang w:val="en-US"/>
                </w:rPr>
                <w:delText>        for d in d_list:</w:delText>
              </w:r>
            </w:del>
          </w:p>
          <w:p w14:paraId="0F9DA342" w14:textId="0E0A713B" w:rsidR="00434E52" w:rsidRPr="00434E52" w:rsidDel="00BE130F" w:rsidRDefault="00434E52" w:rsidP="00434E52">
            <w:pPr>
              <w:jc w:val="both"/>
              <w:rPr>
                <w:del w:id="8232" w:author="mikle" w:date="2025-10-09T19:45:00Z" w16du:dateUtc="2025-10-10T02:45:00Z"/>
                <w:lang w:val="en-US"/>
              </w:rPr>
            </w:pPr>
            <w:del w:id="8233" w:author="mikle" w:date="2025-10-09T19:45:00Z" w16du:dateUtc="2025-10-10T02:45:00Z">
              <w:r w:rsidRPr="00434E52" w:rsidDel="00BE130F">
                <w:rPr>
                  <w:lang w:val="en-US"/>
                </w:rPr>
                <w:delText>            if d &lt; d_min - eps or d &gt; d_max + eps: continue</w:delText>
              </w:r>
            </w:del>
          </w:p>
          <w:p w14:paraId="2D8CD8A5" w14:textId="2D5E2B7E" w:rsidR="00434E52" w:rsidRPr="00434E52" w:rsidDel="00BE130F" w:rsidRDefault="00434E52" w:rsidP="00434E52">
            <w:pPr>
              <w:jc w:val="both"/>
              <w:rPr>
                <w:del w:id="8234" w:author="mikle" w:date="2025-10-09T19:45:00Z" w16du:dateUtc="2025-10-10T02:45:00Z"/>
                <w:lang w:val="en-US"/>
              </w:rPr>
            </w:pPr>
            <w:del w:id="8235" w:author="mikle" w:date="2025-10-09T19:45:00Z" w16du:dateUtc="2025-10-10T02:45:00Z">
              <w:r w:rsidRPr="00434E52" w:rsidDel="00BE130F">
                <w:rPr>
                  <w:lang w:val="en-US"/>
                </w:rPr>
                <w:delText>            seg = clip_line(d)</w:delText>
              </w:r>
            </w:del>
          </w:p>
          <w:p w14:paraId="0F5FF83A" w14:textId="63A65B84" w:rsidR="00434E52" w:rsidRPr="00434E52" w:rsidDel="00BE130F" w:rsidRDefault="00434E52" w:rsidP="00434E52">
            <w:pPr>
              <w:jc w:val="both"/>
              <w:rPr>
                <w:del w:id="8236" w:author="mikle" w:date="2025-10-09T19:45:00Z" w16du:dateUtc="2025-10-10T02:45:00Z"/>
                <w:lang w:val="en-US"/>
              </w:rPr>
            </w:pPr>
            <w:del w:id="8237" w:author="mikle" w:date="2025-10-09T19:45:00Z" w16du:dateUtc="2025-10-10T02:45:00Z">
              <w:r w:rsidRPr="00434E52" w:rsidDel="00BE130F">
                <w:rPr>
                  <w:lang w:val="en-US"/>
                </w:rPr>
                <w:delText>            if seg is None: continue</w:delText>
              </w:r>
            </w:del>
          </w:p>
          <w:p w14:paraId="6FC28B14" w14:textId="4732EE4F" w:rsidR="00434E52" w:rsidRPr="00434E52" w:rsidDel="00BE130F" w:rsidRDefault="00434E52" w:rsidP="00434E52">
            <w:pPr>
              <w:jc w:val="both"/>
              <w:rPr>
                <w:del w:id="8238" w:author="mikle" w:date="2025-10-09T19:45:00Z" w16du:dateUtc="2025-10-10T02:45:00Z"/>
                <w:lang w:val="en-US"/>
              </w:rPr>
            </w:pPr>
            <w:del w:id="8239" w:author="mikle" w:date="2025-10-09T19:45:00Z" w16du:dateUtc="2025-10-10T02:45:00Z">
              <w:r w:rsidRPr="00434E52" w:rsidDel="00BE130F">
                <w:rPr>
                  <w:lang w:val="en-US"/>
                </w:rPr>
                <w:delText>            key = canonical(seg)</w:delText>
              </w:r>
            </w:del>
          </w:p>
          <w:p w14:paraId="155E7F72" w14:textId="2D6E3827" w:rsidR="00434E52" w:rsidRPr="00434E52" w:rsidDel="00BE130F" w:rsidRDefault="00434E52" w:rsidP="00434E52">
            <w:pPr>
              <w:jc w:val="both"/>
              <w:rPr>
                <w:del w:id="8240" w:author="mikle" w:date="2025-10-09T19:45:00Z" w16du:dateUtc="2025-10-10T02:45:00Z"/>
                <w:lang w:val="en-US"/>
              </w:rPr>
            </w:pPr>
            <w:del w:id="8241" w:author="mikle" w:date="2025-10-09T19:45:00Z" w16du:dateUtc="2025-10-10T02:45:00Z">
              <w:r w:rsidRPr="00434E52" w:rsidDel="00BE130F">
                <w:rPr>
                  <w:lang w:val="en-US"/>
                </w:rPr>
                <w:delText>            if key in segments: continue</w:delText>
              </w:r>
            </w:del>
          </w:p>
          <w:p w14:paraId="654BF195" w14:textId="098A8763" w:rsidR="00434E52" w:rsidRPr="00434E52" w:rsidDel="00BE130F" w:rsidRDefault="00434E52" w:rsidP="00434E52">
            <w:pPr>
              <w:jc w:val="both"/>
              <w:rPr>
                <w:del w:id="8242" w:author="mikle" w:date="2025-10-09T19:45:00Z" w16du:dateUtc="2025-10-10T02:45:00Z"/>
                <w:lang w:val="en-US"/>
              </w:rPr>
            </w:pPr>
            <w:del w:id="8243" w:author="mikle" w:date="2025-10-09T19:45:00Z" w16du:dateUtc="2025-10-10T02:45:00Z">
              <w:r w:rsidRPr="00434E52" w:rsidDel="00BE130F">
                <w:rPr>
                  <w:lang w:val="en-US"/>
                </w:rPr>
                <w:delText>            segments[key] = seg; any_added = True</w:delText>
              </w:r>
            </w:del>
          </w:p>
          <w:p w14:paraId="2D7FD1AC" w14:textId="05AD12B2" w:rsidR="00434E52" w:rsidRPr="00434E52" w:rsidDel="00BE130F" w:rsidRDefault="00434E52" w:rsidP="00434E52">
            <w:pPr>
              <w:jc w:val="both"/>
              <w:rPr>
                <w:del w:id="8244" w:author="mikle" w:date="2025-10-09T19:45:00Z" w16du:dateUtc="2025-10-10T02:45:00Z"/>
                <w:lang w:val="en-US"/>
              </w:rPr>
            </w:pPr>
            <w:del w:id="8245" w:author="mikle" w:date="2025-10-09T19:45:00Z" w16du:dateUtc="2025-10-10T02:45:00Z">
              <w:r w:rsidRPr="00434E52" w:rsidDel="00BE130F">
                <w:rPr>
                  <w:lang w:val="en-US"/>
                </w:rPr>
                <w:delText>        if not any_added and (k*delta &gt; max(abs(d_min), abs(d_max)) + 5*delta): break</w:delText>
              </w:r>
            </w:del>
          </w:p>
          <w:p w14:paraId="1B9B8695" w14:textId="777193E8" w:rsidR="00434E52" w:rsidRPr="00434E52" w:rsidDel="00BE130F" w:rsidRDefault="00434E52" w:rsidP="00434E52">
            <w:pPr>
              <w:jc w:val="both"/>
              <w:rPr>
                <w:del w:id="8246" w:author="mikle" w:date="2025-10-09T19:45:00Z" w16du:dateUtc="2025-10-10T02:45:00Z"/>
                <w:lang w:val="en-US"/>
              </w:rPr>
            </w:pPr>
            <w:del w:id="8247" w:author="mikle" w:date="2025-10-09T19:45:00Z" w16du:dateUtc="2025-10-10T02:45:00Z">
              <w:r w:rsidRPr="00434E52" w:rsidDel="00BE130F">
                <w:rPr>
                  <w:lang w:val="en-US"/>
                </w:rPr>
                <w:delText>        k += 1</w:delText>
              </w:r>
            </w:del>
          </w:p>
          <w:p w14:paraId="3886C677" w14:textId="5EAA23CC" w:rsidR="00434E52" w:rsidRPr="00434E52" w:rsidDel="00BE130F" w:rsidRDefault="00434E52" w:rsidP="00434E52">
            <w:pPr>
              <w:jc w:val="both"/>
              <w:rPr>
                <w:del w:id="8248" w:author="mikle" w:date="2025-10-09T19:45:00Z" w16du:dateUtc="2025-10-10T02:45:00Z"/>
                <w:lang w:val="en-US"/>
              </w:rPr>
            </w:pPr>
            <w:del w:id="8249" w:author="mikle" w:date="2025-10-09T19:45:00Z" w16du:dateUtc="2025-10-10T02:45:00Z">
              <w:r w:rsidRPr="00434E52" w:rsidDel="00BE130F">
                <w:rPr>
                  <w:lang w:val="en-US"/>
                </w:rPr>
                <w:delText>        if k &gt; 10000: break</w:delText>
              </w:r>
            </w:del>
          </w:p>
          <w:p w14:paraId="25788FE2" w14:textId="402C2678" w:rsidR="00434E52" w:rsidRPr="00434E52" w:rsidDel="00BE130F" w:rsidRDefault="00434E52" w:rsidP="00434E52">
            <w:pPr>
              <w:jc w:val="both"/>
              <w:rPr>
                <w:del w:id="8250" w:author="mikle" w:date="2025-10-09T19:45:00Z" w16du:dateUtc="2025-10-10T02:45:00Z"/>
                <w:lang w:val="en-US"/>
              </w:rPr>
            </w:pPr>
          </w:p>
          <w:p w14:paraId="1D34A3FA" w14:textId="5F83D587" w:rsidR="00434E52" w:rsidRPr="00434E52" w:rsidDel="00BE130F" w:rsidRDefault="00434E52" w:rsidP="00434E52">
            <w:pPr>
              <w:jc w:val="both"/>
              <w:rPr>
                <w:del w:id="8251" w:author="mikle" w:date="2025-10-09T19:45:00Z" w16du:dateUtc="2025-10-10T02:45:00Z"/>
                <w:lang w:val="en-US"/>
              </w:rPr>
            </w:pPr>
            <w:del w:id="8252" w:author="mikle" w:date="2025-10-09T19:45:00Z" w16du:dateUtc="2025-10-10T02:45:00Z">
              <w:r w:rsidRPr="00434E52" w:rsidDel="00BE130F">
                <w:rPr>
                  <w:lang w:val="en-US"/>
                </w:rPr>
                <w:delText>    if not segments: return [p0]</w:delText>
              </w:r>
            </w:del>
          </w:p>
          <w:p w14:paraId="07835D41" w14:textId="5FA37BE0" w:rsidR="00434E52" w:rsidRPr="00434E52" w:rsidDel="00BE130F" w:rsidRDefault="00434E52" w:rsidP="00434E52">
            <w:pPr>
              <w:jc w:val="both"/>
              <w:rPr>
                <w:del w:id="8253" w:author="mikle" w:date="2025-10-09T19:45:00Z" w16du:dateUtc="2025-10-10T02:45:00Z"/>
                <w:lang w:val="en-US"/>
              </w:rPr>
            </w:pPr>
          </w:p>
          <w:p w14:paraId="559D3944" w14:textId="6ED30C92" w:rsidR="00434E52" w:rsidRPr="00434E52" w:rsidDel="00BE130F" w:rsidRDefault="00434E52" w:rsidP="00434E52">
            <w:pPr>
              <w:jc w:val="both"/>
              <w:rPr>
                <w:del w:id="8254" w:author="mikle" w:date="2025-10-09T19:45:00Z" w16du:dateUtc="2025-10-10T02:45:00Z"/>
                <w:lang w:val="en-US"/>
              </w:rPr>
            </w:pPr>
            <w:del w:id="8255" w:author="mikle" w:date="2025-10-09T19:45:00Z" w16du:dateUtc="2025-10-10T02:45:00Z">
              <w:r w:rsidRPr="00434E52" w:rsidDel="00BE130F">
                <w:rPr>
                  <w:lang w:val="en-US"/>
                </w:rPr>
                <w:delText>    def seg_d(seg):</w:delText>
              </w:r>
            </w:del>
          </w:p>
          <w:p w14:paraId="0BAAB774" w14:textId="68B8C7B9" w:rsidR="00434E52" w:rsidRPr="00434E52" w:rsidDel="00BE130F" w:rsidRDefault="00434E52" w:rsidP="00434E52">
            <w:pPr>
              <w:jc w:val="both"/>
              <w:rPr>
                <w:del w:id="8256" w:author="mikle" w:date="2025-10-09T19:45:00Z" w16du:dateUtc="2025-10-10T02:45:00Z"/>
                <w:lang w:val="en-US"/>
              </w:rPr>
            </w:pPr>
            <w:del w:id="8257" w:author="mikle" w:date="2025-10-09T19:45:00Z" w16du:dateUtc="2025-10-10T02:45:00Z">
              <w:r w:rsidRPr="00434E52" w:rsidDel="00BE130F">
                <w:rPr>
                  <w:lang w:val="en-US"/>
                </w:rPr>
                <w:delText>        A, B = seg</w:delText>
              </w:r>
            </w:del>
          </w:p>
          <w:p w14:paraId="2F4C9723" w14:textId="1F7737AD" w:rsidR="00434E52" w:rsidRPr="00434E52" w:rsidDel="00BE130F" w:rsidRDefault="00434E52" w:rsidP="00434E52">
            <w:pPr>
              <w:jc w:val="both"/>
              <w:rPr>
                <w:del w:id="8258" w:author="mikle" w:date="2025-10-09T19:45:00Z" w16du:dateUtc="2025-10-10T02:45:00Z"/>
                <w:lang w:val="en-US"/>
              </w:rPr>
            </w:pPr>
            <w:del w:id="8259" w:author="mikle" w:date="2025-10-09T19:45:00Z" w16du:dateUtc="2025-10-10T02:45:00Z">
              <w:r w:rsidRPr="00434E52" w:rsidDel="00BE130F">
                <w:rPr>
                  <w:lang w:val="en-US"/>
                </w:rPr>
                <w:delText>        cx, cy = (0.5*(A[0]+B[0]), 0.5*(A[1]+B[1]))</w:delText>
              </w:r>
            </w:del>
          </w:p>
          <w:p w14:paraId="284EE3D2" w14:textId="75E86761" w:rsidR="00434E52" w:rsidRPr="00434E52" w:rsidDel="00BE130F" w:rsidRDefault="00434E52" w:rsidP="00434E52">
            <w:pPr>
              <w:jc w:val="both"/>
              <w:rPr>
                <w:del w:id="8260" w:author="mikle" w:date="2025-10-09T19:45:00Z" w16du:dateUtc="2025-10-10T02:45:00Z"/>
                <w:lang w:val="en-US"/>
              </w:rPr>
            </w:pPr>
            <w:del w:id="8261" w:author="mikle" w:date="2025-10-09T19:45:00Z" w16du:dateUtc="2025-10-10T02:45:00Z">
              <w:r w:rsidRPr="00434E52" w:rsidDel="00BE130F">
                <w:rPr>
                  <w:lang w:val="en-US"/>
                </w:rPr>
                <w:delText>        return (cx - p0[0])*nx + (cy - p0[1])*ny</w:delText>
              </w:r>
            </w:del>
          </w:p>
          <w:p w14:paraId="7586BB6A" w14:textId="6FD2FA0F" w:rsidR="00434E52" w:rsidRPr="00434E52" w:rsidDel="00BE130F" w:rsidRDefault="00434E52" w:rsidP="00434E52">
            <w:pPr>
              <w:jc w:val="both"/>
              <w:rPr>
                <w:del w:id="8262" w:author="mikle" w:date="2025-10-09T19:45:00Z" w16du:dateUtc="2025-10-10T02:45:00Z"/>
                <w:lang w:val="en-US"/>
              </w:rPr>
            </w:pPr>
          </w:p>
          <w:p w14:paraId="4CD0C054" w14:textId="44DDEC79" w:rsidR="00434E52" w:rsidRPr="00434E52" w:rsidDel="00BE130F" w:rsidRDefault="00434E52" w:rsidP="00434E52">
            <w:pPr>
              <w:jc w:val="both"/>
              <w:rPr>
                <w:del w:id="8263" w:author="mikle" w:date="2025-10-09T19:45:00Z" w16du:dateUtc="2025-10-10T02:45:00Z"/>
                <w:lang w:val="en-US"/>
              </w:rPr>
            </w:pPr>
            <w:del w:id="8264" w:author="mikle" w:date="2025-10-09T19:45:00Z" w16du:dateUtc="2025-10-10T02:45:00Z">
              <w:r w:rsidRPr="00434E52" w:rsidDel="00BE130F">
                <w:rPr>
                  <w:lang w:val="en-US"/>
                </w:rPr>
                <w:delText>    segs = list(segments.values()); segs.sort(key=seg_d)</w:delText>
              </w:r>
            </w:del>
          </w:p>
          <w:p w14:paraId="7F6F22DD" w14:textId="10C5A8E3" w:rsidR="00434E52" w:rsidRPr="00434E52" w:rsidDel="00BE130F" w:rsidRDefault="00434E52" w:rsidP="00434E52">
            <w:pPr>
              <w:jc w:val="both"/>
              <w:rPr>
                <w:del w:id="8265" w:author="mikle" w:date="2025-10-09T19:45:00Z" w16du:dateUtc="2025-10-10T02:45:00Z"/>
                <w:lang w:val="en-US"/>
              </w:rPr>
            </w:pPr>
          </w:p>
          <w:p w14:paraId="65997C02" w14:textId="5E3B27CD" w:rsidR="00434E52" w:rsidRPr="00434E52" w:rsidDel="00BE130F" w:rsidRDefault="00434E52" w:rsidP="00434E52">
            <w:pPr>
              <w:jc w:val="both"/>
              <w:rPr>
                <w:del w:id="8266" w:author="mikle" w:date="2025-10-09T19:45:00Z" w16du:dateUtc="2025-10-10T02:45:00Z"/>
                <w:lang w:val="en-US"/>
              </w:rPr>
            </w:pPr>
            <w:del w:id="8267" w:author="mikle" w:date="2025-10-09T19:45:00Z" w16du:dateUtc="2025-10-10T02:45:00Z">
              <w:r w:rsidRPr="00434E52" w:rsidDel="00BE130F">
                <w:rPr>
                  <w:lang w:val="en-US"/>
                </w:rPr>
                <w:delText>    def dist2(P, Q): return (P[0]-Q[0])**2 + (P[1]-Q[1])**2</w:delText>
              </w:r>
            </w:del>
          </w:p>
          <w:p w14:paraId="4C373F27" w14:textId="372B05D1" w:rsidR="00434E52" w:rsidRPr="00434E52" w:rsidDel="00BE130F" w:rsidRDefault="00434E52" w:rsidP="00434E52">
            <w:pPr>
              <w:jc w:val="both"/>
              <w:rPr>
                <w:del w:id="8268" w:author="mikle" w:date="2025-10-09T19:45:00Z" w16du:dateUtc="2025-10-10T02:45:00Z"/>
                <w:lang w:val="en-US"/>
              </w:rPr>
            </w:pPr>
            <w:del w:id="8269" w:author="mikle" w:date="2025-10-09T19:45:00Z" w16du:dateUtc="2025-10-10T02:45:00Z">
              <w:r w:rsidRPr="00434E52" w:rsidDel="00BE130F">
                <w:rPr>
                  <w:lang w:val="en-US"/>
                </w:rPr>
                <w:delText>    waypoints = [p0]</w:delText>
              </w:r>
            </w:del>
          </w:p>
          <w:p w14:paraId="7E7EA09E" w14:textId="54525C6E" w:rsidR="00434E52" w:rsidRPr="00434E52" w:rsidDel="00BE130F" w:rsidRDefault="00434E52" w:rsidP="00434E52">
            <w:pPr>
              <w:jc w:val="both"/>
              <w:rPr>
                <w:del w:id="8270" w:author="mikle" w:date="2025-10-09T19:45:00Z" w16du:dateUtc="2025-10-10T02:45:00Z"/>
                <w:lang w:val="en-US"/>
              </w:rPr>
            </w:pPr>
            <w:del w:id="8271" w:author="mikle" w:date="2025-10-09T19:45:00Z" w16du:dateUtc="2025-10-10T02:45:00Z">
              <w:r w:rsidRPr="00434E52" w:rsidDel="00BE130F">
                <w:rPr>
                  <w:lang w:val="en-US"/>
                </w:rPr>
                <w:delText>    first_idx = min(range(len(segs)), key=lambda i: dist2(p0, segs[i][0]))</w:delText>
              </w:r>
            </w:del>
          </w:p>
          <w:p w14:paraId="5AE4CB5A" w14:textId="772CD9F3" w:rsidR="00434E52" w:rsidRPr="00434E52" w:rsidDel="00BE130F" w:rsidRDefault="00434E52" w:rsidP="00434E52">
            <w:pPr>
              <w:jc w:val="both"/>
              <w:rPr>
                <w:del w:id="8272" w:author="mikle" w:date="2025-10-09T19:45:00Z" w16du:dateUtc="2025-10-10T02:45:00Z"/>
                <w:lang w:val="en-US"/>
              </w:rPr>
            </w:pPr>
            <w:del w:id="8273" w:author="mikle" w:date="2025-10-09T19:45:00Z" w16du:dateUtc="2025-10-10T02:45:00Z">
              <w:r w:rsidRPr="00434E52" w:rsidDel="00BE130F">
                <w:rPr>
                  <w:lang w:val="en-US"/>
                </w:rPr>
                <w:delText>    A0, B0 = segs[first_idx]; waypoints.extend([A0, B0]); cur = B0</w:delText>
              </w:r>
            </w:del>
          </w:p>
          <w:p w14:paraId="165A2293" w14:textId="6768215C" w:rsidR="00434E52" w:rsidRPr="00434E52" w:rsidDel="00BE130F" w:rsidRDefault="00434E52" w:rsidP="00434E52">
            <w:pPr>
              <w:jc w:val="both"/>
              <w:rPr>
                <w:del w:id="8274" w:author="mikle" w:date="2025-10-09T19:45:00Z" w16du:dateUtc="2025-10-10T02:45:00Z"/>
                <w:lang w:val="en-US"/>
              </w:rPr>
            </w:pPr>
            <w:del w:id="8275" w:author="mikle" w:date="2025-10-09T19:45:00Z" w16du:dateUtc="2025-10-10T02:45:00Z">
              <w:r w:rsidRPr="00434E52" w:rsidDel="00BE130F">
                <w:rPr>
                  <w:lang w:val="en-US"/>
                </w:rPr>
                <w:delText>    for idx, seg in enumerate(segs):</w:delText>
              </w:r>
            </w:del>
          </w:p>
          <w:p w14:paraId="1AED23F1" w14:textId="1AACFE24" w:rsidR="00434E52" w:rsidRPr="00434E52" w:rsidDel="00BE130F" w:rsidRDefault="00434E52" w:rsidP="00434E52">
            <w:pPr>
              <w:jc w:val="both"/>
              <w:rPr>
                <w:del w:id="8276" w:author="mikle" w:date="2025-10-09T19:45:00Z" w16du:dateUtc="2025-10-10T02:45:00Z"/>
                <w:lang w:val="en-US"/>
              </w:rPr>
            </w:pPr>
            <w:del w:id="8277" w:author="mikle" w:date="2025-10-09T19:45:00Z" w16du:dateUtc="2025-10-10T02:45:00Z">
              <w:r w:rsidRPr="00434E52" w:rsidDel="00BE130F">
                <w:rPr>
                  <w:lang w:val="en-US"/>
                </w:rPr>
                <w:delText>        if idx == first_idx: continue</w:delText>
              </w:r>
            </w:del>
          </w:p>
          <w:p w14:paraId="1688936B" w14:textId="4C9E13BF" w:rsidR="00434E52" w:rsidRPr="00434E52" w:rsidDel="00BE130F" w:rsidRDefault="00434E52" w:rsidP="00434E52">
            <w:pPr>
              <w:jc w:val="both"/>
              <w:rPr>
                <w:del w:id="8278" w:author="mikle" w:date="2025-10-09T19:45:00Z" w16du:dateUtc="2025-10-10T02:45:00Z"/>
                <w:lang w:val="en-US"/>
              </w:rPr>
            </w:pPr>
            <w:del w:id="8279" w:author="mikle" w:date="2025-10-09T19:45:00Z" w16du:dateUtc="2025-10-10T02:45:00Z">
              <w:r w:rsidRPr="00434E52" w:rsidDel="00BE130F">
                <w:rPr>
                  <w:lang w:val="en-US"/>
                </w:rPr>
                <w:delText>        A, B = seg</w:delText>
              </w:r>
            </w:del>
          </w:p>
          <w:p w14:paraId="108C328F" w14:textId="2CB8C64B" w:rsidR="00434E52" w:rsidRPr="00434E52" w:rsidDel="00BE130F" w:rsidRDefault="00434E52" w:rsidP="00434E52">
            <w:pPr>
              <w:jc w:val="both"/>
              <w:rPr>
                <w:del w:id="8280" w:author="mikle" w:date="2025-10-09T19:45:00Z" w16du:dateUtc="2025-10-10T02:45:00Z"/>
                <w:lang w:val="en-US"/>
              </w:rPr>
            </w:pPr>
            <w:del w:id="8281" w:author="mikle" w:date="2025-10-09T19:45:00Z" w16du:dateUtc="2025-10-10T02:45:00Z">
              <w:r w:rsidRPr="00434E52" w:rsidDel="00BE130F">
                <w:rPr>
                  <w:lang w:val="en-US"/>
                </w:rPr>
                <w:delText>        if dist2(cur, A) &lt;= dist2(cur, B):</w:delText>
              </w:r>
            </w:del>
          </w:p>
          <w:p w14:paraId="6D7C64C0" w14:textId="43C75957" w:rsidR="00434E52" w:rsidRPr="00434E52" w:rsidDel="00BE130F" w:rsidRDefault="00434E52" w:rsidP="00434E52">
            <w:pPr>
              <w:jc w:val="both"/>
              <w:rPr>
                <w:del w:id="8282" w:author="mikle" w:date="2025-10-09T19:45:00Z" w16du:dateUtc="2025-10-10T02:45:00Z"/>
                <w:lang w:val="en-US"/>
              </w:rPr>
            </w:pPr>
            <w:del w:id="8283" w:author="mikle" w:date="2025-10-09T19:45:00Z" w16du:dateUtc="2025-10-10T02:45:00Z">
              <w:r w:rsidRPr="00434E52" w:rsidDel="00BE130F">
                <w:rPr>
                  <w:lang w:val="en-US"/>
                </w:rPr>
                <w:delText>            waypoints.extend([A, B]); cur = B</w:delText>
              </w:r>
            </w:del>
          </w:p>
          <w:p w14:paraId="5831FA8E" w14:textId="18F5221F" w:rsidR="00434E52" w:rsidRPr="00434E52" w:rsidDel="00BE130F" w:rsidRDefault="00434E52" w:rsidP="00434E52">
            <w:pPr>
              <w:jc w:val="both"/>
              <w:rPr>
                <w:del w:id="8284" w:author="mikle" w:date="2025-10-09T19:45:00Z" w16du:dateUtc="2025-10-10T02:45:00Z"/>
                <w:lang w:val="en-US"/>
              </w:rPr>
            </w:pPr>
            <w:del w:id="8285" w:author="mikle" w:date="2025-10-09T19:45:00Z" w16du:dateUtc="2025-10-10T02:45:00Z">
              <w:r w:rsidRPr="00434E52" w:rsidDel="00BE130F">
                <w:rPr>
                  <w:lang w:val="en-US"/>
                </w:rPr>
                <w:delText>        else:</w:delText>
              </w:r>
            </w:del>
          </w:p>
          <w:p w14:paraId="10660D81" w14:textId="73AA933E" w:rsidR="00434E52" w:rsidRPr="00434E52" w:rsidDel="00BE130F" w:rsidRDefault="00434E52" w:rsidP="00434E52">
            <w:pPr>
              <w:jc w:val="both"/>
              <w:rPr>
                <w:del w:id="8286" w:author="mikle" w:date="2025-10-09T19:45:00Z" w16du:dateUtc="2025-10-10T02:45:00Z"/>
                <w:lang w:val="en-US"/>
              </w:rPr>
            </w:pPr>
            <w:del w:id="8287" w:author="mikle" w:date="2025-10-09T19:45:00Z" w16du:dateUtc="2025-10-10T02:45:00Z">
              <w:r w:rsidRPr="00434E52" w:rsidDel="00BE130F">
                <w:rPr>
                  <w:lang w:val="en-US"/>
                </w:rPr>
                <w:delText>            waypoints.extend([B, A]); cur = A</w:delText>
              </w:r>
            </w:del>
          </w:p>
          <w:p w14:paraId="3620C144" w14:textId="2E1979AA" w:rsidR="00434E52" w:rsidRPr="00434E52" w:rsidDel="00BE130F" w:rsidRDefault="00434E52" w:rsidP="00434E52">
            <w:pPr>
              <w:jc w:val="both"/>
              <w:rPr>
                <w:del w:id="8288" w:author="mikle" w:date="2025-10-09T19:45:00Z" w16du:dateUtc="2025-10-10T02:45:00Z"/>
                <w:lang w:val="en-US"/>
              </w:rPr>
            </w:pPr>
            <w:del w:id="8289" w:author="mikle" w:date="2025-10-09T19:45:00Z" w16du:dateUtc="2025-10-10T02:45:00Z">
              <w:r w:rsidRPr="00434E52" w:rsidDel="00BE130F">
                <w:rPr>
                  <w:lang w:val="en-US"/>
                </w:rPr>
                <w:delText>    return waypoints</w:delText>
              </w:r>
            </w:del>
          </w:p>
          <w:p w14:paraId="21A31869" w14:textId="225D2DED" w:rsidR="00434E52" w:rsidRPr="00434E52" w:rsidDel="00BE130F" w:rsidRDefault="00434E52" w:rsidP="00434E52">
            <w:pPr>
              <w:jc w:val="both"/>
              <w:rPr>
                <w:del w:id="8290" w:author="mikle" w:date="2025-10-09T19:45:00Z" w16du:dateUtc="2025-10-10T02:45:00Z"/>
                <w:lang w:val="en-US"/>
              </w:rPr>
            </w:pPr>
          </w:p>
          <w:p w14:paraId="3F6693A4" w14:textId="7CE740EC" w:rsidR="00434E52" w:rsidRPr="00434E52" w:rsidDel="00BE130F" w:rsidRDefault="00434E52" w:rsidP="00434E52">
            <w:pPr>
              <w:jc w:val="both"/>
              <w:rPr>
                <w:del w:id="8291" w:author="mikle" w:date="2025-10-09T19:45:00Z" w16du:dateUtc="2025-10-10T02:45:00Z"/>
                <w:lang w:val="en-US"/>
              </w:rPr>
            </w:pPr>
            <w:del w:id="8292" w:author="mikle" w:date="2025-10-09T19:45:00Z" w16du:dateUtc="2025-10-10T02:45:00Z">
              <w:r w:rsidRPr="00434E52" w:rsidDel="00BE130F">
                <w:rPr>
                  <w:lang w:val="en-US"/>
                </w:rPr>
                <w:delText>def los_pure_pursuit(pos, wp_i, wp_j, Ld):</w:delText>
              </w:r>
            </w:del>
          </w:p>
          <w:p w14:paraId="5D3AD9A9" w14:textId="36A98331" w:rsidR="00434E52" w:rsidRPr="00434E52" w:rsidDel="00BE130F" w:rsidRDefault="00434E52" w:rsidP="00434E52">
            <w:pPr>
              <w:jc w:val="both"/>
              <w:rPr>
                <w:del w:id="8293" w:author="mikle" w:date="2025-10-09T19:45:00Z" w16du:dateUtc="2025-10-10T02:45:00Z"/>
                <w:lang w:val="en-US"/>
              </w:rPr>
            </w:pPr>
            <w:del w:id="8294" w:author="mikle" w:date="2025-10-09T19:45:00Z" w16du:dateUtc="2025-10-10T02:45:00Z">
              <w:r w:rsidRPr="00434E52" w:rsidDel="00BE130F">
                <w:rPr>
                  <w:lang w:val="en-US"/>
                </w:rPr>
                <w:delText>    x, y = pos</w:delText>
              </w:r>
            </w:del>
          </w:p>
          <w:p w14:paraId="35BD157E" w14:textId="3E1FF24B" w:rsidR="00434E52" w:rsidRPr="00434E52" w:rsidDel="00BE130F" w:rsidRDefault="00434E52" w:rsidP="00434E52">
            <w:pPr>
              <w:jc w:val="both"/>
              <w:rPr>
                <w:del w:id="8295" w:author="mikle" w:date="2025-10-09T19:45:00Z" w16du:dateUtc="2025-10-10T02:45:00Z"/>
                <w:lang w:val="en-US"/>
              </w:rPr>
            </w:pPr>
            <w:del w:id="8296" w:author="mikle" w:date="2025-10-09T19:45:00Z" w16du:dateUtc="2025-10-10T02:45:00Z">
              <w:r w:rsidRPr="00434E52" w:rsidDel="00BE130F">
                <w:rPr>
                  <w:lang w:val="en-US"/>
                </w:rPr>
                <w:delText>    x1, y1 = wp_i; x2, y2 = wp_j</w:delText>
              </w:r>
            </w:del>
          </w:p>
          <w:p w14:paraId="31EE483C" w14:textId="71FF0EE5" w:rsidR="00434E52" w:rsidRPr="00434E52" w:rsidDel="00BE130F" w:rsidRDefault="00434E52" w:rsidP="00434E52">
            <w:pPr>
              <w:jc w:val="both"/>
              <w:rPr>
                <w:del w:id="8297" w:author="mikle" w:date="2025-10-09T19:45:00Z" w16du:dateUtc="2025-10-10T02:45:00Z"/>
                <w:lang w:val="en-US"/>
              </w:rPr>
            </w:pPr>
            <w:del w:id="8298" w:author="mikle" w:date="2025-10-09T19:45:00Z" w16du:dateUtc="2025-10-10T02:45:00Z">
              <w:r w:rsidRPr="00434E52" w:rsidDel="00BE130F">
                <w:rPr>
                  <w:lang w:val="en-US"/>
                </w:rPr>
                <w:delText>    vx, vy = (x2 - x1), (y2 - y1)</w:delText>
              </w:r>
            </w:del>
          </w:p>
          <w:p w14:paraId="1D55E7E3" w14:textId="3D63F37B" w:rsidR="00434E52" w:rsidRPr="00434E52" w:rsidDel="00BE130F" w:rsidRDefault="00434E52" w:rsidP="00434E52">
            <w:pPr>
              <w:jc w:val="both"/>
              <w:rPr>
                <w:del w:id="8299" w:author="mikle" w:date="2025-10-09T19:45:00Z" w16du:dateUtc="2025-10-10T02:45:00Z"/>
                <w:lang w:val="en-US"/>
              </w:rPr>
            </w:pPr>
            <w:del w:id="8300" w:author="mikle" w:date="2025-10-09T19:45:00Z" w16du:dateUtc="2025-10-10T02:45:00Z">
              <w:r w:rsidRPr="00434E52" w:rsidDel="00BE130F">
                <w:rPr>
                  <w:lang w:val="en-US"/>
                </w:rPr>
                <w:delText>    seg_len2 = vx*vx + vy*vy</w:delText>
              </w:r>
            </w:del>
          </w:p>
          <w:p w14:paraId="03ADAAE3" w14:textId="66A9E6DB" w:rsidR="00434E52" w:rsidRPr="00434E52" w:rsidDel="00BE130F" w:rsidRDefault="00434E52" w:rsidP="00434E52">
            <w:pPr>
              <w:jc w:val="both"/>
              <w:rPr>
                <w:del w:id="8301" w:author="mikle" w:date="2025-10-09T19:45:00Z" w16du:dateUtc="2025-10-10T02:45:00Z"/>
                <w:lang w:val="en-US"/>
              </w:rPr>
            </w:pPr>
            <w:del w:id="8302" w:author="mikle" w:date="2025-10-09T19:45:00Z" w16du:dateUtc="2025-10-10T02:45:00Z">
              <w:r w:rsidRPr="00434E52" w:rsidDel="00BE130F">
                <w:rPr>
                  <w:lang w:val="en-US"/>
                </w:rPr>
                <w:delText>    if seg_len2 &lt; 1e-9:</w:delText>
              </w:r>
            </w:del>
          </w:p>
          <w:p w14:paraId="38817B84" w14:textId="69E38636" w:rsidR="00434E52" w:rsidRPr="00434E52" w:rsidDel="00BE130F" w:rsidRDefault="00434E52" w:rsidP="00434E52">
            <w:pPr>
              <w:jc w:val="both"/>
              <w:rPr>
                <w:del w:id="8303" w:author="mikle" w:date="2025-10-09T19:45:00Z" w16du:dateUtc="2025-10-10T02:45:00Z"/>
                <w:lang w:val="en-US"/>
              </w:rPr>
            </w:pPr>
            <w:del w:id="8304" w:author="mikle" w:date="2025-10-09T19:45:00Z" w16du:dateUtc="2025-10-10T02:45:00Z">
              <w:r w:rsidRPr="00434E52" w:rsidDel="00BE130F">
                <w:rPr>
                  <w:lang w:val="en-US"/>
                </w:rPr>
                <w:delText>        return 0.0, (x2, y2), 0.0</w:delText>
              </w:r>
            </w:del>
          </w:p>
          <w:p w14:paraId="5A6C4181" w14:textId="27FA9BAF" w:rsidR="00434E52" w:rsidRPr="00434E52" w:rsidDel="00BE130F" w:rsidRDefault="00434E52" w:rsidP="00434E52">
            <w:pPr>
              <w:jc w:val="both"/>
              <w:rPr>
                <w:del w:id="8305" w:author="mikle" w:date="2025-10-09T19:45:00Z" w16du:dateUtc="2025-10-10T02:45:00Z"/>
                <w:lang w:val="en-US"/>
              </w:rPr>
            </w:pPr>
            <w:del w:id="8306" w:author="mikle" w:date="2025-10-09T19:45:00Z" w16du:dateUtc="2025-10-10T02:45:00Z">
              <w:r w:rsidRPr="00434E52" w:rsidDel="00BE130F">
                <w:rPr>
                  <w:lang w:val="en-US"/>
                </w:rPr>
                <w:delText>    t = ((x - x1)*vx + (y - y1)*vy) / seg_len2</w:delText>
              </w:r>
            </w:del>
          </w:p>
          <w:p w14:paraId="0619E7CE" w14:textId="4D87E567" w:rsidR="00434E52" w:rsidRPr="00434E52" w:rsidDel="00BE130F" w:rsidRDefault="00434E52" w:rsidP="00434E52">
            <w:pPr>
              <w:jc w:val="both"/>
              <w:rPr>
                <w:del w:id="8307" w:author="mikle" w:date="2025-10-09T19:45:00Z" w16du:dateUtc="2025-10-10T02:45:00Z"/>
                <w:lang w:val="en-US"/>
              </w:rPr>
            </w:pPr>
            <w:del w:id="8308" w:author="mikle" w:date="2025-10-09T19:45:00Z" w16du:dateUtc="2025-10-10T02:45:00Z">
              <w:r w:rsidRPr="00434E52" w:rsidDel="00BE130F">
                <w:rPr>
                  <w:lang w:val="en-US"/>
                </w:rPr>
                <w:delText>    t_clamp = max(0.0, min(1.0, t))</w:delText>
              </w:r>
            </w:del>
          </w:p>
          <w:p w14:paraId="2ADE7991" w14:textId="35253117" w:rsidR="00434E52" w:rsidRPr="00434E52" w:rsidDel="00BE130F" w:rsidRDefault="00434E52" w:rsidP="00434E52">
            <w:pPr>
              <w:jc w:val="both"/>
              <w:rPr>
                <w:del w:id="8309" w:author="mikle" w:date="2025-10-09T19:45:00Z" w16du:dateUtc="2025-10-10T02:45:00Z"/>
                <w:lang w:val="en-US"/>
              </w:rPr>
            </w:pPr>
            <w:del w:id="8310" w:author="mikle" w:date="2025-10-09T19:45:00Z" w16du:dateUtc="2025-10-10T02:45:00Z">
              <w:r w:rsidRPr="00434E52" w:rsidDel="00BE130F">
                <w:rPr>
                  <w:lang w:val="en-US"/>
                </w:rPr>
                <w:delText>    xs = x1 + t_clamp*vx; ys = y1 + t_clamp*vy</w:delText>
              </w:r>
            </w:del>
          </w:p>
          <w:p w14:paraId="33EA7E34" w14:textId="18B12FF6" w:rsidR="00434E52" w:rsidRPr="00434E52" w:rsidDel="00BE130F" w:rsidRDefault="00434E52" w:rsidP="00434E52">
            <w:pPr>
              <w:jc w:val="both"/>
              <w:rPr>
                <w:del w:id="8311" w:author="mikle" w:date="2025-10-09T19:45:00Z" w16du:dateUtc="2025-10-10T02:45:00Z"/>
                <w:lang w:val="en-US"/>
              </w:rPr>
            </w:pPr>
            <w:del w:id="8312" w:author="mikle" w:date="2025-10-09T19:45:00Z" w16du:dateUtc="2025-10-10T02:45:00Z">
              <w:r w:rsidRPr="00434E52" w:rsidDel="00BE130F">
                <w:rPr>
                  <w:lang w:val="en-US"/>
                </w:rPr>
                <w:delText>    seg_len = math.sqrt(seg_len2)</w:delText>
              </w:r>
            </w:del>
          </w:p>
          <w:p w14:paraId="45F85227" w14:textId="1CACD824" w:rsidR="00434E52" w:rsidRPr="00434E52" w:rsidDel="00BE130F" w:rsidRDefault="00434E52" w:rsidP="00434E52">
            <w:pPr>
              <w:jc w:val="both"/>
              <w:rPr>
                <w:del w:id="8313" w:author="mikle" w:date="2025-10-09T19:45:00Z" w16du:dateUtc="2025-10-10T02:45:00Z"/>
                <w:lang w:val="en-US"/>
              </w:rPr>
            </w:pPr>
            <w:del w:id="8314" w:author="mikle" w:date="2025-10-09T19:45:00Z" w16du:dateUtc="2025-10-10T02:45:00Z">
              <w:r w:rsidRPr="00434E52" w:rsidDel="00BE130F">
                <w:rPr>
                  <w:lang w:val="en-US"/>
                </w:rPr>
                <w:delText>    s = min(t_clamp*seg_len + Ld, seg_len)</w:delText>
              </w:r>
            </w:del>
          </w:p>
          <w:p w14:paraId="62748406" w14:textId="6A7A8656" w:rsidR="00434E52" w:rsidRPr="00434E52" w:rsidDel="00BE130F" w:rsidRDefault="00434E52" w:rsidP="00434E52">
            <w:pPr>
              <w:jc w:val="both"/>
              <w:rPr>
                <w:del w:id="8315" w:author="mikle" w:date="2025-10-09T19:45:00Z" w16du:dateUtc="2025-10-10T02:45:00Z"/>
                <w:lang w:val="en-US"/>
              </w:rPr>
            </w:pPr>
            <w:del w:id="8316" w:author="mikle" w:date="2025-10-09T19:45:00Z" w16du:dateUtc="2025-10-10T02:45:00Z">
              <w:r w:rsidRPr="00434E52" w:rsidDel="00BE130F">
                <w:rPr>
                  <w:lang w:val="en-US"/>
                </w:rPr>
                <w:delText>    xt = x1 + (s/seg_len)*vx; yt = y1 + (s/seg_len)*vy</w:delText>
              </w:r>
            </w:del>
          </w:p>
          <w:p w14:paraId="2AF9BC90" w14:textId="5441951F" w:rsidR="00434E52" w:rsidRPr="00434E52" w:rsidDel="00BE130F" w:rsidRDefault="00434E52" w:rsidP="00434E52">
            <w:pPr>
              <w:jc w:val="both"/>
              <w:rPr>
                <w:del w:id="8317" w:author="mikle" w:date="2025-10-09T19:45:00Z" w16du:dateUtc="2025-10-10T02:45:00Z"/>
                <w:lang w:val="en-US"/>
              </w:rPr>
            </w:pPr>
            <w:del w:id="8318" w:author="mikle" w:date="2025-10-09T19:45:00Z" w16du:dateUtc="2025-10-10T02:45:00Z">
              <w:r w:rsidRPr="00434E52" w:rsidDel="00BE130F">
                <w:rPr>
                  <w:lang w:val="en-US"/>
                </w:rPr>
                <w:delText>    psi_ref = math.atan2(yt - y, xt - x)</w:delText>
              </w:r>
            </w:del>
          </w:p>
          <w:p w14:paraId="49C3A6BF" w14:textId="45E4A134" w:rsidR="00434E52" w:rsidRPr="00434E52" w:rsidDel="00BE130F" w:rsidRDefault="00434E52" w:rsidP="00434E52">
            <w:pPr>
              <w:jc w:val="both"/>
              <w:rPr>
                <w:del w:id="8319" w:author="mikle" w:date="2025-10-09T19:45:00Z" w16du:dateUtc="2025-10-10T02:45:00Z"/>
                <w:lang w:val="en-US"/>
              </w:rPr>
            </w:pPr>
            <w:del w:id="8320" w:author="mikle" w:date="2025-10-09T19:45:00Z" w16du:dateUtc="2025-10-10T02:45:00Z">
              <w:r w:rsidRPr="00434E52" w:rsidDel="00BE130F">
                <w:rPr>
                  <w:lang w:val="en-US"/>
                </w:rPr>
                <w:delText>    ex, ey = x - xs, y - ys</w:delText>
              </w:r>
            </w:del>
          </w:p>
          <w:p w14:paraId="71E0BD55" w14:textId="4E7C3C4B" w:rsidR="00434E52" w:rsidRPr="00434E52" w:rsidDel="00BE130F" w:rsidRDefault="00434E52" w:rsidP="00434E52">
            <w:pPr>
              <w:jc w:val="both"/>
              <w:rPr>
                <w:del w:id="8321" w:author="mikle" w:date="2025-10-09T19:45:00Z" w16du:dateUtc="2025-10-10T02:45:00Z"/>
                <w:lang w:val="en-US"/>
              </w:rPr>
            </w:pPr>
            <w:del w:id="8322" w:author="mikle" w:date="2025-10-09T19:45:00Z" w16du:dateUtc="2025-10-10T02:45:00Z">
              <w:r w:rsidRPr="00434E52" w:rsidDel="00BE130F">
                <w:rPr>
                  <w:lang w:val="en-US"/>
                </w:rPr>
                <w:delText>    nx, ny = -vy/seg_len, vx/seg_len</w:delText>
              </w:r>
            </w:del>
          </w:p>
          <w:p w14:paraId="55CC5ED0" w14:textId="20E0E260" w:rsidR="00434E52" w:rsidRPr="00434E52" w:rsidDel="00BE130F" w:rsidRDefault="00434E52" w:rsidP="00434E52">
            <w:pPr>
              <w:jc w:val="both"/>
              <w:rPr>
                <w:del w:id="8323" w:author="mikle" w:date="2025-10-09T19:45:00Z" w16du:dateUtc="2025-10-10T02:45:00Z"/>
                <w:lang w:val="en-US"/>
              </w:rPr>
            </w:pPr>
            <w:del w:id="8324" w:author="mikle" w:date="2025-10-09T19:45:00Z" w16du:dateUtc="2025-10-10T02:45:00Z">
              <w:r w:rsidRPr="00434E52" w:rsidDel="00BE130F">
                <w:rPr>
                  <w:lang w:val="en-US"/>
                </w:rPr>
                <w:delText>    e_ct = ex*nx + ey*ny</w:delText>
              </w:r>
            </w:del>
          </w:p>
          <w:p w14:paraId="1C5E31FF" w14:textId="70C8A589" w:rsidR="00434E52" w:rsidRPr="00434E52" w:rsidDel="00BE130F" w:rsidRDefault="00434E52" w:rsidP="00434E52">
            <w:pPr>
              <w:jc w:val="both"/>
              <w:rPr>
                <w:del w:id="8325" w:author="mikle" w:date="2025-10-09T19:45:00Z" w16du:dateUtc="2025-10-10T02:45:00Z"/>
                <w:lang w:val="en-US"/>
              </w:rPr>
            </w:pPr>
            <w:del w:id="8326" w:author="mikle" w:date="2025-10-09T19:45:00Z" w16du:dateUtc="2025-10-10T02:45:00Z">
              <w:r w:rsidRPr="00434E52" w:rsidDel="00BE130F">
                <w:rPr>
                  <w:lang w:val="en-US"/>
                </w:rPr>
                <w:delText>    return psi_ref, (xt, yt), e_ct</w:delText>
              </w:r>
            </w:del>
          </w:p>
          <w:p w14:paraId="64B0D4B5" w14:textId="5C83608B" w:rsidR="00434E52" w:rsidRPr="00434E52" w:rsidDel="00BE130F" w:rsidRDefault="00434E52" w:rsidP="00434E52">
            <w:pPr>
              <w:jc w:val="both"/>
              <w:rPr>
                <w:del w:id="8327" w:author="mikle" w:date="2025-10-09T19:45:00Z" w16du:dateUtc="2025-10-10T02:45:00Z"/>
                <w:lang w:val="en-US"/>
              </w:rPr>
            </w:pPr>
          </w:p>
          <w:p w14:paraId="5292C720" w14:textId="3A7D64E5" w:rsidR="00434E52" w:rsidRPr="00434E52" w:rsidDel="00BE130F" w:rsidRDefault="00434E52" w:rsidP="00434E52">
            <w:pPr>
              <w:jc w:val="both"/>
              <w:rPr>
                <w:del w:id="8328" w:author="mikle" w:date="2025-10-09T19:45:00Z" w16du:dateUtc="2025-10-10T02:45:00Z"/>
                <w:lang w:val="en-US"/>
              </w:rPr>
            </w:pPr>
            <w:del w:id="8329" w:author="mikle" w:date="2025-10-09T19:45:00Z" w16du:dateUtc="2025-10-10T02:45:00Z">
              <w:r w:rsidRPr="00434E52" w:rsidDel="00BE130F">
                <w:rPr>
                  <w:lang w:val="en-US"/>
                </w:rPr>
                <w:delText>def limit_speed_by_turn(epsi, d_target, yaw_sys: Kurs,</w:delText>
              </w:r>
            </w:del>
          </w:p>
          <w:p w14:paraId="63EE02E5" w14:textId="13704EE5" w:rsidR="00434E52" w:rsidRPr="00434E52" w:rsidDel="00BE130F" w:rsidRDefault="00434E52" w:rsidP="00434E52">
            <w:pPr>
              <w:jc w:val="both"/>
              <w:rPr>
                <w:del w:id="8330" w:author="mikle" w:date="2025-10-09T19:45:00Z" w16du:dateUtc="2025-10-10T02:45:00Z"/>
                <w:lang w:val="en-US"/>
              </w:rPr>
            </w:pPr>
            <w:del w:id="8331" w:author="mikle" w:date="2025-10-09T19:45:00Z" w16du:dateUtc="2025-10-10T02:45:00Z">
              <w:r w:rsidRPr="00434E52" w:rsidDel="00BE130F">
                <w:rPr>
                  <w:lang w:val="en-US"/>
                </w:rPr>
                <w:delText>                        a_lat_max=0.6, v_cap=None, eps=1e-6):</w:delText>
              </w:r>
            </w:del>
          </w:p>
          <w:p w14:paraId="75373987" w14:textId="584AB91D" w:rsidR="00434E52" w:rsidRPr="00434E52" w:rsidDel="00BE130F" w:rsidRDefault="00434E52" w:rsidP="00434E52">
            <w:pPr>
              <w:jc w:val="both"/>
              <w:rPr>
                <w:del w:id="8332" w:author="mikle" w:date="2025-10-09T19:45:00Z" w16du:dateUtc="2025-10-10T02:45:00Z"/>
                <w:lang w:val="en-US"/>
              </w:rPr>
            </w:pPr>
            <w:del w:id="8333" w:author="mikle" w:date="2025-10-09T19:45:00Z" w16du:dateUtc="2025-10-10T02:45:00Z">
              <w:r w:rsidRPr="00434E52" w:rsidDel="00BE130F">
                <w:rPr>
                  <w:lang w:val="en-US"/>
                </w:rPr>
                <w:delText>    epsi_abs = abs(epsi)</w:delText>
              </w:r>
            </w:del>
          </w:p>
          <w:p w14:paraId="62A6E3BB" w14:textId="051FFBDB" w:rsidR="00434E52" w:rsidRPr="00434E52" w:rsidDel="00BE130F" w:rsidRDefault="00434E52" w:rsidP="00434E52">
            <w:pPr>
              <w:jc w:val="both"/>
              <w:rPr>
                <w:del w:id="8334" w:author="mikle" w:date="2025-10-09T19:45:00Z" w16du:dateUtc="2025-10-10T02:45:00Z"/>
                <w:lang w:val="en-US"/>
              </w:rPr>
            </w:pPr>
            <w:del w:id="8335" w:author="mikle" w:date="2025-10-09T19:45:00Z" w16du:dateUtc="2025-10-10T02:45:00Z">
              <w:r w:rsidRPr="00434E52" w:rsidDel="00BE130F">
                <w:rPr>
                  <w:lang w:val="en-US"/>
                </w:rPr>
                <w:delText>    d = max(eps, d_target)</w:delText>
              </w:r>
            </w:del>
          </w:p>
          <w:p w14:paraId="377B6828" w14:textId="25B4B871" w:rsidR="00434E52" w:rsidRPr="00434E52" w:rsidDel="00BE130F" w:rsidRDefault="00434E52" w:rsidP="00434E52">
            <w:pPr>
              <w:jc w:val="both"/>
              <w:rPr>
                <w:del w:id="8336" w:author="mikle" w:date="2025-10-09T19:45:00Z" w16du:dateUtc="2025-10-10T02:45:00Z"/>
                <w:lang w:val="en-US"/>
              </w:rPr>
            </w:pPr>
            <w:del w:id="8337" w:author="mikle" w:date="2025-10-09T19:45:00Z" w16du:dateUtc="2025-10-10T02:45:00Z">
              <w:r w:rsidRPr="00434E52" w:rsidDel="00BE130F">
                <w:rPr>
                  <w:lang w:val="en-US"/>
                </w:rPr>
                <w:delText>    kappa_req = 2.0 * math.sin(epsi_abs) / d</w:delText>
              </w:r>
            </w:del>
          </w:p>
          <w:p w14:paraId="14579D9A" w14:textId="211485EB" w:rsidR="00434E52" w:rsidRPr="00434E52" w:rsidDel="00BE130F" w:rsidRDefault="00434E52" w:rsidP="00434E52">
            <w:pPr>
              <w:jc w:val="both"/>
              <w:rPr>
                <w:del w:id="8338" w:author="mikle" w:date="2025-10-09T19:45:00Z" w16du:dateUtc="2025-10-10T02:45:00Z"/>
                <w:lang w:val="en-US"/>
              </w:rPr>
            </w:pPr>
          </w:p>
          <w:p w14:paraId="11BB4C83" w14:textId="74E64B3F" w:rsidR="00434E52" w:rsidRPr="00434E52" w:rsidDel="00BE130F" w:rsidRDefault="00434E52" w:rsidP="00434E52">
            <w:pPr>
              <w:jc w:val="both"/>
              <w:rPr>
                <w:del w:id="8339" w:author="mikle" w:date="2025-10-09T19:45:00Z" w16du:dateUtc="2025-10-10T02:45:00Z"/>
                <w:lang w:val="en-US"/>
              </w:rPr>
            </w:pPr>
            <w:del w:id="8340" w:author="mikle" w:date="2025-10-09T19:45:00Z" w16du:dateUtc="2025-10-10T02:45:00Z">
              <w:r w:rsidRPr="00434E52" w:rsidDel="00BE130F">
                <w:rPr>
                  <w:lang w:val="en-US"/>
                </w:rPr>
                <w:delText>    omega_max = yaw_sys.b * yaw_sys.Umax</w:delText>
              </w:r>
            </w:del>
          </w:p>
          <w:p w14:paraId="5972FDF4" w14:textId="0B388801" w:rsidR="00434E52" w:rsidRPr="00434E52" w:rsidDel="00BE130F" w:rsidRDefault="00434E52" w:rsidP="00434E52">
            <w:pPr>
              <w:jc w:val="both"/>
              <w:rPr>
                <w:del w:id="8341" w:author="mikle" w:date="2025-10-09T19:45:00Z" w16du:dateUtc="2025-10-10T02:45:00Z"/>
                <w:lang w:val="en-US"/>
              </w:rPr>
            </w:pPr>
            <w:del w:id="8342" w:author="mikle" w:date="2025-10-09T19:45:00Z" w16du:dateUtc="2025-10-10T02:45:00Z">
              <w:r w:rsidRPr="00434E52" w:rsidDel="00BE130F">
                <w:rPr>
                  <w:lang w:val="en-US"/>
                </w:rPr>
                <w:delText>    v_omega = omega_max / max(eps, kappa_req)</w:delText>
              </w:r>
            </w:del>
          </w:p>
          <w:p w14:paraId="2B8562F9" w14:textId="12C641C4" w:rsidR="00434E52" w:rsidRPr="00434E52" w:rsidDel="00BE130F" w:rsidRDefault="00434E52" w:rsidP="00434E52">
            <w:pPr>
              <w:jc w:val="both"/>
              <w:rPr>
                <w:del w:id="8343" w:author="mikle" w:date="2025-10-09T19:45:00Z" w16du:dateUtc="2025-10-10T02:45:00Z"/>
                <w:lang w:val="en-US"/>
              </w:rPr>
            </w:pPr>
          </w:p>
          <w:p w14:paraId="2F48A450" w14:textId="563C8FCA" w:rsidR="00434E52" w:rsidRPr="00434E52" w:rsidDel="00BE130F" w:rsidRDefault="00434E52" w:rsidP="00434E52">
            <w:pPr>
              <w:jc w:val="both"/>
              <w:rPr>
                <w:del w:id="8344" w:author="mikle" w:date="2025-10-09T19:45:00Z" w16du:dateUtc="2025-10-10T02:45:00Z"/>
                <w:lang w:val="en-US"/>
              </w:rPr>
            </w:pPr>
            <w:del w:id="8345" w:author="mikle" w:date="2025-10-09T19:45:00Z" w16du:dateUtc="2025-10-10T02:45:00Z">
              <w:r w:rsidRPr="00434E52" w:rsidDel="00BE130F">
                <w:rPr>
                  <w:lang w:val="en-US"/>
                </w:rPr>
                <w:delText>    v_a = math.sqrt(max(0.0, a_lat_max / max(eps, kappa_req)))</w:delText>
              </w:r>
            </w:del>
          </w:p>
          <w:p w14:paraId="10D45566" w14:textId="6C652C98" w:rsidR="00434E52" w:rsidRPr="00434E52" w:rsidDel="00BE130F" w:rsidRDefault="00434E52" w:rsidP="00434E52">
            <w:pPr>
              <w:jc w:val="both"/>
              <w:rPr>
                <w:del w:id="8346" w:author="mikle" w:date="2025-10-09T19:45:00Z" w16du:dateUtc="2025-10-10T02:45:00Z"/>
                <w:lang w:val="en-US"/>
              </w:rPr>
            </w:pPr>
          </w:p>
          <w:p w14:paraId="3CDCF6B5" w14:textId="65FC8A24" w:rsidR="00434E52" w:rsidRPr="00434E52" w:rsidDel="00BE130F" w:rsidRDefault="00434E52" w:rsidP="00434E52">
            <w:pPr>
              <w:jc w:val="both"/>
              <w:rPr>
                <w:del w:id="8347" w:author="mikle" w:date="2025-10-09T19:45:00Z" w16du:dateUtc="2025-10-10T02:45:00Z"/>
                <w:lang w:val="en-US"/>
              </w:rPr>
            </w:pPr>
            <w:del w:id="8348" w:author="mikle" w:date="2025-10-09T19:45:00Z" w16du:dateUtc="2025-10-10T02:45:00Z">
              <w:r w:rsidRPr="00434E52" w:rsidDel="00BE130F">
                <w:rPr>
                  <w:lang w:val="en-US"/>
                </w:rPr>
                <w:delText>    v_lim = min(v_omega, v_a)</w:delText>
              </w:r>
            </w:del>
          </w:p>
          <w:p w14:paraId="03F150A1" w14:textId="21F54B96" w:rsidR="00434E52" w:rsidRPr="00434E52" w:rsidDel="00BE130F" w:rsidRDefault="00434E52" w:rsidP="00434E52">
            <w:pPr>
              <w:jc w:val="both"/>
              <w:rPr>
                <w:del w:id="8349" w:author="mikle" w:date="2025-10-09T19:45:00Z" w16du:dateUtc="2025-10-10T02:45:00Z"/>
                <w:lang w:val="en-US"/>
              </w:rPr>
            </w:pPr>
            <w:del w:id="8350" w:author="mikle" w:date="2025-10-09T19:45:00Z" w16du:dateUtc="2025-10-10T02:45:00Z">
              <w:r w:rsidRPr="00434E52" w:rsidDel="00BE130F">
                <w:rPr>
                  <w:lang w:val="en-US"/>
                </w:rPr>
                <w:delText>    if v_cap is not None:</w:delText>
              </w:r>
            </w:del>
          </w:p>
          <w:p w14:paraId="5BAEDFEB" w14:textId="68BA9F73" w:rsidR="00434E52" w:rsidRPr="00434E52" w:rsidDel="00BE130F" w:rsidRDefault="00434E52" w:rsidP="00434E52">
            <w:pPr>
              <w:jc w:val="both"/>
              <w:rPr>
                <w:del w:id="8351" w:author="mikle" w:date="2025-10-09T19:45:00Z" w16du:dateUtc="2025-10-10T02:45:00Z"/>
                <w:lang w:val="en-US"/>
              </w:rPr>
            </w:pPr>
            <w:del w:id="8352" w:author="mikle" w:date="2025-10-09T19:45:00Z" w16du:dateUtc="2025-10-10T02:45:00Z">
              <w:r w:rsidRPr="00434E52" w:rsidDel="00BE130F">
                <w:rPr>
                  <w:lang w:val="en-US"/>
                </w:rPr>
                <w:delText>        v_lim = min(v_lim, v_cap)</w:delText>
              </w:r>
            </w:del>
          </w:p>
          <w:p w14:paraId="5ED11362" w14:textId="55D43689" w:rsidR="00434E52" w:rsidRPr="00610DC0" w:rsidDel="00BE130F" w:rsidRDefault="00434E52" w:rsidP="00434E52">
            <w:pPr>
              <w:jc w:val="both"/>
              <w:rPr>
                <w:del w:id="8353" w:author="mikle" w:date="2025-10-09T19:45:00Z" w16du:dateUtc="2025-10-10T02:45:00Z"/>
                <w:lang w:val="en-US"/>
                <w:rPrChange w:id="8354" w:author="mikle" w:date="2025-10-04T20:39:00Z" w16du:dateUtc="2025-10-05T03:39:00Z">
                  <w:rPr>
                    <w:del w:id="8355" w:author="mikle" w:date="2025-10-09T19:45:00Z" w16du:dateUtc="2025-10-10T02:45:00Z"/>
                  </w:rPr>
                </w:rPrChange>
              </w:rPr>
            </w:pPr>
            <w:del w:id="8356" w:author="mikle" w:date="2025-10-09T19:45:00Z" w16du:dateUtc="2025-10-10T02:45:00Z">
              <w:r w:rsidRPr="00434E52" w:rsidDel="00BE130F">
                <w:rPr>
                  <w:lang w:val="en-US"/>
                </w:rPr>
                <w:delText xml:space="preserve">    </w:delText>
              </w:r>
              <w:r w:rsidRPr="00610DC0" w:rsidDel="00BE130F">
                <w:rPr>
                  <w:lang w:val="en-US"/>
                  <w:rPrChange w:id="8357" w:author="mikle" w:date="2025-10-04T20:39:00Z" w16du:dateUtc="2025-10-05T03:39:00Z">
                    <w:rPr/>
                  </w:rPrChange>
                </w:rPr>
                <w:delText>return v_lim</w:delText>
              </w:r>
            </w:del>
          </w:p>
          <w:p w14:paraId="15E18EB7" w14:textId="493D1902" w:rsidR="00434E52" w:rsidRPr="00610DC0" w:rsidDel="00BE130F" w:rsidRDefault="00434E52" w:rsidP="00434E52">
            <w:pPr>
              <w:jc w:val="both"/>
              <w:rPr>
                <w:del w:id="8358" w:author="mikle" w:date="2025-10-09T19:45:00Z" w16du:dateUtc="2025-10-10T02:45:00Z"/>
                <w:lang w:val="en-US"/>
                <w:rPrChange w:id="8359" w:author="mikle" w:date="2025-10-04T20:39:00Z" w16du:dateUtc="2025-10-05T03:39:00Z">
                  <w:rPr>
                    <w:del w:id="8360" w:author="mikle" w:date="2025-10-09T19:45:00Z" w16du:dateUtc="2025-10-10T02:45:00Z"/>
                  </w:rPr>
                </w:rPrChange>
              </w:rPr>
            </w:pPr>
          </w:p>
          <w:p w14:paraId="06127308" w14:textId="2811A34B" w:rsidR="00434E52" w:rsidRPr="00434E52" w:rsidDel="00BE130F" w:rsidRDefault="00434E52" w:rsidP="00434E52">
            <w:pPr>
              <w:jc w:val="both"/>
              <w:rPr>
                <w:del w:id="8361" w:author="mikle" w:date="2025-10-09T19:45:00Z" w16du:dateUtc="2025-10-10T02:45:00Z"/>
                <w:lang w:val="en-US"/>
              </w:rPr>
            </w:pPr>
            <w:del w:id="8362" w:author="mikle" w:date="2025-10-09T19:45:00Z" w16du:dateUtc="2025-10-10T02:45:00Z">
              <w:r w:rsidRPr="00434E52" w:rsidDel="00BE130F">
                <w:rPr>
                  <w:lang w:val="en-US"/>
                </w:rPr>
                <w:delText>def step_response_yaw(T=8.0, dt=0.02, Mdist=0.0,</w:delText>
              </w:r>
            </w:del>
          </w:p>
          <w:p w14:paraId="0CD39FD3" w14:textId="1E75F326" w:rsidR="00434E52" w:rsidRPr="00434E52" w:rsidDel="00BE130F" w:rsidRDefault="00434E52" w:rsidP="00434E52">
            <w:pPr>
              <w:jc w:val="both"/>
              <w:rPr>
                <w:del w:id="8363" w:author="mikle" w:date="2025-10-09T19:45:00Z" w16du:dateUtc="2025-10-10T02:45:00Z"/>
                <w:lang w:val="en-US"/>
              </w:rPr>
            </w:pPr>
            <w:del w:id="8364" w:author="mikle" w:date="2025-10-09T19:45:00Z" w16du:dateUtc="2025-10-10T02:45:00Z">
              <w:r w:rsidRPr="00434E52" w:rsidDel="00BE130F">
                <w:rPr>
                  <w:lang w:val="en-US"/>
                </w:rPr>
                <w:delText>                      use_5pct_error_psi=False, use_5pct_error_r=False, meas_scale=1.05):</w:delText>
              </w:r>
            </w:del>
          </w:p>
          <w:p w14:paraId="2DA711AF" w14:textId="7AFD32D6" w:rsidR="00434E52" w:rsidRPr="00434E52" w:rsidDel="00BE130F" w:rsidRDefault="00434E52" w:rsidP="00434E52">
            <w:pPr>
              <w:jc w:val="both"/>
              <w:rPr>
                <w:del w:id="8365" w:author="mikle" w:date="2025-10-09T19:45:00Z" w16du:dateUtc="2025-10-10T02:45:00Z"/>
                <w:lang w:val="en-US"/>
              </w:rPr>
            </w:pPr>
            <w:del w:id="8366" w:author="mikle" w:date="2025-10-09T19:45:00Z" w16du:dateUtc="2025-10-10T02:45:00Z">
              <w:r w:rsidRPr="00434E52" w:rsidDel="00BE130F">
                <w:rPr>
                  <w:lang w:val="en-US"/>
                </w:rPr>
                <w:delText>    sys = Kurs(dt=dt, Mdist=Mdist,</w:delText>
              </w:r>
            </w:del>
          </w:p>
          <w:p w14:paraId="7D5E2A9B" w14:textId="79537312" w:rsidR="00434E52" w:rsidRPr="00434E52" w:rsidDel="00BE130F" w:rsidRDefault="00434E52" w:rsidP="00434E52">
            <w:pPr>
              <w:jc w:val="both"/>
              <w:rPr>
                <w:del w:id="8367" w:author="mikle" w:date="2025-10-09T19:45:00Z" w16du:dateUtc="2025-10-10T02:45:00Z"/>
                <w:lang w:val="en-US"/>
              </w:rPr>
            </w:pPr>
            <w:del w:id="8368" w:author="mikle" w:date="2025-10-09T19:45:00Z" w16du:dateUtc="2025-10-10T02:45:00Z">
              <w:r w:rsidRPr="00434E52" w:rsidDel="00BE130F">
                <w:rPr>
                  <w:lang w:val="en-US"/>
                </w:rPr>
                <w:delText>               use_5pct_error_psi=use_5pct_error_psi,</w:delText>
              </w:r>
            </w:del>
          </w:p>
          <w:p w14:paraId="209579D1" w14:textId="6D2E7CCB" w:rsidR="00434E52" w:rsidRPr="00434E52" w:rsidDel="00BE130F" w:rsidRDefault="00434E52" w:rsidP="00434E52">
            <w:pPr>
              <w:jc w:val="both"/>
              <w:rPr>
                <w:del w:id="8369" w:author="mikle" w:date="2025-10-09T19:45:00Z" w16du:dateUtc="2025-10-10T02:45:00Z"/>
                <w:lang w:val="en-US"/>
              </w:rPr>
            </w:pPr>
            <w:del w:id="8370" w:author="mikle" w:date="2025-10-09T19:45:00Z" w16du:dateUtc="2025-10-10T02:45:00Z">
              <w:r w:rsidRPr="00434E52" w:rsidDel="00BE130F">
                <w:rPr>
                  <w:lang w:val="en-US"/>
                </w:rPr>
                <w:delText>               use_5pct_error_r=use_5pct_error_r,</w:delText>
              </w:r>
            </w:del>
          </w:p>
          <w:p w14:paraId="216F03FF" w14:textId="760D8EB0" w:rsidR="00434E52" w:rsidRPr="00434E52" w:rsidDel="00BE130F" w:rsidRDefault="00434E52" w:rsidP="00434E52">
            <w:pPr>
              <w:jc w:val="both"/>
              <w:rPr>
                <w:del w:id="8371" w:author="mikle" w:date="2025-10-09T19:45:00Z" w16du:dateUtc="2025-10-10T02:45:00Z"/>
                <w:lang w:val="en-US"/>
              </w:rPr>
            </w:pPr>
            <w:del w:id="8372" w:author="mikle" w:date="2025-10-09T19:45:00Z" w16du:dateUtc="2025-10-10T02:45:00Z">
              <w:r w:rsidRPr="00434E52" w:rsidDel="00BE130F">
                <w:rPr>
                  <w:lang w:val="en-US"/>
                </w:rPr>
                <w:delText>               meas_scale=meas_scale)</w:delText>
              </w:r>
            </w:del>
          </w:p>
          <w:p w14:paraId="3AF90289" w14:textId="710163F4" w:rsidR="00434E52" w:rsidRPr="00434E52" w:rsidDel="00BE130F" w:rsidRDefault="00434E52" w:rsidP="00434E52">
            <w:pPr>
              <w:jc w:val="both"/>
              <w:rPr>
                <w:del w:id="8373" w:author="mikle" w:date="2025-10-09T19:45:00Z" w16du:dateUtc="2025-10-10T02:45:00Z"/>
                <w:lang w:val="en-US"/>
              </w:rPr>
            </w:pPr>
            <w:del w:id="8374" w:author="mikle" w:date="2025-10-09T19:45:00Z" w16du:dateUtc="2025-10-10T02:45:00Z">
              <w:r w:rsidRPr="00434E52" w:rsidDel="00BE130F">
                <w:rPr>
                  <w:lang w:val="en-US"/>
                </w:rPr>
                <w:delText>    psi_step_deg = 1.0</w:delText>
              </w:r>
            </w:del>
          </w:p>
          <w:p w14:paraId="7DE324BF" w14:textId="701EDBD4" w:rsidR="00434E52" w:rsidRPr="00434E52" w:rsidDel="00BE130F" w:rsidRDefault="00434E52" w:rsidP="00434E52">
            <w:pPr>
              <w:jc w:val="both"/>
              <w:rPr>
                <w:del w:id="8375" w:author="mikle" w:date="2025-10-09T19:45:00Z" w16du:dateUtc="2025-10-10T02:45:00Z"/>
                <w:lang w:val="en-US"/>
              </w:rPr>
            </w:pPr>
            <w:del w:id="8376" w:author="mikle" w:date="2025-10-09T19:45:00Z" w16du:dateUtc="2025-10-10T02:45:00Z">
              <w:r w:rsidRPr="00434E52" w:rsidDel="00BE130F">
                <w:rPr>
                  <w:lang w:val="en-US"/>
                </w:rPr>
                <w:delText>    t, y = [0.0], [sys.psi * RAD2DEG]; tt = 0.0</w:delText>
              </w:r>
            </w:del>
          </w:p>
          <w:p w14:paraId="0E05B192" w14:textId="552392A5" w:rsidR="00434E52" w:rsidRPr="00434E52" w:rsidDel="00BE130F" w:rsidRDefault="00434E52" w:rsidP="00434E52">
            <w:pPr>
              <w:jc w:val="both"/>
              <w:rPr>
                <w:del w:id="8377" w:author="mikle" w:date="2025-10-09T19:45:00Z" w16du:dateUtc="2025-10-10T02:45:00Z"/>
                <w:lang w:val="en-US"/>
              </w:rPr>
            </w:pPr>
            <w:del w:id="8378" w:author="mikle" w:date="2025-10-09T19:45:00Z" w16du:dateUtc="2025-10-10T02:45:00Z">
              <w:r w:rsidRPr="00434E52" w:rsidDel="00BE130F">
                <w:rPr>
                  <w:lang w:val="en-US"/>
                </w:rPr>
                <w:delText>    while tt &lt; T:</w:delText>
              </w:r>
            </w:del>
          </w:p>
          <w:p w14:paraId="0B79DD06" w14:textId="14975C20" w:rsidR="00434E52" w:rsidRPr="00434E52" w:rsidDel="00BE130F" w:rsidRDefault="00434E52" w:rsidP="00434E52">
            <w:pPr>
              <w:jc w:val="both"/>
              <w:rPr>
                <w:del w:id="8379" w:author="mikle" w:date="2025-10-09T19:45:00Z" w16du:dateUtc="2025-10-10T02:45:00Z"/>
                <w:lang w:val="en-US"/>
              </w:rPr>
            </w:pPr>
            <w:del w:id="8380" w:author="mikle" w:date="2025-10-09T19:45:00Z" w16du:dateUtc="2025-10-10T02:45:00Z">
              <w:r w:rsidRPr="00434E52" w:rsidDel="00BE130F">
                <w:rPr>
                  <w:lang w:val="en-US"/>
                </w:rPr>
                <w:delText>        tt += sys.dt</w:delText>
              </w:r>
            </w:del>
          </w:p>
          <w:p w14:paraId="5D20DE62" w14:textId="18B842B9" w:rsidR="00434E52" w:rsidRPr="00434E52" w:rsidDel="00BE130F" w:rsidRDefault="00434E52" w:rsidP="00434E52">
            <w:pPr>
              <w:jc w:val="both"/>
              <w:rPr>
                <w:del w:id="8381" w:author="mikle" w:date="2025-10-09T19:45:00Z" w16du:dateUtc="2025-10-10T02:45:00Z"/>
                <w:lang w:val="en-US"/>
              </w:rPr>
            </w:pPr>
            <w:del w:id="8382" w:author="mikle" w:date="2025-10-09T19:45:00Z" w16du:dateUtc="2025-10-10T02:45:00Z">
              <w:r w:rsidRPr="00434E52" w:rsidDel="00BE130F">
                <w:rPr>
                  <w:lang w:val="en-US"/>
                </w:rPr>
                <w:delText>        y.append(sys.step(psi_step_deg)); t.append(tt)</w:delText>
              </w:r>
            </w:del>
          </w:p>
          <w:p w14:paraId="51004013" w14:textId="278C2186" w:rsidR="00434E52" w:rsidRPr="00434E52" w:rsidDel="00BE130F" w:rsidRDefault="00434E52" w:rsidP="00434E52">
            <w:pPr>
              <w:jc w:val="both"/>
              <w:rPr>
                <w:del w:id="8383" w:author="mikle" w:date="2025-10-09T19:45:00Z" w16du:dateUtc="2025-10-10T02:45:00Z"/>
                <w:lang w:val="en-US"/>
              </w:rPr>
            </w:pPr>
            <w:del w:id="8384" w:author="mikle" w:date="2025-10-09T19:45:00Z" w16du:dateUtc="2025-10-10T02:45:00Z">
              <w:r w:rsidRPr="00434E52" w:rsidDel="00BE130F">
                <w:rPr>
                  <w:lang w:val="en-US"/>
                </w:rPr>
                <w:delText>    plt.figure(); plt.plot(t, y); plt.axhline(psi_step_deg, ls="--", lw=1)</w:delText>
              </w:r>
            </w:del>
          </w:p>
          <w:p w14:paraId="11A6F704" w14:textId="4F98CF14" w:rsidR="00434E52" w:rsidRPr="00434E52" w:rsidDel="00BE130F" w:rsidRDefault="00434E52" w:rsidP="00434E52">
            <w:pPr>
              <w:jc w:val="both"/>
              <w:rPr>
                <w:del w:id="8385" w:author="mikle" w:date="2025-10-09T19:45:00Z" w16du:dateUtc="2025-10-10T02:45:00Z"/>
                <w:lang w:val="en-US"/>
              </w:rPr>
            </w:pPr>
            <w:del w:id="8386" w:author="mikle" w:date="2025-10-09T19:45:00Z" w16du:dateUtc="2025-10-10T02:45:00Z">
              <w:r w:rsidRPr="00434E52" w:rsidDel="00BE130F">
                <w:rPr>
                  <w:lang w:val="en-US"/>
                </w:rPr>
                <w:delText>    plt.grid(True); plt.xlabel("t, c"); plt.ylabel("</w:delText>
              </w:r>
              <w:r w:rsidRPr="00434E52" w:rsidDel="00BE130F">
                <w:delText>ψ</w:delText>
              </w:r>
              <w:r w:rsidRPr="00434E52" w:rsidDel="00BE130F">
                <w:rPr>
                  <w:lang w:val="en-US"/>
                </w:rPr>
                <w:delText>, °")</w:delText>
              </w:r>
            </w:del>
          </w:p>
          <w:p w14:paraId="4D5F0D53" w14:textId="533CDDA0" w:rsidR="00434E52" w:rsidRPr="00434E52" w:rsidDel="00BE130F" w:rsidRDefault="00434E52" w:rsidP="00434E52">
            <w:pPr>
              <w:jc w:val="both"/>
              <w:rPr>
                <w:del w:id="8387" w:author="mikle" w:date="2025-10-09T19:45:00Z" w16du:dateUtc="2025-10-10T02:45:00Z"/>
              </w:rPr>
            </w:pPr>
            <w:del w:id="8388" w:author="mikle" w:date="2025-10-09T19:45:00Z" w16du:dateUtc="2025-10-10T02:45:00Z">
              <w:r w:rsidRPr="00434E52" w:rsidDel="00BE130F">
                <w:rPr>
                  <w:lang w:val="en-US"/>
                </w:rPr>
                <w:delText xml:space="preserve">    </w:delText>
              </w:r>
              <w:r w:rsidRPr="00434E52" w:rsidDel="00BE130F">
                <w:delText>plt.title(f"Переходная по курсу (1°) | Mdist={Mdist} Н·м")</w:delText>
              </w:r>
            </w:del>
          </w:p>
          <w:p w14:paraId="528EFDD2" w14:textId="610F1911" w:rsidR="00434E52" w:rsidRPr="00434E52" w:rsidDel="00BE130F" w:rsidRDefault="00434E52" w:rsidP="00434E52">
            <w:pPr>
              <w:jc w:val="both"/>
              <w:rPr>
                <w:del w:id="8389" w:author="mikle" w:date="2025-10-09T19:45:00Z" w16du:dateUtc="2025-10-10T02:45:00Z"/>
              </w:rPr>
            </w:pPr>
          </w:p>
          <w:p w14:paraId="52AC44DE" w14:textId="3C10237E" w:rsidR="00434E52" w:rsidRPr="00434E52" w:rsidDel="00BE130F" w:rsidRDefault="00434E52" w:rsidP="00434E52">
            <w:pPr>
              <w:jc w:val="both"/>
              <w:rPr>
                <w:del w:id="8390" w:author="mikle" w:date="2025-10-09T19:45:00Z" w16du:dateUtc="2025-10-10T02:45:00Z"/>
                <w:lang w:val="en-US"/>
              </w:rPr>
            </w:pPr>
            <w:del w:id="8391" w:author="mikle" w:date="2025-10-09T19:45:00Z" w16du:dateUtc="2025-10-10T02:45:00Z">
              <w:r w:rsidRPr="00434E52" w:rsidDel="00BE130F">
                <w:rPr>
                  <w:lang w:val="en-US"/>
                </w:rPr>
                <w:delText>def step_response_surge(T=12.0, dt=0.02, Fdist_mag=0.0, Fdist_dir_deg=0.0,</w:delText>
              </w:r>
            </w:del>
          </w:p>
          <w:p w14:paraId="35DAE1D9" w14:textId="5C069629" w:rsidR="00434E52" w:rsidRPr="00434E52" w:rsidDel="00BE130F" w:rsidRDefault="00434E52" w:rsidP="00434E52">
            <w:pPr>
              <w:jc w:val="both"/>
              <w:rPr>
                <w:del w:id="8392" w:author="mikle" w:date="2025-10-09T19:45:00Z" w16du:dateUtc="2025-10-10T02:45:00Z"/>
                <w:lang w:val="en-US"/>
              </w:rPr>
            </w:pPr>
            <w:del w:id="8393" w:author="mikle" w:date="2025-10-09T19:45:00Z" w16du:dateUtc="2025-10-10T02:45:00Z">
              <w:r w:rsidRPr="00434E52" w:rsidDel="00BE130F">
                <w:rPr>
                  <w:lang w:val="en-US"/>
                </w:rPr>
                <w:delText>                        use_5pct_error_u=False, meas_scale=1.05):</w:delText>
              </w:r>
            </w:del>
          </w:p>
          <w:p w14:paraId="29171C92" w14:textId="4DF18456" w:rsidR="00434E52" w:rsidRPr="00434E52" w:rsidDel="00BE130F" w:rsidRDefault="00434E52" w:rsidP="00434E52">
            <w:pPr>
              <w:jc w:val="both"/>
              <w:rPr>
                <w:del w:id="8394" w:author="mikle" w:date="2025-10-09T19:45:00Z" w16du:dateUtc="2025-10-10T02:45:00Z"/>
                <w:lang w:val="en-US"/>
              </w:rPr>
            </w:pPr>
            <w:del w:id="8395" w:author="mikle" w:date="2025-10-09T19:45:00Z" w16du:dateUtc="2025-10-10T02:45:00Z">
              <w:r w:rsidRPr="00434E52" w:rsidDel="00BE130F">
                <w:rPr>
                  <w:lang w:val="en-US"/>
                </w:rPr>
                <w:delText>    sys = MarshevPD(dt=dt, Fdist_mag=Fdist_mag, Fdist_dir_deg=Fdist_dir_deg,</w:delText>
              </w:r>
            </w:del>
          </w:p>
          <w:p w14:paraId="76AFE59A" w14:textId="40FCB647" w:rsidR="00434E52" w:rsidRPr="00434E52" w:rsidDel="00BE130F" w:rsidRDefault="00434E52" w:rsidP="00434E52">
            <w:pPr>
              <w:jc w:val="both"/>
              <w:rPr>
                <w:del w:id="8396" w:author="mikle" w:date="2025-10-09T19:45:00Z" w16du:dateUtc="2025-10-10T02:45:00Z"/>
                <w:lang w:val="en-US"/>
              </w:rPr>
            </w:pPr>
            <w:del w:id="8397" w:author="mikle" w:date="2025-10-09T19:45:00Z" w16du:dateUtc="2025-10-10T02:45:00Z">
              <w:r w:rsidRPr="00434E52" w:rsidDel="00BE130F">
                <w:rPr>
                  <w:lang w:val="en-US"/>
                </w:rPr>
                <w:delText>                    use_5pct_error_u=use_5pct_error_u, meas_scale=meas_scale)</w:delText>
              </w:r>
            </w:del>
          </w:p>
          <w:p w14:paraId="5508399C" w14:textId="518E8CD3" w:rsidR="00434E52" w:rsidRPr="00434E52" w:rsidDel="00BE130F" w:rsidRDefault="00434E52" w:rsidP="00434E52">
            <w:pPr>
              <w:jc w:val="both"/>
              <w:rPr>
                <w:del w:id="8398" w:author="mikle" w:date="2025-10-09T19:45:00Z" w16du:dateUtc="2025-10-10T02:45:00Z"/>
                <w:lang w:val="en-US"/>
              </w:rPr>
            </w:pPr>
            <w:del w:id="8399" w:author="mikle" w:date="2025-10-09T19:45:00Z" w16du:dateUtc="2025-10-10T02:45:00Z">
              <w:r w:rsidRPr="00434E52" w:rsidDel="00BE130F">
                <w:rPr>
                  <w:lang w:val="en-US"/>
                </w:rPr>
                <w:delText>    u_step = 1.0</w:delText>
              </w:r>
            </w:del>
          </w:p>
          <w:p w14:paraId="3796E878" w14:textId="50A0FD73" w:rsidR="00434E52" w:rsidRPr="00434E52" w:rsidDel="00BE130F" w:rsidRDefault="00434E52" w:rsidP="00434E52">
            <w:pPr>
              <w:jc w:val="both"/>
              <w:rPr>
                <w:del w:id="8400" w:author="mikle" w:date="2025-10-09T19:45:00Z" w16du:dateUtc="2025-10-10T02:45:00Z"/>
                <w:lang w:val="en-US"/>
              </w:rPr>
            </w:pPr>
            <w:del w:id="8401" w:author="mikle" w:date="2025-10-09T19:45:00Z" w16du:dateUtc="2025-10-10T02:45:00Z">
              <w:r w:rsidRPr="00434E52" w:rsidDel="00BE130F">
                <w:rPr>
                  <w:lang w:val="en-US"/>
                </w:rPr>
                <w:delText>    t, y = [0.0], [sys.u]; tt = 0.0</w:delText>
              </w:r>
            </w:del>
          </w:p>
          <w:p w14:paraId="3361126B" w14:textId="5AA74AD1" w:rsidR="00434E52" w:rsidRPr="00434E52" w:rsidDel="00BE130F" w:rsidRDefault="00434E52" w:rsidP="00434E52">
            <w:pPr>
              <w:jc w:val="both"/>
              <w:rPr>
                <w:del w:id="8402" w:author="mikle" w:date="2025-10-09T19:45:00Z" w16du:dateUtc="2025-10-10T02:45:00Z"/>
                <w:lang w:val="en-US"/>
              </w:rPr>
            </w:pPr>
            <w:del w:id="8403" w:author="mikle" w:date="2025-10-09T19:45:00Z" w16du:dateUtc="2025-10-10T02:45:00Z">
              <w:r w:rsidRPr="00434E52" w:rsidDel="00BE130F">
                <w:rPr>
                  <w:lang w:val="en-US"/>
                </w:rPr>
                <w:delText>    psi = 0.0</w:delText>
              </w:r>
            </w:del>
          </w:p>
          <w:p w14:paraId="2E0C7002" w14:textId="6E9E3DD8" w:rsidR="00434E52" w:rsidRPr="00434E52" w:rsidDel="00BE130F" w:rsidRDefault="00434E52" w:rsidP="00434E52">
            <w:pPr>
              <w:jc w:val="both"/>
              <w:rPr>
                <w:del w:id="8404" w:author="mikle" w:date="2025-10-09T19:45:00Z" w16du:dateUtc="2025-10-10T02:45:00Z"/>
                <w:lang w:val="en-US"/>
              </w:rPr>
            </w:pPr>
            <w:del w:id="8405" w:author="mikle" w:date="2025-10-09T19:45:00Z" w16du:dateUtc="2025-10-10T02:45:00Z">
              <w:r w:rsidRPr="00434E52" w:rsidDel="00BE130F">
                <w:rPr>
                  <w:lang w:val="en-US"/>
                </w:rPr>
                <w:delText>    while tt &lt; T:</w:delText>
              </w:r>
            </w:del>
          </w:p>
          <w:p w14:paraId="2E31CE1A" w14:textId="66D9C349" w:rsidR="00434E52" w:rsidRPr="00434E52" w:rsidDel="00BE130F" w:rsidRDefault="00434E52" w:rsidP="00434E52">
            <w:pPr>
              <w:jc w:val="both"/>
              <w:rPr>
                <w:del w:id="8406" w:author="mikle" w:date="2025-10-09T19:45:00Z" w16du:dateUtc="2025-10-10T02:45:00Z"/>
                <w:lang w:val="en-US"/>
              </w:rPr>
            </w:pPr>
            <w:del w:id="8407" w:author="mikle" w:date="2025-10-09T19:45:00Z" w16du:dateUtc="2025-10-10T02:45:00Z">
              <w:r w:rsidRPr="00434E52" w:rsidDel="00BE130F">
                <w:rPr>
                  <w:lang w:val="en-US"/>
                </w:rPr>
                <w:delText>        tt += sys.dt</w:delText>
              </w:r>
            </w:del>
          </w:p>
          <w:p w14:paraId="47BC78F6" w14:textId="7E38F1C1" w:rsidR="00434E52" w:rsidRPr="00434E52" w:rsidDel="00BE130F" w:rsidRDefault="00434E52" w:rsidP="00434E52">
            <w:pPr>
              <w:jc w:val="both"/>
              <w:rPr>
                <w:del w:id="8408" w:author="mikle" w:date="2025-10-09T19:45:00Z" w16du:dateUtc="2025-10-10T02:45:00Z"/>
                <w:lang w:val="en-US"/>
              </w:rPr>
            </w:pPr>
            <w:del w:id="8409" w:author="mikle" w:date="2025-10-09T19:45:00Z" w16du:dateUtc="2025-10-10T02:45:00Z">
              <w:r w:rsidRPr="00434E52" w:rsidDel="00BE130F">
                <w:rPr>
                  <w:lang w:val="en-US"/>
                </w:rPr>
                <w:delText>        y.append(sys.step(u_step, psi=psi)); t.append(tt)</w:delText>
              </w:r>
            </w:del>
          </w:p>
          <w:p w14:paraId="24795414" w14:textId="24689C56" w:rsidR="00434E52" w:rsidRPr="00434E52" w:rsidDel="00BE130F" w:rsidRDefault="00434E52" w:rsidP="00434E52">
            <w:pPr>
              <w:jc w:val="both"/>
              <w:rPr>
                <w:del w:id="8410" w:author="mikle" w:date="2025-10-09T19:45:00Z" w16du:dateUtc="2025-10-10T02:45:00Z"/>
                <w:lang w:val="en-US"/>
              </w:rPr>
            </w:pPr>
            <w:del w:id="8411" w:author="mikle" w:date="2025-10-09T19:45:00Z" w16du:dateUtc="2025-10-10T02:45:00Z">
              <w:r w:rsidRPr="00434E52" w:rsidDel="00BE130F">
                <w:rPr>
                  <w:lang w:val="en-US"/>
                </w:rPr>
                <w:delText>    plt.figure(); plt.plot(t, y); plt.axhline(u_step, ls="--", lw=1)</w:delText>
              </w:r>
            </w:del>
          </w:p>
          <w:p w14:paraId="5D9B4D85" w14:textId="0452E1E6" w:rsidR="00434E52" w:rsidRPr="00434E52" w:rsidDel="00BE130F" w:rsidRDefault="00434E52" w:rsidP="00434E52">
            <w:pPr>
              <w:jc w:val="both"/>
              <w:rPr>
                <w:del w:id="8412" w:author="mikle" w:date="2025-10-09T19:45:00Z" w16du:dateUtc="2025-10-10T02:45:00Z"/>
                <w:lang w:val="en-US"/>
              </w:rPr>
            </w:pPr>
            <w:del w:id="8413" w:author="mikle" w:date="2025-10-09T19:45:00Z" w16du:dateUtc="2025-10-10T02:45:00Z">
              <w:r w:rsidRPr="00434E52" w:rsidDel="00BE130F">
                <w:rPr>
                  <w:lang w:val="en-US"/>
                </w:rPr>
                <w:delText xml:space="preserve">    plt.grid(True); plt.xlabel("t, c"); plt.ylabel("u, </w:delText>
              </w:r>
              <w:r w:rsidRPr="00434E52" w:rsidDel="00BE130F">
                <w:delText>м</w:delText>
              </w:r>
              <w:r w:rsidRPr="00434E52" w:rsidDel="00BE130F">
                <w:rPr>
                  <w:lang w:val="en-US"/>
                </w:rPr>
                <w:delText>/</w:delText>
              </w:r>
              <w:r w:rsidRPr="00434E52" w:rsidDel="00BE130F">
                <w:delText>с</w:delText>
              </w:r>
              <w:r w:rsidRPr="00434E52" w:rsidDel="00BE130F">
                <w:rPr>
                  <w:lang w:val="en-US"/>
                </w:rPr>
                <w:delText>")</w:delText>
              </w:r>
            </w:del>
          </w:p>
          <w:p w14:paraId="29F9C162" w14:textId="266C6D28" w:rsidR="00434E52" w:rsidRPr="00434E52" w:rsidDel="00BE130F" w:rsidRDefault="00434E52" w:rsidP="00434E52">
            <w:pPr>
              <w:jc w:val="both"/>
              <w:rPr>
                <w:del w:id="8414" w:author="mikle" w:date="2025-10-09T19:45:00Z" w16du:dateUtc="2025-10-10T02:45:00Z"/>
                <w:lang w:val="en-US"/>
              </w:rPr>
            </w:pPr>
            <w:del w:id="8415" w:author="mikle" w:date="2025-10-09T19:45:00Z" w16du:dateUtc="2025-10-10T02:45:00Z">
              <w:r w:rsidRPr="00434E52" w:rsidDel="00BE130F">
                <w:rPr>
                  <w:lang w:val="en-US"/>
                </w:rPr>
                <w:delText>    plt.title(f"</w:delText>
              </w:r>
              <w:r w:rsidRPr="00434E52" w:rsidDel="00BE130F">
                <w:delText>Переходная</w:delText>
              </w:r>
              <w:r w:rsidRPr="00434E52" w:rsidDel="00BE130F">
                <w:rPr>
                  <w:lang w:val="en-US"/>
                </w:rPr>
                <w:delText xml:space="preserve"> </w:delText>
              </w:r>
              <w:r w:rsidRPr="00434E52" w:rsidDel="00BE130F">
                <w:delText>по</w:delText>
              </w:r>
              <w:r w:rsidRPr="00434E52" w:rsidDel="00BE130F">
                <w:rPr>
                  <w:lang w:val="en-US"/>
                </w:rPr>
                <w:delText xml:space="preserve"> </w:delText>
              </w:r>
              <w:r w:rsidRPr="00434E52" w:rsidDel="00BE130F">
                <w:delText>маршу</w:delText>
              </w:r>
              <w:r w:rsidRPr="00434E52" w:rsidDel="00BE130F">
                <w:rPr>
                  <w:lang w:val="en-US"/>
                </w:rPr>
                <w:delText xml:space="preserve"> (PD, 1 </w:delText>
              </w:r>
              <w:r w:rsidRPr="00434E52" w:rsidDel="00BE130F">
                <w:delText>м</w:delText>
              </w:r>
              <w:r w:rsidRPr="00434E52" w:rsidDel="00BE130F">
                <w:rPr>
                  <w:lang w:val="en-US"/>
                </w:rPr>
                <w:delText>/</w:delText>
              </w:r>
              <w:r w:rsidRPr="00434E52" w:rsidDel="00BE130F">
                <w:delText>с</w:delText>
              </w:r>
              <w:r w:rsidRPr="00434E52" w:rsidDel="00BE130F">
                <w:rPr>
                  <w:lang w:val="en-US"/>
                </w:rPr>
                <w:delText xml:space="preserve">) | F={Fdist_mag} </w:delText>
              </w:r>
              <w:r w:rsidRPr="00434E52" w:rsidDel="00BE130F">
                <w:delText>Н</w:delText>
              </w:r>
              <w:r w:rsidRPr="00434E52" w:rsidDel="00BE130F">
                <w:rPr>
                  <w:lang w:val="en-US"/>
                </w:rPr>
                <w:delText xml:space="preserve"> @ {Fdist_dir_deg}°")</w:delText>
              </w:r>
            </w:del>
          </w:p>
          <w:p w14:paraId="6D7C8CD0" w14:textId="28A44E75" w:rsidR="00434E52" w:rsidRPr="00434E52" w:rsidDel="00BE130F" w:rsidRDefault="00434E52" w:rsidP="00434E52">
            <w:pPr>
              <w:jc w:val="both"/>
              <w:rPr>
                <w:del w:id="8416" w:author="mikle" w:date="2025-10-09T19:45:00Z" w16du:dateUtc="2025-10-10T02:45:00Z"/>
                <w:lang w:val="en-US"/>
              </w:rPr>
            </w:pPr>
          </w:p>
          <w:p w14:paraId="6DCFEFC1" w14:textId="5B58F26A" w:rsidR="00434E52" w:rsidRPr="00434E52" w:rsidDel="00BE130F" w:rsidRDefault="00434E52" w:rsidP="00434E52">
            <w:pPr>
              <w:jc w:val="both"/>
              <w:rPr>
                <w:del w:id="8417" w:author="mikle" w:date="2025-10-09T19:45:00Z" w16du:dateUtc="2025-10-10T02:45:00Z"/>
                <w:lang w:val="en-US"/>
              </w:rPr>
            </w:pPr>
            <w:del w:id="8418" w:author="mikle" w:date="2025-10-09T19:45:00Z" w16du:dateUtc="2025-10-10T02:45:00Z">
              <w:r w:rsidRPr="00434E52" w:rsidDel="00BE130F">
                <w:rPr>
                  <w:lang w:val="en-US"/>
                </w:rPr>
                <w:delText>def draw_cov_rectangle(ax, S, E, width, color="#6EC1FF", alpha=0.15):</w:delText>
              </w:r>
            </w:del>
          </w:p>
          <w:p w14:paraId="5D2DA5B0" w14:textId="2ACA0C4E" w:rsidR="00434E52" w:rsidRPr="00434E52" w:rsidDel="00BE130F" w:rsidRDefault="00434E52" w:rsidP="00434E52">
            <w:pPr>
              <w:jc w:val="both"/>
              <w:rPr>
                <w:del w:id="8419" w:author="mikle" w:date="2025-10-09T19:45:00Z" w16du:dateUtc="2025-10-10T02:45:00Z"/>
                <w:lang w:val="en-US"/>
              </w:rPr>
            </w:pPr>
            <w:del w:id="8420" w:author="mikle" w:date="2025-10-09T19:45:00Z" w16du:dateUtc="2025-10-10T02:45:00Z">
              <w:r w:rsidRPr="00434E52" w:rsidDel="00BE130F">
                <w:rPr>
                  <w:lang w:val="en-US"/>
                </w:rPr>
                <w:delText>    dx, dy = E[0]-S[0], E[1]-S[1]</w:delText>
              </w:r>
            </w:del>
          </w:p>
          <w:p w14:paraId="3B3A4467" w14:textId="4E97626A" w:rsidR="00434E52" w:rsidRPr="00434E52" w:rsidDel="00BE130F" w:rsidRDefault="00434E52" w:rsidP="00434E52">
            <w:pPr>
              <w:jc w:val="both"/>
              <w:rPr>
                <w:del w:id="8421" w:author="mikle" w:date="2025-10-09T19:45:00Z" w16du:dateUtc="2025-10-10T02:45:00Z"/>
                <w:lang w:val="en-US"/>
              </w:rPr>
            </w:pPr>
            <w:del w:id="8422" w:author="mikle" w:date="2025-10-09T19:45:00Z" w16du:dateUtc="2025-10-10T02:45:00Z">
              <w:r w:rsidRPr="00434E52" w:rsidDel="00BE130F">
                <w:rPr>
                  <w:lang w:val="en-US"/>
                </w:rPr>
                <w:delText>    L = math.hypot(dx, dy)</w:delText>
              </w:r>
            </w:del>
          </w:p>
          <w:p w14:paraId="455EF9BC" w14:textId="52573B96" w:rsidR="00434E52" w:rsidRPr="00434E52" w:rsidDel="00BE130F" w:rsidRDefault="00434E52" w:rsidP="00434E52">
            <w:pPr>
              <w:jc w:val="both"/>
              <w:rPr>
                <w:del w:id="8423" w:author="mikle" w:date="2025-10-09T19:45:00Z" w16du:dateUtc="2025-10-10T02:45:00Z"/>
                <w:lang w:val="en-US"/>
              </w:rPr>
            </w:pPr>
            <w:del w:id="8424" w:author="mikle" w:date="2025-10-09T19:45:00Z" w16du:dateUtc="2025-10-10T02:45:00Z">
              <w:r w:rsidRPr="00434E52" w:rsidDel="00BE130F">
                <w:rPr>
                  <w:lang w:val="en-US"/>
                </w:rPr>
                <w:delText>    if L &lt; 1e-6: return</w:delText>
              </w:r>
            </w:del>
          </w:p>
          <w:p w14:paraId="679F84BA" w14:textId="460935D9" w:rsidR="00434E52" w:rsidRPr="00434E52" w:rsidDel="00BE130F" w:rsidRDefault="00434E52" w:rsidP="00434E52">
            <w:pPr>
              <w:jc w:val="both"/>
              <w:rPr>
                <w:del w:id="8425" w:author="mikle" w:date="2025-10-09T19:45:00Z" w16du:dateUtc="2025-10-10T02:45:00Z"/>
                <w:lang w:val="en-US"/>
              </w:rPr>
            </w:pPr>
            <w:del w:id="8426" w:author="mikle" w:date="2025-10-09T19:45:00Z" w16du:dateUtc="2025-10-10T02:45:00Z">
              <w:r w:rsidRPr="00434E52" w:rsidDel="00BE130F">
                <w:rPr>
                  <w:lang w:val="en-US"/>
                </w:rPr>
                <w:delText>    ux, uy = dx/L, dy/L</w:delText>
              </w:r>
            </w:del>
          </w:p>
          <w:p w14:paraId="6DB3AED5" w14:textId="0833FAB7" w:rsidR="00434E52" w:rsidRPr="00434E52" w:rsidDel="00BE130F" w:rsidRDefault="00434E52" w:rsidP="00434E52">
            <w:pPr>
              <w:jc w:val="both"/>
              <w:rPr>
                <w:del w:id="8427" w:author="mikle" w:date="2025-10-09T19:45:00Z" w16du:dateUtc="2025-10-10T02:45:00Z"/>
                <w:lang w:val="en-US"/>
              </w:rPr>
            </w:pPr>
            <w:del w:id="8428" w:author="mikle" w:date="2025-10-09T19:45:00Z" w16du:dateUtc="2025-10-10T02:45:00Z">
              <w:r w:rsidRPr="00434E52" w:rsidDel="00BE130F">
                <w:rPr>
                  <w:lang w:val="en-US"/>
                </w:rPr>
                <w:delText>    nx, ny = -uy, ux</w:delText>
              </w:r>
            </w:del>
          </w:p>
          <w:p w14:paraId="2147045D" w14:textId="44E5487C" w:rsidR="00434E52" w:rsidRPr="00434E52" w:rsidDel="00BE130F" w:rsidRDefault="00434E52" w:rsidP="00434E52">
            <w:pPr>
              <w:jc w:val="both"/>
              <w:rPr>
                <w:del w:id="8429" w:author="mikle" w:date="2025-10-09T19:45:00Z" w16du:dateUtc="2025-10-10T02:45:00Z"/>
                <w:lang w:val="en-US"/>
              </w:rPr>
            </w:pPr>
            <w:del w:id="8430" w:author="mikle" w:date="2025-10-09T19:45:00Z" w16du:dateUtc="2025-10-10T02:45:00Z">
              <w:r w:rsidRPr="00434E52" w:rsidDel="00BE130F">
                <w:rPr>
                  <w:lang w:val="en-US"/>
                </w:rPr>
                <w:delText>    w2 = width/2.0</w:delText>
              </w:r>
            </w:del>
          </w:p>
          <w:p w14:paraId="3C7F1550" w14:textId="36495212" w:rsidR="00434E52" w:rsidRPr="00434E52" w:rsidDel="00BE130F" w:rsidRDefault="00434E52" w:rsidP="00434E52">
            <w:pPr>
              <w:jc w:val="both"/>
              <w:rPr>
                <w:del w:id="8431" w:author="mikle" w:date="2025-10-09T19:45:00Z" w16du:dateUtc="2025-10-10T02:45:00Z"/>
                <w:lang w:val="en-US"/>
              </w:rPr>
            </w:pPr>
            <w:del w:id="8432" w:author="mikle" w:date="2025-10-09T19:45:00Z" w16du:dateUtc="2025-10-10T02:45:00Z">
              <w:r w:rsidRPr="00434E52" w:rsidDel="00BE130F">
                <w:rPr>
                  <w:lang w:val="en-US"/>
                </w:rPr>
                <w:delText>    p1 = (S[0] + nx*w2, S[1] + ny*w2)</w:delText>
              </w:r>
            </w:del>
          </w:p>
          <w:p w14:paraId="72617A5F" w14:textId="29718948" w:rsidR="00434E52" w:rsidRPr="00434E52" w:rsidDel="00BE130F" w:rsidRDefault="00434E52" w:rsidP="00434E52">
            <w:pPr>
              <w:jc w:val="both"/>
              <w:rPr>
                <w:del w:id="8433" w:author="mikle" w:date="2025-10-09T19:45:00Z" w16du:dateUtc="2025-10-10T02:45:00Z"/>
                <w:lang w:val="en-US"/>
              </w:rPr>
            </w:pPr>
            <w:del w:id="8434" w:author="mikle" w:date="2025-10-09T19:45:00Z" w16du:dateUtc="2025-10-10T02:45:00Z">
              <w:r w:rsidRPr="00434E52" w:rsidDel="00BE130F">
                <w:rPr>
                  <w:lang w:val="en-US"/>
                </w:rPr>
                <w:delText>    p2 = (E[0] + nx*w2, E[1] + ny*w2)</w:delText>
              </w:r>
            </w:del>
          </w:p>
          <w:p w14:paraId="20A08653" w14:textId="037687AA" w:rsidR="00434E52" w:rsidRPr="00434E52" w:rsidDel="00BE130F" w:rsidRDefault="00434E52" w:rsidP="00434E52">
            <w:pPr>
              <w:jc w:val="both"/>
              <w:rPr>
                <w:del w:id="8435" w:author="mikle" w:date="2025-10-09T19:45:00Z" w16du:dateUtc="2025-10-10T02:45:00Z"/>
                <w:lang w:val="en-US"/>
              </w:rPr>
            </w:pPr>
            <w:del w:id="8436" w:author="mikle" w:date="2025-10-09T19:45:00Z" w16du:dateUtc="2025-10-10T02:45:00Z">
              <w:r w:rsidRPr="00434E52" w:rsidDel="00BE130F">
                <w:rPr>
                  <w:lang w:val="en-US"/>
                </w:rPr>
                <w:delText>    p3 = (E[0] - nx*w2, E[1] - ny*w2)</w:delText>
              </w:r>
            </w:del>
          </w:p>
          <w:p w14:paraId="494DE2B6" w14:textId="152969CD" w:rsidR="00434E52" w:rsidRPr="00434E52" w:rsidDel="00BE130F" w:rsidRDefault="00434E52" w:rsidP="00434E52">
            <w:pPr>
              <w:jc w:val="both"/>
              <w:rPr>
                <w:del w:id="8437" w:author="mikle" w:date="2025-10-09T19:45:00Z" w16du:dateUtc="2025-10-10T02:45:00Z"/>
                <w:lang w:val="en-US"/>
              </w:rPr>
            </w:pPr>
            <w:del w:id="8438" w:author="mikle" w:date="2025-10-09T19:45:00Z" w16du:dateUtc="2025-10-10T02:45:00Z">
              <w:r w:rsidRPr="00434E52" w:rsidDel="00BE130F">
                <w:rPr>
                  <w:lang w:val="en-US"/>
                </w:rPr>
                <w:delText>    p4 = (S[0] - nx*w2, S[1] - ny*w2)</w:delText>
              </w:r>
            </w:del>
          </w:p>
          <w:p w14:paraId="4BFF41AC" w14:textId="726E911F" w:rsidR="00434E52" w:rsidRPr="00434E52" w:rsidDel="00BE130F" w:rsidRDefault="00434E52" w:rsidP="00434E52">
            <w:pPr>
              <w:jc w:val="both"/>
              <w:rPr>
                <w:del w:id="8439" w:author="mikle" w:date="2025-10-09T19:45:00Z" w16du:dateUtc="2025-10-10T02:45:00Z"/>
                <w:lang w:val="en-US"/>
              </w:rPr>
            </w:pPr>
            <w:del w:id="8440" w:author="mikle" w:date="2025-10-09T19:45:00Z" w16du:dateUtc="2025-10-10T02:45:00Z">
              <w:r w:rsidRPr="00434E52" w:rsidDel="00BE130F">
                <w:rPr>
                  <w:lang w:val="en-US"/>
                </w:rPr>
                <w:delText>    ax.add_patch(mpatches.Polygon([p1,p2,p3,p4], closed=True,</w:delText>
              </w:r>
            </w:del>
          </w:p>
          <w:p w14:paraId="1A87505C" w14:textId="33C66050" w:rsidR="00434E52" w:rsidRPr="00434E52" w:rsidDel="00BE130F" w:rsidRDefault="00434E52" w:rsidP="00434E52">
            <w:pPr>
              <w:jc w:val="both"/>
              <w:rPr>
                <w:del w:id="8441" w:author="mikle" w:date="2025-10-09T19:45:00Z" w16du:dateUtc="2025-10-10T02:45:00Z"/>
                <w:lang w:val="en-US"/>
              </w:rPr>
            </w:pPr>
            <w:del w:id="8442" w:author="mikle" w:date="2025-10-09T19:45:00Z" w16du:dateUtc="2025-10-10T02:45:00Z">
              <w:r w:rsidRPr="00434E52" w:rsidDel="00BE130F">
                <w:rPr>
                  <w:lang w:val="en-US"/>
                </w:rPr>
                <w:delText>                                  facecolor=color, edgecolor="none", alpha=alpha))</w:delText>
              </w:r>
            </w:del>
          </w:p>
          <w:p w14:paraId="542289F9" w14:textId="5C69A332" w:rsidR="00434E52" w:rsidRPr="00434E52" w:rsidDel="00BE130F" w:rsidRDefault="00434E52" w:rsidP="00434E52">
            <w:pPr>
              <w:jc w:val="both"/>
              <w:rPr>
                <w:del w:id="8443" w:author="mikle" w:date="2025-10-09T19:45:00Z" w16du:dateUtc="2025-10-10T02:45:00Z"/>
                <w:lang w:val="en-US"/>
              </w:rPr>
            </w:pPr>
          </w:p>
          <w:p w14:paraId="54791114" w14:textId="1FDFEA01" w:rsidR="00434E52" w:rsidRPr="00434E52" w:rsidDel="00BE130F" w:rsidRDefault="00434E52" w:rsidP="00434E52">
            <w:pPr>
              <w:jc w:val="both"/>
              <w:rPr>
                <w:del w:id="8444" w:author="mikle" w:date="2025-10-09T19:45:00Z" w16du:dateUtc="2025-10-10T02:45:00Z"/>
                <w:lang w:val="en-US"/>
              </w:rPr>
            </w:pPr>
            <w:del w:id="8445" w:author="mikle" w:date="2025-10-09T19:45:00Z" w16du:dateUtc="2025-10-10T02:45:00Z">
              <w:r w:rsidRPr="00434E52" w:rsidDel="00BE130F">
                <w:rPr>
                  <w:lang w:val="en-US"/>
                </w:rPr>
                <w:delText>if __name__ == "__main__":</w:delText>
              </w:r>
            </w:del>
          </w:p>
          <w:p w14:paraId="43911C95" w14:textId="3E732C2F" w:rsidR="00434E52" w:rsidRPr="00434E52" w:rsidDel="00BE130F" w:rsidRDefault="00434E52" w:rsidP="00434E52">
            <w:pPr>
              <w:jc w:val="both"/>
              <w:rPr>
                <w:del w:id="8446" w:author="mikle" w:date="2025-10-09T19:45:00Z" w16du:dateUtc="2025-10-10T02:45:00Z"/>
                <w:lang w:val="en-US"/>
              </w:rPr>
            </w:pPr>
            <w:del w:id="8447" w:author="mikle" w:date="2025-10-09T19:45:00Z" w16du:dateUtc="2025-10-10T02:45:00Z">
              <w:r w:rsidRPr="00434E52" w:rsidDel="00BE130F">
                <w:rPr>
                  <w:lang w:val="en-US"/>
                </w:rPr>
                <w:delText xml:space="preserve">    </w:delText>
              </w:r>
              <w:r w:rsidRPr="00434E52" w:rsidDel="00BE130F">
                <w:rPr>
                  <w:i/>
                  <w:iCs/>
                  <w:lang w:val="en-US"/>
                </w:rPr>
                <w:delText xml:space="preserve"># </w:delText>
              </w:r>
              <w:r w:rsidRPr="00434E52" w:rsidDel="00BE130F">
                <w:rPr>
                  <w:i/>
                  <w:iCs/>
                </w:rPr>
                <w:delText>Геометрия</w:delText>
              </w:r>
            </w:del>
          </w:p>
          <w:p w14:paraId="310264AF" w14:textId="46B89EDF" w:rsidR="00434E52" w:rsidRPr="00434E52" w:rsidDel="00BE130F" w:rsidRDefault="00434E52" w:rsidP="00434E52">
            <w:pPr>
              <w:jc w:val="both"/>
              <w:rPr>
                <w:del w:id="8448" w:author="mikle" w:date="2025-10-09T19:45:00Z" w16du:dateUtc="2025-10-10T02:45:00Z"/>
                <w:lang w:val="en-US"/>
              </w:rPr>
            </w:pPr>
            <w:del w:id="8449" w:author="mikle" w:date="2025-10-09T19:45:00Z" w16du:dateUtc="2025-10-10T02:45:00Z">
              <w:r w:rsidRPr="00434E52" w:rsidDel="00BE130F">
                <w:rPr>
                  <w:lang w:val="en-US"/>
                </w:rPr>
                <w:delText>    rect = (0.0, 0.0, 200.0, 150.0)</w:delText>
              </w:r>
            </w:del>
          </w:p>
          <w:p w14:paraId="43DD5E46" w14:textId="110423F8" w:rsidR="00434E52" w:rsidRPr="00434E52" w:rsidDel="00BE130F" w:rsidRDefault="00434E52" w:rsidP="00434E52">
            <w:pPr>
              <w:jc w:val="both"/>
              <w:rPr>
                <w:del w:id="8450" w:author="mikle" w:date="2025-10-09T19:45:00Z" w16du:dateUtc="2025-10-10T02:45:00Z"/>
                <w:lang w:val="en-US"/>
              </w:rPr>
            </w:pPr>
            <w:del w:id="8451" w:author="mikle" w:date="2025-10-09T19:45:00Z" w16du:dateUtc="2025-10-10T02:45:00Z">
              <w:r w:rsidRPr="00434E52" w:rsidDel="00BE130F">
                <w:rPr>
                  <w:lang w:val="en-US"/>
                </w:rPr>
                <w:delText>    heading_deg = 30.0</w:delText>
              </w:r>
            </w:del>
          </w:p>
          <w:p w14:paraId="1E766EF6" w14:textId="66E4AD4B" w:rsidR="00434E52" w:rsidRPr="00434E52" w:rsidDel="00BE130F" w:rsidRDefault="00434E52" w:rsidP="00434E52">
            <w:pPr>
              <w:jc w:val="both"/>
              <w:rPr>
                <w:del w:id="8452" w:author="mikle" w:date="2025-10-09T19:45:00Z" w16du:dateUtc="2025-10-10T02:45:00Z"/>
                <w:lang w:val="en-US"/>
              </w:rPr>
            </w:pPr>
          </w:p>
          <w:p w14:paraId="408B8A71" w14:textId="3AAF7D6D" w:rsidR="00434E52" w:rsidRPr="001E1313" w:rsidDel="00BE130F" w:rsidRDefault="00434E52" w:rsidP="00434E52">
            <w:pPr>
              <w:jc w:val="both"/>
              <w:rPr>
                <w:del w:id="8453" w:author="mikle" w:date="2025-10-09T19:45:00Z" w16du:dateUtc="2025-10-10T02:45:00Z"/>
                <w:lang w:val="en-US"/>
                <w:rPrChange w:id="8454" w:author="Анна Ромашко" w:date="2025-09-25T08:08:00Z">
                  <w:rPr>
                    <w:del w:id="8455" w:author="mikle" w:date="2025-10-09T19:45:00Z" w16du:dateUtc="2025-10-10T02:45:00Z"/>
                  </w:rPr>
                </w:rPrChange>
              </w:rPr>
            </w:pPr>
            <w:del w:id="8456" w:author="mikle" w:date="2025-10-09T19:45:00Z" w16du:dateUtc="2025-10-10T02:45:00Z">
              <w:r w:rsidRPr="00434E52" w:rsidDel="00BE130F">
                <w:rPr>
                  <w:lang w:val="en-US"/>
                </w:rPr>
                <w:delText xml:space="preserve">    </w:delText>
              </w:r>
            </w:del>
          </w:p>
          <w:p w14:paraId="444AD7EF" w14:textId="2F50D789" w:rsidR="00434E52" w:rsidRPr="00434E52" w:rsidDel="00BE130F" w:rsidRDefault="00434E52" w:rsidP="00434E52">
            <w:pPr>
              <w:jc w:val="both"/>
              <w:rPr>
                <w:del w:id="8457" w:author="mikle" w:date="2025-10-09T19:45:00Z" w16du:dateUtc="2025-10-10T02:45:00Z"/>
                <w:lang w:val="en-US"/>
              </w:rPr>
            </w:pPr>
            <w:del w:id="8458" w:author="mikle" w:date="2025-10-09T19:45:00Z" w16du:dateUtc="2025-10-10T02:45:00Z">
              <w:r w:rsidRPr="00434E52" w:rsidDel="00BE130F">
                <w:rPr>
                  <w:lang w:val="en-US"/>
                </w:rPr>
                <w:delText>    h_alt = 1.5</w:delText>
              </w:r>
            </w:del>
          </w:p>
          <w:p w14:paraId="064ABF39" w14:textId="24C22DAE" w:rsidR="00434E52" w:rsidRPr="00434E52" w:rsidDel="00BE130F" w:rsidRDefault="00434E52" w:rsidP="00434E52">
            <w:pPr>
              <w:jc w:val="both"/>
              <w:rPr>
                <w:del w:id="8459" w:author="mikle" w:date="2025-10-09T19:45:00Z" w16du:dateUtc="2025-10-10T02:45:00Z"/>
                <w:lang w:val="en-US"/>
              </w:rPr>
            </w:pPr>
            <w:del w:id="8460" w:author="mikle" w:date="2025-10-09T19:45:00Z" w16du:dateUtc="2025-10-10T02:45:00Z">
              <w:r w:rsidRPr="00434E52" w:rsidDel="00BE130F">
                <w:rPr>
                  <w:lang w:val="en-US"/>
                </w:rPr>
                <w:delText>    R_slant = 15.0</w:delText>
              </w:r>
            </w:del>
          </w:p>
          <w:p w14:paraId="7C96A78C" w14:textId="060FE070" w:rsidR="00434E52" w:rsidRPr="00434E52" w:rsidDel="00BE130F" w:rsidRDefault="00434E52" w:rsidP="00434E52">
            <w:pPr>
              <w:jc w:val="both"/>
              <w:rPr>
                <w:del w:id="8461" w:author="mikle" w:date="2025-10-09T19:45:00Z" w16du:dateUtc="2025-10-10T02:45:00Z"/>
                <w:lang w:val="en-US"/>
              </w:rPr>
            </w:pPr>
            <w:del w:id="8462" w:author="mikle" w:date="2025-10-09T19:45:00Z" w16du:dateUtc="2025-10-10T02:45:00Z">
              <w:r w:rsidRPr="00434E52" w:rsidDel="00BE130F">
                <w:rPr>
                  <w:lang w:val="en-US"/>
                </w:rPr>
                <w:delText>    beta_deg = 4.0</w:delText>
              </w:r>
            </w:del>
          </w:p>
          <w:p w14:paraId="3AA6AEC1" w14:textId="715B39AB" w:rsidR="00434E52" w:rsidRPr="00434E52" w:rsidDel="00BE130F" w:rsidRDefault="00434E52" w:rsidP="00434E52">
            <w:pPr>
              <w:jc w:val="both"/>
              <w:rPr>
                <w:del w:id="8463" w:author="mikle" w:date="2025-10-09T19:45:00Z" w16du:dateUtc="2025-10-10T02:45:00Z"/>
                <w:lang w:val="en-US"/>
              </w:rPr>
            </w:pPr>
            <w:del w:id="8464" w:author="mikle" w:date="2025-10-09T19:45:00Z" w16du:dateUtc="2025-10-10T02:45:00Z">
              <w:r w:rsidRPr="00434E52" w:rsidDel="00BE130F">
                <w:rPr>
                  <w:lang w:val="en-US"/>
                </w:rPr>
                <w:delText>    cross_overlap = 0.20</w:delText>
              </w:r>
            </w:del>
          </w:p>
          <w:p w14:paraId="278AF68F" w14:textId="3DF41866" w:rsidR="00434E52" w:rsidRPr="001E1313" w:rsidDel="00BE130F" w:rsidRDefault="00434E52" w:rsidP="00434E52">
            <w:pPr>
              <w:jc w:val="both"/>
              <w:rPr>
                <w:del w:id="8465" w:author="mikle" w:date="2025-10-09T19:45:00Z" w16du:dateUtc="2025-10-10T02:45:00Z"/>
                <w:lang w:val="en-US"/>
                <w:rPrChange w:id="8466" w:author="Анна Ромашко" w:date="2025-09-25T08:08:00Z">
                  <w:rPr>
                    <w:del w:id="8467" w:author="mikle" w:date="2025-10-09T19:45:00Z" w16du:dateUtc="2025-10-10T02:45:00Z"/>
                  </w:rPr>
                </w:rPrChange>
              </w:rPr>
            </w:pPr>
            <w:del w:id="8468" w:author="mikle" w:date="2025-10-09T19:45:00Z" w16du:dateUtc="2025-10-10T02:45:00Z">
              <w:r w:rsidRPr="00434E52" w:rsidDel="00BE130F">
                <w:rPr>
                  <w:lang w:val="en-US"/>
                </w:rPr>
                <w:delText xml:space="preserve">    </w:delText>
              </w:r>
              <w:r w:rsidRPr="001E1313" w:rsidDel="00BE130F">
                <w:rPr>
                  <w:lang w:val="en-US"/>
                  <w:rPrChange w:id="8469" w:author="Анна Ромашко" w:date="2025-09-25T08:08:00Z">
                    <w:rPr/>
                  </w:rPrChange>
                </w:rPr>
                <w:delText xml:space="preserve">along_overlap = 0.30 </w:delText>
              </w:r>
            </w:del>
          </w:p>
          <w:p w14:paraId="19219AA0" w14:textId="5858E0BD" w:rsidR="00434E52" w:rsidRPr="001E1313" w:rsidDel="00BE130F" w:rsidRDefault="00434E52" w:rsidP="00434E52">
            <w:pPr>
              <w:jc w:val="both"/>
              <w:rPr>
                <w:del w:id="8470" w:author="mikle" w:date="2025-10-09T19:45:00Z" w16du:dateUtc="2025-10-10T02:45:00Z"/>
                <w:lang w:val="en-US"/>
                <w:rPrChange w:id="8471" w:author="Анна Ромашко" w:date="2025-09-25T08:08:00Z">
                  <w:rPr>
                    <w:del w:id="8472" w:author="mikle" w:date="2025-10-09T19:45:00Z" w16du:dateUtc="2025-10-10T02:45:00Z"/>
                  </w:rPr>
                </w:rPrChange>
              </w:rPr>
            </w:pPr>
          </w:p>
          <w:p w14:paraId="5D6038C4" w14:textId="3082BF26" w:rsidR="00434E52" w:rsidRPr="001E1313" w:rsidDel="00BE130F" w:rsidRDefault="00434E52" w:rsidP="00434E52">
            <w:pPr>
              <w:jc w:val="both"/>
              <w:rPr>
                <w:del w:id="8473" w:author="mikle" w:date="2025-10-09T19:45:00Z" w16du:dateUtc="2025-10-10T02:45:00Z"/>
                <w:lang w:val="en-US"/>
                <w:rPrChange w:id="8474" w:author="Анна Ромашко" w:date="2025-09-25T08:08:00Z">
                  <w:rPr>
                    <w:del w:id="8475" w:author="mikle" w:date="2025-10-09T19:45:00Z" w16du:dateUtc="2025-10-10T02:45:00Z"/>
                  </w:rPr>
                </w:rPrChange>
              </w:rPr>
            </w:pPr>
            <w:del w:id="8476" w:author="mikle" w:date="2025-10-09T19:45:00Z" w16du:dateUtc="2025-10-10T02:45:00Z">
              <w:r w:rsidRPr="001E1313" w:rsidDel="00BE130F">
                <w:rPr>
                  <w:lang w:val="en-US"/>
                  <w:rPrChange w:id="8477" w:author="Анна Ромашко" w:date="2025-09-25T08:08:00Z">
                    <w:rPr/>
                  </w:rPrChange>
                </w:rPr>
                <w:delText xml:space="preserve">    U_cruise  = 1.2       </w:delText>
              </w:r>
            </w:del>
          </w:p>
          <w:p w14:paraId="4F6E9A55" w14:textId="4D12C570" w:rsidR="00434E52" w:rsidRPr="001E1313" w:rsidDel="00BE130F" w:rsidRDefault="00434E52" w:rsidP="00434E52">
            <w:pPr>
              <w:jc w:val="both"/>
              <w:rPr>
                <w:del w:id="8478" w:author="mikle" w:date="2025-10-09T19:45:00Z" w16du:dateUtc="2025-10-10T02:45:00Z"/>
                <w:lang w:val="en-US"/>
                <w:rPrChange w:id="8479" w:author="Анна Ромашко" w:date="2025-09-25T08:08:00Z">
                  <w:rPr>
                    <w:del w:id="8480" w:author="mikle" w:date="2025-10-09T19:45:00Z" w16du:dateUtc="2025-10-10T02:45:00Z"/>
                  </w:rPr>
                </w:rPrChange>
              </w:rPr>
            </w:pPr>
            <w:del w:id="8481" w:author="mikle" w:date="2025-10-09T19:45:00Z" w16du:dateUtc="2025-10-10T02:45:00Z">
              <w:r w:rsidRPr="001E1313" w:rsidDel="00BE130F">
                <w:rPr>
                  <w:lang w:val="en-US"/>
                  <w:rPrChange w:id="8482" w:author="Анна Ромашко" w:date="2025-09-25T08:08:00Z">
                    <w:rPr/>
                  </w:rPrChange>
                </w:rPr>
                <w:delText xml:space="preserve">    U_acq     = 0.7       </w:delText>
              </w:r>
            </w:del>
          </w:p>
          <w:p w14:paraId="612394A1" w14:textId="33A604A8" w:rsidR="00434E52" w:rsidRPr="001E1313" w:rsidDel="00BE130F" w:rsidRDefault="00434E52" w:rsidP="00434E52">
            <w:pPr>
              <w:jc w:val="both"/>
              <w:rPr>
                <w:del w:id="8483" w:author="mikle" w:date="2025-10-09T19:45:00Z" w16du:dateUtc="2025-10-10T02:45:00Z"/>
                <w:lang w:val="en-US"/>
                <w:rPrChange w:id="8484" w:author="Анна Ромашко" w:date="2025-09-25T08:08:00Z">
                  <w:rPr>
                    <w:del w:id="8485" w:author="mikle" w:date="2025-10-09T19:45:00Z" w16du:dateUtc="2025-10-10T02:45:00Z"/>
                  </w:rPr>
                </w:rPrChange>
              </w:rPr>
            </w:pPr>
            <w:del w:id="8486" w:author="mikle" w:date="2025-10-09T19:45:00Z" w16du:dateUtc="2025-10-10T02:45:00Z">
              <w:r w:rsidRPr="001E1313" w:rsidDel="00BE130F">
                <w:rPr>
                  <w:lang w:val="en-US"/>
                  <w:rPrChange w:id="8487" w:author="Анна Ромашко" w:date="2025-09-25T08:08:00Z">
                    <w:rPr/>
                  </w:rPrChange>
                </w:rPr>
                <w:delText xml:space="preserve">    lookahead = 6.0       </w:delText>
              </w:r>
            </w:del>
          </w:p>
          <w:p w14:paraId="2D09D7F4" w14:textId="3788AAAD" w:rsidR="00434E52" w:rsidRPr="001E1313" w:rsidDel="00BE130F" w:rsidRDefault="00434E52" w:rsidP="00434E52">
            <w:pPr>
              <w:jc w:val="both"/>
              <w:rPr>
                <w:del w:id="8488" w:author="mikle" w:date="2025-10-09T19:45:00Z" w16du:dateUtc="2025-10-10T02:45:00Z"/>
                <w:lang w:val="en-US"/>
                <w:rPrChange w:id="8489" w:author="Анна Ромашко" w:date="2025-09-25T08:08:00Z">
                  <w:rPr>
                    <w:del w:id="8490" w:author="mikle" w:date="2025-10-09T19:45:00Z" w16du:dateUtc="2025-10-10T02:45:00Z"/>
                  </w:rPr>
                </w:rPrChange>
              </w:rPr>
            </w:pPr>
            <w:del w:id="8491" w:author="mikle" w:date="2025-10-09T19:45:00Z" w16du:dateUtc="2025-10-10T02:45:00Z">
              <w:r w:rsidRPr="001E1313" w:rsidDel="00BE130F">
                <w:rPr>
                  <w:lang w:val="en-US"/>
                  <w:rPrChange w:id="8492" w:author="Анна Ромашко" w:date="2025-09-25T08:08:00Z">
                    <w:rPr/>
                  </w:rPrChange>
                </w:rPr>
                <w:delText xml:space="preserve">    switch_R  = 2.0       </w:delText>
              </w:r>
            </w:del>
          </w:p>
          <w:p w14:paraId="6DAE81F5" w14:textId="0D79A73F" w:rsidR="00434E52" w:rsidRPr="001E1313" w:rsidDel="00BE130F" w:rsidRDefault="00434E52" w:rsidP="00434E52">
            <w:pPr>
              <w:jc w:val="both"/>
              <w:rPr>
                <w:del w:id="8493" w:author="mikle" w:date="2025-10-09T19:45:00Z" w16du:dateUtc="2025-10-10T02:45:00Z"/>
                <w:lang w:val="en-US"/>
                <w:rPrChange w:id="8494" w:author="Анна Ромашко" w:date="2025-09-25T08:08:00Z">
                  <w:rPr>
                    <w:del w:id="8495" w:author="mikle" w:date="2025-10-09T19:45:00Z" w16du:dateUtc="2025-10-10T02:45:00Z"/>
                  </w:rPr>
                </w:rPrChange>
              </w:rPr>
            </w:pPr>
            <w:del w:id="8496" w:author="mikle" w:date="2025-10-09T19:45:00Z" w16du:dateUtc="2025-10-10T02:45:00Z">
              <w:r w:rsidRPr="001E1313" w:rsidDel="00BE130F">
                <w:rPr>
                  <w:lang w:val="en-US"/>
                  <w:rPrChange w:id="8497" w:author="Анна Ромашко" w:date="2025-09-25T08:08:00Z">
                    <w:rPr/>
                  </w:rPrChange>
                </w:rPr>
                <w:delText xml:space="preserve">    a_lat_max = 0.6       </w:delText>
              </w:r>
            </w:del>
          </w:p>
          <w:p w14:paraId="5ABC776F" w14:textId="3C778FFD" w:rsidR="00434E52" w:rsidRPr="001E1313" w:rsidDel="00BE130F" w:rsidRDefault="00434E52" w:rsidP="00434E52">
            <w:pPr>
              <w:jc w:val="both"/>
              <w:rPr>
                <w:del w:id="8498" w:author="mikle" w:date="2025-10-09T19:45:00Z" w16du:dateUtc="2025-10-10T02:45:00Z"/>
                <w:lang w:val="en-US"/>
                <w:rPrChange w:id="8499" w:author="Анна Ромашко" w:date="2025-09-25T08:08:00Z">
                  <w:rPr>
                    <w:del w:id="8500" w:author="mikle" w:date="2025-10-09T19:45:00Z" w16du:dateUtc="2025-10-10T02:45:00Z"/>
                  </w:rPr>
                </w:rPrChange>
              </w:rPr>
            </w:pPr>
            <w:del w:id="8501" w:author="mikle" w:date="2025-10-09T19:45:00Z" w16du:dateUtc="2025-10-10T02:45:00Z">
              <w:r w:rsidRPr="001E1313" w:rsidDel="00BE130F">
                <w:rPr>
                  <w:lang w:val="en-US"/>
                  <w:rPrChange w:id="8502" w:author="Анна Ромашко" w:date="2025-09-25T08:08:00Z">
                    <w:rPr/>
                  </w:rPrChange>
                </w:rPr>
                <w:delText>    dt = 0.02</w:delText>
              </w:r>
            </w:del>
          </w:p>
          <w:p w14:paraId="0B3EB8AA" w14:textId="51DBAB0F" w:rsidR="00434E52" w:rsidRPr="001E1313" w:rsidDel="00BE130F" w:rsidRDefault="00434E52" w:rsidP="00434E52">
            <w:pPr>
              <w:jc w:val="both"/>
              <w:rPr>
                <w:del w:id="8503" w:author="mikle" w:date="2025-10-09T19:45:00Z" w16du:dateUtc="2025-10-10T02:45:00Z"/>
                <w:lang w:val="en-US"/>
                <w:rPrChange w:id="8504" w:author="Анна Ромашко" w:date="2025-09-25T08:08:00Z">
                  <w:rPr>
                    <w:del w:id="8505" w:author="mikle" w:date="2025-10-09T19:45:00Z" w16du:dateUtc="2025-10-10T02:45:00Z"/>
                  </w:rPr>
                </w:rPrChange>
              </w:rPr>
            </w:pPr>
          </w:p>
          <w:p w14:paraId="003F1559" w14:textId="379A42AE" w:rsidR="00434E52" w:rsidRPr="001E1313" w:rsidDel="00BE130F" w:rsidRDefault="00434E52" w:rsidP="00434E52">
            <w:pPr>
              <w:jc w:val="both"/>
              <w:rPr>
                <w:del w:id="8506" w:author="mikle" w:date="2025-10-09T19:45:00Z" w16du:dateUtc="2025-10-10T02:45:00Z"/>
                <w:lang w:val="en-US"/>
                <w:rPrChange w:id="8507" w:author="Анна Ромашко" w:date="2025-09-25T08:08:00Z">
                  <w:rPr>
                    <w:del w:id="8508" w:author="mikle" w:date="2025-10-09T19:45:00Z" w16du:dateUtc="2025-10-10T02:45:00Z"/>
                  </w:rPr>
                </w:rPrChange>
              </w:rPr>
            </w:pPr>
            <w:del w:id="8509" w:author="mikle" w:date="2025-10-09T19:45:00Z" w16du:dateUtc="2025-10-10T02:45:00Z">
              <w:r w:rsidRPr="001E1313" w:rsidDel="00BE130F">
                <w:rPr>
                  <w:lang w:val="en-US"/>
                  <w:rPrChange w:id="8510" w:author="Анна Ромашко" w:date="2025-09-25T08:08:00Z">
                    <w:rPr/>
                  </w:rPrChange>
                </w:rPr>
                <w:delText xml:space="preserve">  </w:delText>
              </w:r>
            </w:del>
          </w:p>
          <w:p w14:paraId="0F22A4AB" w14:textId="093B63C2" w:rsidR="00434E52" w:rsidRPr="001E1313" w:rsidDel="00BE130F" w:rsidRDefault="00434E52" w:rsidP="00434E52">
            <w:pPr>
              <w:jc w:val="both"/>
              <w:rPr>
                <w:del w:id="8511" w:author="mikle" w:date="2025-10-09T19:45:00Z" w16du:dateUtc="2025-10-10T02:45:00Z"/>
                <w:lang w:val="en-US"/>
                <w:rPrChange w:id="8512" w:author="Анна Ромашко" w:date="2025-09-25T08:08:00Z">
                  <w:rPr>
                    <w:del w:id="8513" w:author="mikle" w:date="2025-10-09T19:45:00Z" w16du:dateUtc="2025-10-10T02:45:00Z"/>
                  </w:rPr>
                </w:rPrChange>
              </w:rPr>
            </w:pPr>
            <w:del w:id="8514" w:author="mikle" w:date="2025-10-09T19:45:00Z" w16du:dateUtc="2025-10-10T02:45:00Z">
              <w:r w:rsidRPr="001E1313" w:rsidDel="00BE130F">
                <w:rPr>
                  <w:lang w:val="en-US"/>
                  <w:rPrChange w:id="8515" w:author="Анна Ромашко" w:date="2025-09-25T08:08:00Z">
                    <w:rPr/>
                  </w:rPrChange>
                </w:rPr>
                <w:delText xml:space="preserve">    Mdist = 0.0             </w:delText>
              </w:r>
            </w:del>
          </w:p>
          <w:p w14:paraId="3F13E37A" w14:textId="232B191B" w:rsidR="00434E52" w:rsidRPr="001E1313" w:rsidDel="00BE130F" w:rsidRDefault="00434E52" w:rsidP="00434E52">
            <w:pPr>
              <w:jc w:val="both"/>
              <w:rPr>
                <w:del w:id="8516" w:author="mikle" w:date="2025-10-09T19:45:00Z" w16du:dateUtc="2025-10-10T02:45:00Z"/>
                <w:lang w:val="en-US"/>
                <w:rPrChange w:id="8517" w:author="Анна Ромашко" w:date="2025-09-25T08:08:00Z">
                  <w:rPr>
                    <w:del w:id="8518" w:author="mikle" w:date="2025-10-09T19:45:00Z" w16du:dateUtc="2025-10-10T02:45:00Z"/>
                  </w:rPr>
                </w:rPrChange>
              </w:rPr>
            </w:pPr>
            <w:del w:id="8519" w:author="mikle" w:date="2025-10-09T19:45:00Z" w16du:dateUtc="2025-10-10T02:45:00Z">
              <w:r w:rsidRPr="001E1313" w:rsidDel="00BE130F">
                <w:rPr>
                  <w:lang w:val="en-US"/>
                  <w:rPrChange w:id="8520" w:author="Анна Ромашко" w:date="2025-09-25T08:08:00Z">
                    <w:rPr/>
                  </w:rPrChange>
                </w:rPr>
                <w:delText>    Fdist_mag = 0.0        </w:delText>
              </w:r>
            </w:del>
          </w:p>
          <w:p w14:paraId="790A9FBB" w14:textId="03F4EDA0" w:rsidR="00434E52" w:rsidRPr="001E1313" w:rsidDel="00BE130F" w:rsidRDefault="00434E52" w:rsidP="00434E52">
            <w:pPr>
              <w:jc w:val="both"/>
              <w:rPr>
                <w:del w:id="8521" w:author="mikle" w:date="2025-10-09T19:45:00Z" w16du:dateUtc="2025-10-10T02:45:00Z"/>
                <w:lang w:val="en-US"/>
                <w:rPrChange w:id="8522" w:author="Анна Ромашко" w:date="2025-09-25T08:08:00Z">
                  <w:rPr>
                    <w:del w:id="8523" w:author="mikle" w:date="2025-10-09T19:45:00Z" w16du:dateUtc="2025-10-10T02:45:00Z"/>
                  </w:rPr>
                </w:rPrChange>
              </w:rPr>
            </w:pPr>
            <w:del w:id="8524" w:author="mikle" w:date="2025-10-09T19:45:00Z" w16du:dateUtc="2025-10-10T02:45:00Z">
              <w:r w:rsidRPr="001E1313" w:rsidDel="00BE130F">
                <w:rPr>
                  <w:lang w:val="en-US"/>
                  <w:rPrChange w:id="8525" w:author="Анна Ромашко" w:date="2025-09-25T08:08:00Z">
                    <w:rPr/>
                  </w:rPrChange>
                </w:rPr>
                <w:delText xml:space="preserve">    Fdist_dir_deg = 0.0   </w:delText>
              </w:r>
            </w:del>
          </w:p>
          <w:p w14:paraId="279EC83D" w14:textId="664CB66A" w:rsidR="00434E52" w:rsidRPr="001E1313" w:rsidDel="00BE130F" w:rsidRDefault="00434E52" w:rsidP="00434E52">
            <w:pPr>
              <w:jc w:val="both"/>
              <w:rPr>
                <w:del w:id="8526" w:author="mikle" w:date="2025-10-09T19:45:00Z" w16du:dateUtc="2025-10-10T02:45:00Z"/>
                <w:lang w:val="en-US"/>
                <w:rPrChange w:id="8527" w:author="Анна Ромашко" w:date="2025-09-25T08:08:00Z">
                  <w:rPr>
                    <w:del w:id="8528" w:author="mikle" w:date="2025-10-09T19:45:00Z" w16du:dateUtc="2025-10-10T02:45:00Z"/>
                  </w:rPr>
                </w:rPrChange>
              </w:rPr>
            </w:pPr>
          </w:p>
          <w:p w14:paraId="11749704" w14:textId="7A38D567" w:rsidR="00434E52" w:rsidRPr="001E1313" w:rsidDel="00BE130F" w:rsidRDefault="00434E52" w:rsidP="00434E52">
            <w:pPr>
              <w:jc w:val="both"/>
              <w:rPr>
                <w:del w:id="8529" w:author="mikle" w:date="2025-10-09T19:45:00Z" w16du:dateUtc="2025-10-10T02:45:00Z"/>
                <w:lang w:val="en-US"/>
                <w:rPrChange w:id="8530" w:author="Анна Ромашко" w:date="2025-09-25T08:08:00Z">
                  <w:rPr>
                    <w:del w:id="8531" w:author="mikle" w:date="2025-10-09T19:45:00Z" w16du:dateUtc="2025-10-10T02:45:00Z"/>
                  </w:rPr>
                </w:rPrChange>
              </w:rPr>
            </w:pPr>
            <w:del w:id="8532" w:author="mikle" w:date="2025-10-09T19:45:00Z" w16du:dateUtc="2025-10-10T02:45:00Z">
              <w:r w:rsidRPr="001E1313" w:rsidDel="00BE130F">
                <w:rPr>
                  <w:lang w:val="en-US"/>
                  <w:rPrChange w:id="8533" w:author="Анна Ромашко" w:date="2025-09-25T08:08:00Z">
                    <w:rPr/>
                  </w:rPrChange>
                </w:rPr>
                <w:delText xml:space="preserve">    </w:delText>
              </w:r>
            </w:del>
          </w:p>
          <w:p w14:paraId="40D2398A" w14:textId="0174B0BA" w:rsidR="00434E52" w:rsidRPr="001E1313" w:rsidDel="00BE130F" w:rsidRDefault="00434E52" w:rsidP="00434E52">
            <w:pPr>
              <w:jc w:val="both"/>
              <w:rPr>
                <w:del w:id="8534" w:author="mikle" w:date="2025-10-09T19:45:00Z" w16du:dateUtc="2025-10-10T02:45:00Z"/>
                <w:lang w:val="en-US"/>
                <w:rPrChange w:id="8535" w:author="Анна Ромашко" w:date="2025-09-25T08:08:00Z">
                  <w:rPr>
                    <w:del w:id="8536" w:author="mikle" w:date="2025-10-09T19:45:00Z" w16du:dateUtc="2025-10-10T02:45:00Z"/>
                  </w:rPr>
                </w:rPrChange>
              </w:rPr>
            </w:pPr>
            <w:del w:id="8537" w:author="mikle" w:date="2025-10-09T19:45:00Z" w16du:dateUtc="2025-10-10T02:45:00Z">
              <w:r w:rsidRPr="00434E52" w:rsidDel="00BE130F">
                <w:rPr>
                  <w:lang w:val="en-US"/>
                </w:rPr>
                <w:delText xml:space="preserve">    use_5pct_error_psi = False   </w:delText>
              </w:r>
            </w:del>
          </w:p>
          <w:p w14:paraId="5BF628BD" w14:textId="17324BCC" w:rsidR="00434E52" w:rsidRPr="001E1313" w:rsidDel="00BE130F" w:rsidRDefault="00434E52" w:rsidP="00434E52">
            <w:pPr>
              <w:jc w:val="both"/>
              <w:rPr>
                <w:del w:id="8538" w:author="mikle" w:date="2025-10-09T19:45:00Z" w16du:dateUtc="2025-10-10T02:45:00Z"/>
                <w:lang w:val="en-US"/>
                <w:rPrChange w:id="8539" w:author="Анна Ромашко" w:date="2025-09-25T08:08:00Z">
                  <w:rPr>
                    <w:del w:id="8540" w:author="mikle" w:date="2025-10-09T19:45:00Z" w16du:dateUtc="2025-10-10T02:45:00Z"/>
                  </w:rPr>
                </w:rPrChange>
              </w:rPr>
            </w:pPr>
            <w:del w:id="8541" w:author="mikle" w:date="2025-10-09T19:45:00Z" w16du:dateUtc="2025-10-10T02:45:00Z">
              <w:r w:rsidRPr="00434E52" w:rsidDel="00BE130F">
                <w:rPr>
                  <w:lang w:val="en-US"/>
                </w:rPr>
                <w:delText xml:space="preserve">    use_5pct_error_r   = False   </w:delText>
              </w:r>
            </w:del>
          </w:p>
          <w:p w14:paraId="0D85D10D" w14:textId="3EDF080F" w:rsidR="00434E52" w:rsidRPr="001E1313" w:rsidDel="00BE130F" w:rsidRDefault="00434E52" w:rsidP="00434E52">
            <w:pPr>
              <w:jc w:val="both"/>
              <w:rPr>
                <w:del w:id="8542" w:author="mikle" w:date="2025-10-09T19:45:00Z" w16du:dateUtc="2025-10-10T02:45:00Z"/>
                <w:lang w:val="en-US"/>
                <w:rPrChange w:id="8543" w:author="Анна Ромашко" w:date="2025-09-25T08:08:00Z">
                  <w:rPr>
                    <w:del w:id="8544" w:author="mikle" w:date="2025-10-09T19:45:00Z" w16du:dateUtc="2025-10-10T02:45:00Z"/>
                  </w:rPr>
                </w:rPrChange>
              </w:rPr>
            </w:pPr>
            <w:del w:id="8545" w:author="mikle" w:date="2025-10-09T19:45:00Z" w16du:dateUtc="2025-10-10T02:45:00Z">
              <w:r w:rsidRPr="00434E52" w:rsidDel="00BE130F">
                <w:rPr>
                  <w:lang w:val="en-US"/>
                </w:rPr>
                <w:delText> </w:delText>
              </w:r>
              <w:r w:rsidRPr="001E1313" w:rsidDel="00BE130F">
                <w:rPr>
                  <w:lang w:val="en-US"/>
                  <w:rPrChange w:id="8546" w:author="Анна Ромашко" w:date="2025-09-25T08:08:00Z">
                    <w:rPr/>
                  </w:rPrChange>
                </w:rPr>
                <w:delText xml:space="preserve"> </w:delText>
              </w:r>
              <w:r w:rsidRPr="00434E52" w:rsidDel="00BE130F">
                <w:rPr>
                  <w:lang w:val="en-US"/>
                </w:rPr>
                <w:delText> </w:delText>
              </w:r>
              <w:r w:rsidRPr="001E1313" w:rsidDel="00BE130F">
                <w:rPr>
                  <w:lang w:val="en-US"/>
                  <w:rPrChange w:id="8547" w:author="Анна Ромашко" w:date="2025-09-25T08:08:00Z">
                    <w:rPr/>
                  </w:rPrChange>
                </w:rPr>
                <w:delText xml:space="preserve"> use_5pct_error_u   = False   </w:delText>
              </w:r>
            </w:del>
          </w:p>
          <w:p w14:paraId="61B192E6" w14:textId="2AE4EA57" w:rsidR="00434E52" w:rsidRPr="001E1313" w:rsidDel="00BE130F" w:rsidRDefault="00434E52" w:rsidP="00434E52">
            <w:pPr>
              <w:jc w:val="both"/>
              <w:rPr>
                <w:del w:id="8548" w:author="mikle" w:date="2025-10-09T19:45:00Z" w16du:dateUtc="2025-10-10T02:45:00Z"/>
                <w:lang w:val="en-US"/>
                <w:rPrChange w:id="8549" w:author="Анна Ромашко" w:date="2025-09-25T08:08:00Z">
                  <w:rPr>
                    <w:del w:id="8550" w:author="mikle" w:date="2025-10-09T19:45:00Z" w16du:dateUtc="2025-10-10T02:45:00Z"/>
                  </w:rPr>
                </w:rPrChange>
              </w:rPr>
            </w:pPr>
            <w:del w:id="8551" w:author="mikle" w:date="2025-10-09T19:45:00Z" w16du:dateUtc="2025-10-10T02:45:00Z">
              <w:r w:rsidRPr="001E1313" w:rsidDel="00BE130F">
                <w:rPr>
                  <w:lang w:val="en-US"/>
                  <w:rPrChange w:id="8552" w:author="Анна Ромашко" w:date="2025-09-25T08:08:00Z">
                    <w:rPr/>
                  </w:rPrChange>
                </w:rPr>
                <w:delText>    meas_scale = 1.05            </w:delText>
              </w:r>
            </w:del>
          </w:p>
          <w:p w14:paraId="745D5DB7" w14:textId="2AFEE406" w:rsidR="00434E52" w:rsidRPr="001E1313" w:rsidDel="00BE130F" w:rsidRDefault="00434E52" w:rsidP="00434E52">
            <w:pPr>
              <w:jc w:val="both"/>
              <w:rPr>
                <w:del w:id="8553" w:author="mikle" w:date="2025-10-09T19:45:00Z" w16du:dateUtc="2025-10-10T02:45:00Z"/>
                <w:lang w:val="en-US"/>
                <w:rPrChange w:id="8554" w:author="Анна Ромашко" w:date="2025-09-25T08:08:00Z">
                  <w:rPr>
                    <w:del w:id="8555" w:author="mikle" w:date="2025-10-09T19:45:00Z" w16du:dateUtc="2025-10-10T02:45:00Z"/>
                  </w:rPr>
                </w:rPrChange>
              </w:rPr>
            </w:pPr>
          </w:p>
          <w:p w14:paraId="3CE11F5B" w14:textId="02300177" w:rsidR="00434E52" w:rsidRPr="001E1313" w:rsidDel="00BE130F" w:rsidRDefault="00434E52" w:rsidP="00434E52">
            <w:pPr>
              <w:jc w:val="both"/>
              <w:rPr>
                <w:del w:id="8556" w:author="mikle" w:date="2025-10-09T19:45:00Z" w16du:dateUtc="2025-10-10T02:45:00Z"/>
                <w:lang w:val="en-US"/>
                <w:rPrChange w:id="8557" w:author="Анна Ромашко" w:date="2025-09-25T08:08:00Z">
                  <w:rPr>
                    <w:del w:id="8558" w:author="mikle" w:date="2025-10-09T19:45:00Z" w16du:dateUtc="2025-10-10T02:45:00Z"/>
                  </w:rPr>
                </w:rPrChange>
              </w:rPr>
            </w:pPr>
            <w:del w:id="8559" w:author="mikle" w:date="2025-10-09T19:45:00Z" w16du:dateUtc="2025-10-10T02:45:00Z">
              <w:r w:rsidRPr="001E1313" w:rsidDel="00BE130F">
                <w:rPr>
                  <w:lang w:val="en-US"/>
                  <w:rPrChange w:id="8560" w:author="Анна Ромашко" w:date="2025-09-25T08:08:00Z">
                    <w:rPr/>
                  </w:rPrChange>
                </w:rPr>
                <w:delText xml:space="preserve">  </w:delText>
              </w:r>
            </w:del>
          </w:p>
          <w:p w14:paraId="237CB2DD" w14:textId="620E82C2" w:rsidR="00434E52" w:rsidRPr="00434E52" w:rsidDel="00BE130F" w:rsidRDefault="00434E52" w:rsidP="00434E52">
            <w:pPr>
              <w:jc w:val="both"/>
              <w:rPr>
                <w:del w:id="8561" w:author="mikle" w:date="2025-10-09T19:45:00Z" w16du:dateUtc="2025-10-10T02:45:00Z"/>
                <w:lang w:val="en-US"/>
              </w:rPr>
            </w:pPr>
            <w:del w:id="8562" w:author="mikle" w:date="2025-10-09T19:45:00Z" w16du:dateUtc="2025-10-10T02:45:00Z">
              <w:r w:rsidRPr="00434E52" w:rsidDel="00BE130F">
                <w:rPr>
                  <w:lang w:val="en-US"/>
                </w:rPr>
                <w:delText>    ts_yaw   = estimate_ts_yaw(Kurs(dt=dt, Mdist=Mdist,</w:delText>
              </w:r>
            </w:del>
          </w:p>
          <w:p w14:paraId="01E682BC" w14:textId="6645E9BA" w:rsidR="00434E52" w:rsidRPr="00434E52" w:rsidDel="00BE130F" w:rsidRDefault="00434E52" w:rsidP="00434E52">
            <w:pPr>
              <w:jc w:val="both"/>
              <w:rPr>
                <w:del w:id="8563" w:author="mikle" w:date="2025-10-09T19:45:00Z" w16du:dateUtc="2025-10-10T02:45:00Z"/>
                <w:lang w:val="en-US"/>
              </w:rPr>
            </w:pPr>
            <w:del w:id="8564" w:author="mikle" w:date="2025-10-09T19:45:00Z" w16du:dateUtc="2025-10-10T02:45:00Z">
              <w:r w:rsidRPr="00434E52" w:rsidDel="00BE130F">
                <w:rPr>
                  <w:lang w:val="en-US"/>
                </w:rPr>
                <w:delText>                                    use_5pct_error_psi=use_5pct_error_psi,</w:delText>
              </w:r>
            </w:del>
          </w:p>
          <w:p w14:paraId="03320D7D" w14:textId="486E6F7A" w:rsidR="00434E52" w:rsidRPr="00434E52" w:rsidDel="00BE130F" w:rsidRDefault="00434E52" w:rsidP="00434E52">
            <w:pPr>
              <w:jc w:val="both"/>
              <w:rPr>
                <w:del w:id="8565" w:author="mikle" w:date="2025-10-09T19:45:00Z" w16du:dateUtc="2025-10-10T02:45:00Z"/>
                <w:lang w:val="en-US"/>
              </w:rPr>
            </w:pPr>
            <w:del w:id="8566" w:author="mikle" w:date="2025-10-09T19:45:00Z" w16du:dateUtc="2025-10-10T02:45:00Z">
              <w:r w:rsidRPr="00434E52" w:rsidDel="00BE130F">
                <w:rPr>
                  <w:lang w:val="en-US"/>
                </w:rPr>
                <w:delText>                                    use_5pct_error_r=use_5pct_error_r,</w:delText>
              </w:r>
            </w:del>
          </w:p>
          <w:p w14:paraId="323C27D1" w14:textId="4AF424A1" w:rsidR="00434E52" w:rsidRPr="00434E52" w:rsidDel="00BE130F" w:rsidRDefault="00434E52" w:rsidP="00434E52">
            <w:pPr>
              <w:jc w:val="both"/>
              <w:rPr>
                <w:del w:id="8567" w:author="mikle" w:date="2025-10-09T19:45:00Z" w16du:dateUtc="2025-10-10T02:45:00Z"/>
                <w:lang w:val="en-US"/>
              </w:rPr>
            </w:pPr>
            <w:del w:id="8568" w:author="mikle" w:date="2025-10-09T19:45:00Z" w16du:dateUtc="2025-10-10T02:45:00Z">
              <w:r w:rsidRPr="00434E52" w:rsidDel="00BE130F">
                <w:rPr>
                  <w:lang w:val="en-US"/>
                </w:rPr>
                <w:delText>                                    meas_scale=meas_scale),</w:delText>
              </w:r>
            </w:del>
          </w:p>
          <w:p w14:paraId="48D03844" w14:textId="67F9E8EB" w:rsidR="00434E52" w:rsidRPr="00434E52" w:rsidDel="00BE130F" w:rsidRDefault="00434E52" w:rsidP="00434E52">
            <w:pPr>
              <w:jc w:val="both"/>
              <w:rPr>
                <w:del w:id="8569" w:author="mikle" w:date="2025-10-09T19:45:00Z" w16du:dateUtc="2025-10-10T02:45:00Z"/>
                <w:lang w:val="en-US"/>
              </w:rPr>
            </w:pPr>
            <w:del w:id="8570" w:author="mikle" w:date="2025-10-09T19:45:00Z" w16du:dateUtc="2025-10-10T02:45:00Z">
              <w:r w:rsidRPr="00434E52" w:rsidDel="00BE130F">
                <w:rPr>
                  <w:lang w:val="en-US"/>
                </w:rPr>
                <w:delText>                               psi_step_deg=1.0, Tmax=8.0)</w:delText>
              </w:r>
            </w:del>
          </w:p>
          <w:p w14:paraId="770B5580" w14:textId="5EC32269" w:rsidR="00434E52" w:rsidRPr="00434E52" w:rsidDel="00BE130F" w:rsidRDefault="00434E52" w:rsidP="00434E52">
            <w:pPr>
              <w:jc w:val="both"/>
              <w:rPr>
                <w:del w:id="8571" w:author="mikle" w:date="2025-10-09T19:45:00Z" w16du:dateUtc="2025-10-10T02:45:00Z"/>
                <w:lang w:val="en-US"/>
              </w:rPr>
            </w:pPr>
            <w:del w:id="8572" w:author="mikle" w:date="2025-10-09T19:45:00Z" w16du:dateUtc="2025-10-10T02:45:00Z">
              <w:r w:rsidRPr="00434E52" w:rsidDel="00BE130F">
                <w:rPr>
                  <w:lang w:val="en-US"/>
                </w:rPr>
                <w:delText>    ts_surge = estimate_ts_surge(MarshevPD(dt=dt, Fdist_mag=Fdist_mag, Fdist_dir_deg=Fdist_dir_deg,</w:delText>
              </w:r>
            </w:del>
          </w:p>
          <w:p w14:paraId="08DC16AD" w14:textId="09781769" w:rsidR="00434E52" w:rsidRPr="00434E52" w:rsidDel="00BE130F" w:rsidRDefault="00434E52" w:rsidP="00434E52">
            <w:pPr>
              <w:jc w:val="both"/>
              <w:rPr>
                <w:del w:id="8573" w:author="mikle" w:date="2025-10-09T19:45:00Z" w16du:dateUtc="2025-10-10T02:45:00Z"/>
                <w:lang w:val="en-US"/>
              </w:rPr>
            </w:pPr>
            <w:del w:id="8574" w:author="mikle" w:date="2025-10-09T19:45:00Z" w16du:dateUtc="2025-10-10T02:45:00Z">
              <w:r w:rsidRPr="00434E52" w:rsidDel="00BE130F">
                <w:rPr>
                  <w:lang w:val="en-US"/>
                </w:rPr>
                <w:delText>                                           use_5pct_error_u=use_5pct_error_u, meas_scale=meas_scale),</w:delText>
              </w:r>
            </w:del>
          </w:p>
          <w:p w14:paraId="7E5E9208" w14:textId="6E5A85E1" w:rsidR="00434E52" w:rsidRPr="00434E52" w:rsidDel="00BE130F" w:rsidRDefault="00434E52" w:rsidP="00434E52">
            <w:pPr>
              <w:jc w:val="both"/>
              <w:rPr>
                <w:del w:id="8575" w:author="mikle" w:date="2025-10-09T19:45:00Z" w16du:dateUtc="2025-10-10T02:45:00Z"/>
                <w:lang w:val="en-US"/>
              </w:rPr>
            </w:pPr>
            <w:del w:id="8576" w:author="mikle" w:date="2025-10-09T19:45:00Z" w16du:dateUtc="2025-10-10T02:45:00Z">
              <w:r w:rsidRPr="00434E52" w:rsidDel="00BE130F">
                <w:rPr>
                  <w:lang w:val="en-US"/>
                </w:rPr>
                <w:delText>                                 u_step=1.0, Tmax=12.0)</w:delText>
              </w:r>
            </w:del>
          </w:p>
          <w:p w14:paraId="0D153D09" w14:textId="1CDC2B37" w:rsidR="00434E52" w:rsidRPr="00434E52" w:rsidDel="00BE130F" w:rsidRDefault="00434E52" w:rsidP="00434E52">
            <w:pPr>
              <w:jc w:val="both"/>
              <w:rPr>
                <w:del w:id="8577" w:author="mikle" w:date="2025-10-09T19:45:00Z" w16du:dateUtc="2025-10-10T02:45:00Z"/>
                <w:lang w:val="en-US"/>
              </w:rPr>
            </w:pPr>
            <w:del w:id="8578" w:author="mikle" w:date="2025-10-09T19:45:00Z" w16du:dateUtc="2025-10-10T02:45:00Z">
              <w:r w:rsidRPr="00434E52" w:rsidDel="00BE130F">
                <w:rPr>
                  <w:lang w:val="en-US"/>
                </w:rPr>
                <w:delText>    ts_dom = max(ts_yaw, ts_surge)</w:delText>
              </w:r>
            </w:del>
          </w:p>
          <w:p w14:paraId="02D34D21" w14:textId="5B35DAF8" w:rsidR="00434E52" w:rsidRPr="00434E52" w:rsidDel="00BE130F" w:rsidRDefault="00434E52" w:rsidP="00434E52">
            <w:pPr>
              <w:jc w:val="both"/>
              <w:rPr>
                <w:del w:id="8579" w:author="mikle" w:date="2025-10-09T19:45:00Z" w16du:dateUtc="2025-10-10T02:45:00Z"/>
                <w:lang w:val="en-US"/>
              </w:rPr>
            </w:pPr>
            <w:del w:id="8580" w:author="mikle" w:date="2025-10-09T19:45:00Z" w16du:dateUtc="2025-10-10T02:45:00Z">
              <w:r w:rsidRPr="00434E52" w:rsidDel="00BE130F">
                <w:rPr>
                  <w:lang w:val="en-US"/>
                </w:rPr>
                <w:delText>    turn_buffer = 1.2 * U_cruise * ts_dom</w:delText>
              </w:r>
            </w:del>
          </w:p>
          <w:p w14:paraId="7F4289B5" w14:textId="68D5022B" w:rsidR="00434E52" w:rsidRPr="00434E52" w:rsidDel="00BE130F" w:rsidRDefault="00434E52" w:rsidP="00434E52">
            <w:pPr>
              <w:jc w:val="both"/>
              <w:rPr>
                <w:del w:id="8581" w:author="mikle" w:date="2025-10-09T19:45:00Z" w16du:dateUtc="2025-10-10T02:45:00Z"/>
                <w:lang w:val="en-US"/>
              </w:rPr>
            </w:pPr>
            <w:del w:id="8582" w:author="mikle" w:date="2025-10-09T19:45:00Z" w16du:dateUtc="2025-10-10T02:45:00Z">
              <w:r w:rsidRPr="00434E52" w:rsidDel="00BE130F">
                <w:rPr>
                  <w:lang w:val="en-US"/>
                </w:rPr>
                <w:delText xml:space="preserve">    print(f"[CTRL] t_s(yaw)≈{ts_yaw:.2f}s, t_s(surge-PD)≈{ts_surge:.2f}s, buffer≈{turn_buffer:.2f} </w:delText>
              </w:r>
              <w:r w:rsidRPr="00434E52" w:rsidDel="00BE130F">
                <w:delText>м</w:delText>
              </w:r>
              <w:r w:rsidRPr="00434E52" w:rsidDel="00BE130F">
                <w:rPr>
                  <w:lang w:val="en-US"/>
                </w:rPr>
                <w:delText>")</w:delText>
              </w:r>
            </w:del>
          </w:p>
          <w:p w14:paraId="36A9D0BB" w14:textId="4EC12C0C" w:rsidR="00434E52" w:rsidRPr="00434E52" w:rsidDel="00BE130F" w:rsidRDefault="00434E52" w:rsidP="00434E52">
            <w:pPr>
              <w:jc w:val="both"/>
              <w:rPr>
                <w:del w:id="8583" w:author="mikle" w:date="2025-10-09T19:45:00Z" w16du:dateUtc="2025-10-10T02:45:00Z"/>
                <w:lang w:val="en-US"/>
              </w:rPr>
            </w:pPr>
          </w:p>
          <w:p w14:paraId="2BB95699" w14:textId="651AFA36" w:rsidR="00434E52" w:rsidRPr="001E1313" w:rsidDel="00BE130F" w:rsidRDefault="00434E52" w:rsidP="00434E52">
            <w:pPr>
              <w:jc w:val="both"/>
              <w:rPr>
                <w:del w:id="8584" w:author="mikle" w:date="2025-10-09T19:45:00Z" w16du:dateUtc="2025-10-10T02:45:00Z"/>
                <w:lang w:val="en-US"/>
              </w:rPr>
            </w:pPr>
            <w:del w:id="8585" w:author="mikle" w:date="2025-10-09T19:45:00Z" w16du:dateUtc="2025-10-10T02:45:00Z">
              <w:r w:rsidRPr="00434E52" w:rsidDel="00BE130F">
                <w:rPr>
                  <w:lang w:val="en-US"/>
                </w:rPr>
                <w:delText xml:space="preserve">    </w:delText>
              </w:r>
            </w:del>
          </w:p>
          <w:p w14:paraId="003BFC0F" w14:textId="646D8111" w:rsidR="00434E52" w:rsidRPr="00434E52" w:rsidDel="00BE130F" w:rsidRDefault="00434E52" w:rsidP="00434E52">
            <w:pPr>
              <w:jc w:val="both"/>
              <w:rPr>
                <w:del w:id="8586" w:author="mikle" w:date="2025-10-09T19:45:00Z" w16du:dateUtc="2025-10-10T02:45:00Z"/>
                <w:lang w:val="en-US"/>
              </w:rPr>
            </w:pPr>
            <w:del w:id="8587" w:author="mikle" w:date="2025-10-09T19:45:00Z" w16du:dateUtc="2025-10-10T02:45:00Z">
              <w:r w:rsidRPr="00434E52" w:rsidDel="00BE130F">
                <w:rPr>
                  <w:lang w:val="en-US"/>
                </w:rPr>
                <w:delText>    W_use, lane_spacing = sss_swath_and_spacing(R_slant, h_alt, beta_deg, cross_overlap)</w:delText>
              </w:r>
            </w:del>
          </w:p>
          <w:p w14:paraId="18418213" w14:textId="2A290051" w:rsidR="00434E52" w:rsidRPr="00434E52" w:rsidDel="00BE130F" w:rsidRDefault="00434E52" w:rsidP="00434E52">
            <w:pPr>
              <w:jc w:val="both"/>
              <w:rPr>
                <w:del w:id="8588" w:author="mikle" w:date="2025-10-09T19:45:00Z" w16du:dateUtc="2025-10-10T02:45:00Z"/>
                <w:lang w:val="en-US"/>
              </w:rPr>
            </w:pPr>
            <w:del w:id="8589" w:author="mikle" w:date="2025-10-09T19:45:00Z" w16du:dateUtc="2025-10-10T02:45:00Z">
              <w:r w:rsidRPr="00434E52" w:rsidDel="00BE130F">
                <w:rPr>
                  <w:lang w:val="en-US"/>
                </w:rPr>
                <w:delText>    s_ping = (1.0 - along_overlap) * W_use</w:delText>
              </w:r>
            </w:del>
          </w:p>
          <w:p w14:paraId="2427D657" w14:textId="04F30D85" w:rsidR="00434E52" w:rsidRPr="00434E52" w:rsidDel="00BE130F" w:rsidRDefault="00434E52" w:rsidP="00434E52">
            <w:pPr>
              <w:jc w:val="both"/>
              <w:rPr>
                <w:del w:id="8590" w:author="mikle" w:date="2025-10-09T19:45:00Z" w16du:dateUtc="2025-10-10T02:45:00Z"/>
                <w:lang w:val="en-US"/>
              </w:rPr>
            </w:pPr>
            <w:del w:id="8591" w:author="mikle" w:date="2025-10-09T19:45:00Z" w16du:dateUtc="2025-10-10T02:45:00Z">
              <w:r w:rsidRPr="00434E52" w:rsidDel="00BE130F">
                <w:rPr>
                  <w:lang w:val="en-US"/>
                </w:rPr>
                <w:delText>    dt_ping = s_ping / max(1e-6, U_acq)</w:delText>
              </w:r>
            </w:del>
          </w:p>
          <w:p w14:paraId="27569BBC" w14:textId="1D127BA0" w:rsidR="00434E52" w:rsidRPr="00434E52" w:rsidDel="00BE130F" w:rsidRDefault="00434E52" w:rsidP="00434E52">
            <w:pPr>
              <w:jc w:val="both"/>
              <w:rPr>
                <w:del w:id="8592" w:author="mikle" w:date="2025-10-09T19:45:00Z" w16du:dateUtc="2025-10-10T02:45:00Z"/>
                <w:lang w:val="en-US"/>
              </w:rPr>
            </w:pPr>
            <w:del w:id="8593" w:author="mikle" w:date="2025-10-09T19:45:00Z" w16du:dateUtc="2025-10-10T02:45:00Z">
              <w:r w:rsidRPr="00434E52" w:rsidDel="00BE130F">
                <w:rPr>
                  <w:lang w:val="en-US"/>
                </w:rPr>
                <w:delText xml:space="preserve">    print(f"[SSS] W≈{W_use:.2f} </w:delText>
              </w:r>
              <w:r w:rsidRPr="00434E52" w:rsidDel="00BE130F">
                <w:delText>м</w:delText>
              </w:r>
              <w:r w:rsidRPr="00434E52" w:rsidDel="00BE130F">
                <w:rPr>
                  <w:lang w:val="en-US"/>
                </w:rPr>
                <w:delText xml:space="preserve">, lane≈{lane_spacing:.2f} </w:delText>
              </w:r>
              <w:r w:rsidRPr="00434E52" w:rsidDel="00BE130F">
                <w:delText>м</w:delText>
              </w:r>
              <w:r w:rsidRPr="00434E52" w:rsidDel="00BE130F">
                <w:rPr>
                  <w:lang w:val="en-US"/>
                </w:rPr>
                <w:delText xml:space="preserve">, s_ping≈{s_ping:.2f} </w:delText>
              </w:r>
              <w:r w:rsidRPr="00434E52" w:rsidDel="00BE130F">
                <w:delText>м</w:delText>
              </w:r>
              <w:r w:rsidRPr="00434E52" w:rsidDel="00BE130F">
                <w:rPr>
                  <w:lang w:val="en-US"/>
                </w:rPr>
                <w:delText xml:space="preserve"> (dt≈{dt_ping:.2f} c @0.7 </w:delText>
              </w:r>
              <w:r w:rsidRPr="00434E52" w:rsidDel="00BE130F">
                <w:delText>м</w:delText>
              </w:r>
              <w:r w:rsidRPr="00434E52" w:rsidDel="00BE130F">
                <w:rPr>
                  <w:lang w:val="en-US"/>
                </w:rPr>
                <w:delText>/</w:delText>
              </w:r>
              <w:r w:rsidRPr="00434E52" w:rsidDel="00BE130F">
                <w:delText>с</w:delText>
              </w:r>
              <w:r w:rsidRPr="00434E52" w:rsidDel="00BE130F">
                <w:rPr>
                  <w:lang w:val="en-US"/>
                </w:rPr>
                <w:delText>)")</w:delText>
              </w:r>
            </w:del>
          </w:p>
          <w:p w14:paraId="40A135F7" w14:textId="691D70FB" w:rsidR="00434E52" w:rsidRPr="00434E52" w:rsidDel="00BE130F" w:rsidRDefault="00434E52" w:rsidP="00434E52">
            <w:pPr>
              <w:jc w:val="both"/>
              <w:rPr>
                <w:del w:id="8594" w:author="mikle" w:date="2025-10-09T19:45:00Z" w16du:dateUtc="2025-10-10T02:45:00Z"/>
                <w:lang w:val="en-US"/>
              </w:rPr>
            </w:pPr>
          </w:p>
          <w:p w14:paraId="03A02731" w14:textId="4EF6760C" w:rsidR="00434E52" w:rsidRPr="001E1313" w:rsidDel="00BE130F" w:rsidRDefault="00434E52" w:rsidP="00434E52">
            <w:pPr>
              <w:jc w:val="both"/>
              <w:rPr>
                <w:del w:id="8595" w:author="mikle" w:date="2025-10-09T19:45:00Z" w16du:dateUtc="2025-10-10T02:45:00Z"/>
                <w:lang w:val="en-US"/>
                <w:rPrChange w:id="8596" w:author="Анна Ромашко" w:date="2025-09-25T08:08:00Z">
                  <w:rPr>
                    <w:del w:id="8597" w:author="mikle" w:date="2025-10-09T19:45:00Z" w16du:dateUtc="2025-10-10T02:45:00Z"/>
                  </w:rPr>
                </w:rPrChange>
              </w:rPr>
            </w:pPr>
            <w:del w:id="8598" w:author="mikle" w:date="2025-10-09T19:45:00Z" w16du:dateUtc="2025-10-10T02:45:00Z">
              <w:r w:rsidRPr="00434E52" w:rsidDel="00BE130F">
                <w:rPr>
                  <w:lang w:val="en-US"/>
                </w:rPr>
                <w:delText xml:space="preserve">    </w:delText>
              </w:r>
            </w:del>
          </w:p>
          <w:p w14:paraId="320C29D7" w14:textId="1CB3B2CB" w:rsidR="00434E52" w:rsidRPr="00434E52" w:rsidDel="00BE130F" w:rsidRDefault="00434E52" w:rsidP="00434E52">
            <w:pPr>
              <w:jc w:val="both"/>
              <w:rPr>
                <w:del w:id="8599" w:author="mikle" w:date="2025-10-09T19:45:00Z" w16du:dateUtc="2025-10-10T02:45:00Z"/>
                <w:lang w:val="en-US"/>
              </w:rPr>
            </w:pPr>
            <w:del w:id="8600" w:author="mikle" w:date="2025-10-09T19:45:00Z" w16du:dateUtc="2025-10-10T02:45:00Z">
              <w:r w:rsidRPr="00434E52" w:rsidDel="00BE130F">
                <w:rPr>
                  <w:lang w:val="en-US"/>
                </w:rPr>
                <w:delText>    wps = build_lawnmower_in_rect_from_corner(rect, lane_spacing, heading_deg, margin=0.0)</w:delText>
              </w:r>
            </w:del>
          </w:p>
          <w:p w14:paraId="17ADE8F0" w14:textId="34DEDE21" w:rsidR="00434E52" w:rsidRPr="00434E52" w:rsidDel="00BE130F" w:rsidRDefault="00434E52" w:rsidP="00434E52">
            <w:pPr>
              <w:jc w:val="both"/>
              <w:rPr>
                <w:del w:id="8601" w:author="mikle" w:date="2025-10-09T19:45:00Z" w16du:dateUtc="2025-10-10T02:45:00Z"/>
                <w:lang w:val="en-US"/>
              </w:rPr>
            </w:pPr>
          </w:p>
          <w:p w14:paraId="05CDEBC6" w14:textId="4094071F" w:rsidR="00434E52" w:rsidRPr="001E1313" w:rsidDel="00BE130F" w:rsidRDefault="00434E52" w:rsidP="00434E52">
            <w:pPr>
              <w:jc w:val="both"/>
              <w:rPr>
                <w:del w:id="8602" w:author="mikle" w:date="2025-10-09T19:45:00Z" w16du:dateUtc="2025-10-10T02:45:00Z"/>
                <w:lang w:val="en-US"/>
              </w:rPr>
            </w:pPr>
            <w:del w:id="8603" w:author="mikle" w:date="2025-10-09T19:45:00Z" w16du:dateUtc="2025-10-10T02:45:00Z">
              <w:r w:rsidRPr="00434E52" w:rsidDel="00BE130F">
                <w:rPr>
                  <w:lang w:val="en-US"/>
                </w:rPr>
                <w:delText xml:space="preserve">    </w:delText>
              </w:r>
            </w:del>
          </w:p>
          <w:p w14:paraId="47DAC154" w14:textId="42173D2F" w:rsidR="00434E52" w:rsidRPr="00434E52" w:rsidDel="00BE130F" w:rsidRDefault="00434E52" w:rsidP="00434E52">
            <w:pPr>
              <w:jc w:val="both"/>
              <w:rPr>
                <w:del w:id="8604" w:author="mikle" w:date="2025-10-09T19:45:00Z" w16du:dateUtc="2025-10-10T02:45:00Z"/>
                <w:lang w:val="en-US"/>
              </w:rPr>
            </w:pPr>
            <w:del w:id="8605" w:author="mikle" w:date="2025-10-09T19:45:00Z" w16du:dateUtc="2025-10-10T02:45:00Z">
              <w:r w:rsidRPr="00434E52" w:rsidDel="00BE130F">
                <w:rPr>
                  <w:lang w:val="en-US"/>
                </w:rPr>
                <w:delText>    def build_acq_spans_on_straights(wps, turn_buffer):</w:delText>
              </w:r>
            </w:del>
          </w:p>
          <w:p w14:paraId="2E378869" w14:textId="734D69E7" w:rsidR="00434E52" w:rsidRPr="00434E52" w:rsidDel="00BE130F" w:rsidRDefault="00434E52" w:rsidP="00434E52">
            <w:pPr>
              <w:jc w:val="both"/>
              <w:rPr>
                <w:del w:id="8606" w:author="mikle" w:date="2025-10-09T19:45:00Z" w16du:dateUtc="2025-10-10T02:45:00Z"/>
                <w:lang w:val="en-US"/>
              </w:rPr>
            </w:pPr>
            <w:del w:id="8607" w:author="mikle" w:date="2025-10-09T19:45:00Z" w16du:dateUtc="2025-10-10T02:45:00Z">
              <w:r w:rsidRPr="00434E52" w:rsidDel="00BE130F">
                <w:rPr>
                  <w:lang w:val="en-US"/>
                </w:rPr>
                <w:delText>        spans = []</w:delText>
              </w:r>
            </w:del>
          </w:p>
          <w:p w14:paraId="2378F645" w14:textId="10FEDAF2" w:rsidR="00434E52" w:rsidRPr="00434E52" w:rsidDel="00BE130F" w:rsidRDefault="00434E52" w:rsidP="00434E52">
            <w:pPr>
              <w:jc w:val="both"/>
              <w:rPr>
                <w:del w:id="8608" w:author="mikle" w:date="2025-10-09T19:45:00Z" w16du:dateUtc="2025-10-10T02:45:00Z"/>
                <w:lang w:val="en-US"/>
              </w:rPr>
            </w:pPr>
            <w:del w:id="8609" w:author="mikle" w:date="2025-10-09T19:45:00Z" w16du:dateUtc="2025-10-10T02:45:00Z">
              <w:r w:rsidRPr="00434E52" w:rsidDel="00BE130F">
                <w:rPr>
                  <w:lang w:val="en-US"/>
                </w:rPr>
                <w:delText>        for i in range(1, len(wps)-1, 2):</w:delText>
              </w:r>
            </w:del>
          </w:p>
          <w:p w14:paraId="728C6B89" w14:textId="651C38B0" w:rsidR="00434E52" w:rsidRPr="00434E52" w:rsidDel="00BE130F" w:rsidRDefault="00434E52" w:rsidP="00434E52">
            <w:pPr>
              <w:jc w:val="both"/>
              <w:rPr>
                <w:del w:id="8610" w:author="mikle" w:date="2025-10-09T19:45:00Z" w16du:dateUtc="2025-10-10T02:45:00Z"/>
                <w:lang w:val="en-US"/>
              </w:rPr>
            </w:pPr>
            <w:del w:id="8611" w:author="mikle" w:date="2025-10-09T19:45:00Z" w16du:dateUtc="2025-10-10T02:45:00Z">
              <w:r w:rsidRPr="00434E52" w:rsidDel="00BE130F">
                <w:rPr>
                  <w:lang w:val="en-US"/>
                </w:rPr>
                <w:delText>            A = wps[i]; B = wps[i+1]</w:delText>
              </w:r>
            </w:del>
          </w:p>
          <w:p w14:paraId="10066900" w14:textId="4F7C61A2" w:rsidR="00434E52" w:rsidRPr="00434E52" w:rsidDel="00BE130F" w:rsidRDefault="00434E52" w:rsidP="00434E52">
            <w:pPr>
              <w:jc w:val="both"/>
              <w:rPr>
                <w:del w:id="8612" w:author="mikle" w:date="2025-10-09T19:45:00Z" w16du:dateUtc="2025-10-10T02:45:00Z"/>
                <w:lang w:val="en-US"/>
              </w:rPr>
            </w:pPr>
            <w:del w:id="8613" w:author="mikle" w:date="2025-10-09T19:45:00Z" w16du:dateUtc="2025-10-10T02:45:00Z">
              <w:r w:rsidRPr="00434E52" w:rsidDel="00BE130F">
                <w:rPr>
                  <w:lang w:val="en-US"/>
                </w:rPr>
                <w:delText>            L = math.hypot(B[0]-A[0], B[1]-A[1])</w:delText>
              </w:r>
            </w:del>
          </w:p>
          <w:p w14:paraId="60F6CCC9" w14:textId="13C636B4" w:rsidR="00434E52" w:rsidRPr="00434E52" w:rsidDel="00BE130F" w:rsidRDefault="00434E52" w:rsidP="00434E52">
            <w:pPr>
              <w:jc w:val="both"/>
              <w:rPr>
                <w:del w:id="8614" w:author="mikle" w:date="2025-10-09T19:45:00Z" w16du:dateUtc="2025-10-10T02:45:00Z"/>
                <w:lang w:val="en-US"/>
              </w:rPr>
            </w:pPr>
            <w:del w:id="8615" w:author="mikle" w:date="2025-10-09T19:45:00Z" w16du:dateUtc="2025-10-10T02:45:00Z">
              <w:r w:rsidRPr="00434E52" w:rsidDel="00BE130F">
                <w:rPr>
                  <w:lang w:val="en-US"/>
                </w:rPr>
                <w:delText>            if L &lt;= 2*turn_buffer: continue</w:delText>
              </w:r>
            </w:del>
          </w:p>
          <w:p w14:paraId="771B262A" w14:textId="02D1B5FF" w:rsidR="00434E52" w:rsidRPr="00434E52" w:rsidDel="00BE130F" w:rsidRDefault="00434E52" w:rsidP="00434E52">
            <w:pPr>
              <w:jc w:val="both"/>
              <w:rPr>
                <w:del w:id="8616" w:author="mikle" w:date="2025-10-09T19:45:00Z" w16du:dateUtc="2025-10-10T02:45:00Z"/>
                <w:lang w:val="en-US"/>
              </w:rPr>
            </w:pPr>
            <w:del w:id="8617" w:author="mikle" w:date="2025-10-09T19:45:00Z" w16du:dateUtc="2025-10-10T02:45:00Z">
              <w:r w:rsidRPr="00434E52" w:rsidDel="00BE130F">
                <w:rPr>
                  <w:lang w:val="en-US"/>
                </w:rPr>
                <w:delText>            dx = (B[0]-A[0]) / L; dy = (B[1]-A[1]) / L</w:delText>
              </w:r>
            </w:del>
          </w:p>
          <w:p w14:paraId="67940FB8" w14:textId="1FE4C597" w:rsidR="00434E52" w:rsidRPr="00434E52" w:rsidDel="00BE130F" w:rsidRDefault="00434E52" w:rsidP="00434E52">
            <w:pPr>
              <w:jc w:val="both"/>
              <w:rPr>
                <w:del w:id="8618" w:author="mikle" w:date="2025-10-09T19:45:00Z" w16du:dateUtc="2025-10-10T02:45:00Z"/>
                <w:lang w:val="en-US"/>
              </w:rPr>
            </w:pPr>
            <w:del w:id="8619" w:author="mikle" w:date="2025-10-09T19:45:00Z" w16du:dateUtc="2025-10-10T02:45:00Z">
              <w:r w:rsidRPr="00434E52" w:rsidDel="00BE130F">
                <w:rPr>
                  <w:lang w:val="en-US"/>
                </w:rPr>
                <w:delText>            S = (A[0] + dx*turn_buffer, A[1] + dy*turn_buffer)</w:delText>
              </w:r>
            </w:del>
          </w:p>
          <w:p w14:paraId="362BE66D" w14:textId="23CC7925" w:rsidR="00434E52" w:rsidRPr="00434E52" w:rsidDel="00BE130F" w:rsidRDefault="00434E52" w:rsidP="00434E52">
            <w:pPr>
              <w:jc w:val="both"/>
              <w:rPr>
                <w:del w:id="8620" w:author="mikle" w:date="2025-10-09T19:45:00Z" w16du:dateUtc="2025-10-10T02:45:00Z"/>
                <w:lang w:val="en-US"/>
              </w:rPr>
            </w:pPr>
            <w:del w:id="8621" w:author="mikle" w:date="2025-10-09T19:45:00Z" w16du:dateUtc="2025-10-10T02:45:00Z">
              <w:r w:rsidRPr="00434E52" w:rsidDel="00BE130F">
                <w:rPr>
                  <w:lang w:val="en-US"/>
                </w:rPr>
                <w:delText>            E = (B[0] - dx*turn_buffer, B[1] - dy*turn_buffer)</w:delText>
              </w:r>
            </w:del>
          </w:p>
          <w:p w14:paraId="4D33C29B" w14:textId="7E602A7A" w:rsidR="00434E52" w:rsidRPr="00434E52" w:rsidDel="00BE130F" w:rsidRDefault="00434E52" w:rsidP="00434E52">
            <w:pPr>
              <w:jc w:val="both"/>
              <w:rPr>
                <w:del w:id="8622" w:author="mikle" w:date="2025-10-09T19:45:00Z" w16du:dateUtc="2025-10-10T02:45:00Z"/>
                <w:lang w:val="en-US"/>
              </w:rPr>
            </w:pPr>
            <w:del w:id="8623" w:author="mikle" w:date="2025-10-09T19:45:00Z" w16du:dateUtc="2025-10-10T02:45:00Z">
              <w:r w:rsidRPr="00434E52" w:rsidDel="00BE130F">
                <w:rPr>
                  <w:lang w:val="en-US"/>
                </w:rPr>
                <w:delText>            spans.append((S, E))</w:delText>
              </w:r>
            </w:del>
          </w:p>
          <w:p w14:paraId="55BD9A6F" w14:textId="2AD32FDB" w:rsidR="00434E52" w:rsidRPr="00434E52" w:rsidDel="00BE130F" w:rsidRDefault="00434E52" w:rsidP="00434E52">
            <w:pPr>
              <w:jc w:val="both"/>
              <w:rPr>
                <w:del w:id="8624" w:author="mikle" w:date="2025-10-09T19:45:00Z" w16du:dateUtc="2025-10-10T02:45:00Z"/>
                <w:lang w:val="en-US"/>
              </w:rPr>
            </w:pPr>
            <w:del w:id="8625" w:author="mikle" w:date="2025-10-09T19:45:00Z" w16du:dateUtc="2025-10-10T02:45:00Z">
              <w:r w:rsidRPr="00434E52" w:rsidDel="00BE130F">
                <w:rPr>
                  <w:lang w:val="en-US"/>
                </w:rPr>
                <w:delText>        return spans</w:delText>
              </w:r>
            </w:del>
          </w:p>
          <w:p w14:paraId="65DA8444" w14:textId="02DFB52F" w:rsidR="00434E52" w:rsidRPr="00434E52" w:rsidDel="00BE130F" w:rsidRDefault="00434E52" w:rsidP="00434E52">
            <w:pPr>
              <w:jc w:val="both"/>
              <w:rPr>
                <w:del w:id="8626" w:author="mikle" w:date="2025-10-09T19:45:00Z" w16du:dateUtc="2025-10-10T02:45:00Z"/>
                <w:lang w:val="en-US"/>
              </w:rPr>
            </w:pPr>
          </w:p>
          <w:p w14:paraId="0B110CC8" w14:textId="57577869" w:rsidR="00434E52" w:rsidRPr="00434E52" w:rsidDel="00BE130F" w:rsidRDefault="00434E52" w:rsidP="00434E52">
            <w:pPr>
              <w:jc w:val="both"/>
              <w:rPr>
                <w:del w:id="8627" w:author="mikle" w:date="2025-10-09T19:45:00Z" w16du:dateUtc="2025-10-10T02:45:00Z"/>
                <w:lang w:val="en-US"/>
              </w:rPr>
            </w:pPr>
            <w:del w:id="8628" w:author="mikle" w:date="2025-10-09T19:45:00Z" w16du:dateUtc="2025-10-10T02:45:00Z">
              <w:r w:rsidRPr="00434E52" w:rsidDel="00BE130F">
                <w:rPr>
                  <w:lang w:val="en-US"/>
                </w:rPr>
                <w:delText>    acq_spans = build_acq_spans_on_straights(wps, turn_buffer)</w:delText>
              </w:r>
            </w:del>
          </w:p>
          <w:p w14:paraId="28241399" w14:textId="51B331A7" w:rsidR="00434E52" w:rsidRPr="00434E52" w:rsidDel="00BE130F" w:rsidRDefault="00434E52" w:rsidP="00434E52">
            <w:pPr>
              <w:jc w:val="both"/>
              <w:rPr>
                <w:del w:id="8629" w:author="mikle" w:date="2025-10-09T19:45:00Z" w16du:dateUtc="2025-10-10T02:45:00Z"/>
                <w:lang w:val="en-US"/>
              </w:rPr>
            </w:pPr>
          </w:p>
          <w:p w14:paraId="0B109E3D" w14:textId="1AF4F861" w:rsidR="00434E52" w:rsidRPr="001E1313" w:rsidDel="00BE130F" w:rsidRDefault="00434E52" w:rsidP="00434E52">
            <w:pPr>
              <w:jc w:val="both"/>
              <w:rPr>
                <w:del w:id="8630" w:author="mikle" w:date="2025-10-09T19:45:00Z" w16du:dateUtc="2025-10-10T02:45:00Z"/>
                <w:lang w:val="en-US"/>
              </w:rPr>
            </w:pPr>
            <w:del w:id="8631" w:author="mikle" w:date="2025-10-09T19:45:00Z" w16du:dateUtc="2025-10-10T02:45:00Z">
              <w:r w:rsidRPr="00434E52" w:rsidDel="00BE130F">
                <w:rPr>
                  <w:lang w:val="en-US"/>
                </w:rPr>
                <w:delText xml:space="preserve">    </w:delText>
              </w:r>
            </w:del>
          </w:p>
          <w:p w14:paraId="179352D8" w14:textId="0D667684" w:rsidR="00434E52" w:rsidRPr="00434E52" w:rsidDel="00BE130F" w:rsidRDefault="00434E52" w:rsidP="00434E52">
            <w:pPr>
              <w:jc w:val="both"/>
              <w:rPr>
                <w:del w:id="8632" w:author="mikle" w:date="2025-10-09T19:45:00Z" w16du:dateUtc="2025-10-10T02:45:00Z"/>
                <w:lang w:val="en-US"/>
              </w:rPr>
            </w:pPr>
            <w:del w:id="8633" w:author="mikle" w:date="2025-10-09T19:45:00Z" w16du:dateUtc="2025-10-10T02:45:00Z">
              <w:r w:rsidRPr="00434E52" w:rsidDel="00BE130F">
                <w:rPr>
                  <w:lang w:val="en-US"/>
                </w:rPr>
                <w:delText>    total_dist = sum(math.hypot(wps[i+1][0]-wps[i][0], wps[i+1][1]-wps[i][1])</w:delText>
              </w:r>
            </w:del>
          </w:p>
          <w:p w14:paraId="09DDE34B" w14:textId="7E940D6B" w:rsidR="00434E52" w:rsidRPr="00434E52" w:rsidDel="00BE130F" w:rsidRDefault="00434E52" w:rsidP="00434E52">
            <w:pPr>
              <w:jc w:val="both"/>
              <w:rPr>
                <w:del w:id="8634" w:author="mikle" w:date="2025-10-09T19:45:00Z" w16du:dateUtc="2025-10-10T02:45:00Z"/>
                <w:lang w:val="en-US"/>
              </w:rPr>
            </w:pPr>
            <w:del w:id="8635" w:author="mikle" w:date="2025-10-09T19:45:00Z" w16du:dateUtc="2025-10-10T02:45:00Z">
              <w:r w:rsidRPr="00434E52" w:rsidDel="00BE130F">
                <w:rPr>
                  <w:lang w:val="en-US"/>
                </w:rPr>
                <w:delText>                     for i in range(len(wps)-1))</w:delText>
              </w:r>
            </w:del>
          </w:p>
          <w:p w14:paraId="206557EA" w14:textId="28EB4C14" w:rsidR="00434E52" w:rsidRPr="00434E52" w:rsidDel="00BE130F" w:rsidRDefault="00434E52" w:rsidP="00434E52">
            <w:pPr>
              <w:jc w:val="both"/>
              <w:rPr>
                <w:del w:id="8636" w:author="mikle" w:date="2025-10-09T19:45:00Z" w16du:dateUtc="2025-10-10T02:45:00Z"/>
                <w:lang w:val="en-US"/>
              </w:rPr>
            </w:pPr>
            <w:del w:id="8637" w:author="mikle" w:date="2025-10-09T19:45:00Z" w16du:dateUtc="2025-10-10T02:45:00Z">
              <w:r w:rsidRPr="00434E52" w:rsidDel="00BE130F">
                <w:rPr>
                  <w:lang w:val="en-US"/>
                </w:rPr>
                <w:delText>    span_len_total = sum(math.hypot(E[0]-S[0], E[1]-S[1]) for (S, E) in acq_spans)</w:delText>
              </w:r>
            </w:del>
          </w:p>
          <w:p w14:paraId="6AEA712A" w14:textId="5481CE63" w:rsidR="00434E52" w:rsidRPr="00434E52" w:rsidDel="00BE130F" w:rsidRDefault="00434E52" w:rsidP="00434E52">
            <w:pPr>
              <w:jc w:val="both"/>
              <w:rPr>
                <w:del w:id="8638" w:author="mikle" w:date="2025-10-09T19:45:00Z" w16du:dateUtc="2025-10-10T02:45:00Z"/>
                <w:lang w:val="en-US"/>
              </w:rPr>
            </w:pPr>
            <w:del w:id="8639" w:author="mikle" w:date="2025-10-09T19:45:00Z" w16du:dateUtc="2025-10-10T02:45:00Z">
              <w:r w:rsidRPr="00434E52" w:rsidDel="00BE130F">
                <w:rPr>
                  <w:lang w:val="en-US"/>
                </w:rPr>
                <w:delText>    span_len_total = max(0.0, min(span_len_total, total_dist))</w:delText>
              </w:r>
            </w:del>
          </w:p>
          <w:p w14:paraId="3F044B33" w14:textId="12D78D86" w:rsidR="00434E52" w:rsidRPr="00434E52" w:rsidDel="00BE130F" w:rsidRDefault="00434E52" w:rsidP="00434E52">
            <w:pPr>
              <w:jc w:val="both"/>
              <w:rPr>
                <w:del w:id="8640" w:author="mikle" w:date="2025-10-09T19:45:00Z" w16du:dateUtc="2025-10-10T02:45:00Z"/>
                <w:lang w:val="en-US"/>
              </w:rPr>
            </w:pPr>
          </w:p>
          <w:p w14:paraId="22C5AF95" w14:textId="77DC4C5A" w:rsidR="00434E52" w:rsidRPr="001E1313" w:rsidDel="00BE130F" w:rsidRDefault="00434E52" w:rsidP="00434E52">
            <w:pPr>
              <w:jc w:val="both"/>
              <w:rPr>
                <w:del w:id="8641" w:author="mikle" w:date="2025-10-09T19:45:00Z" w16du:dateUtc="2025-10-10T02:45:00Z"/>
                <w:lang w:val="en-US"/>
              </w:rPr>
            </w:pPr>
            <w:del w:id="8642" w:author="mikle" w:date="2025-10-09T19:45:00Z" w16du:dateUtc="2025-10-10T02:45:00Z">
              <w:r w:rsidRPr="00434E52" w:rsidDel="00BE130F">
                <w:rPr>
                  <w:lang w:val="en-US"/>
                </w:rPr>
                <w:delText xml:space="preserve">    </w:delText>
              </w:r>
            </w:del>
          </w:p>
          <w:p w14:paraId="14EDA89F" w14:textId="549514F5" w:rsidR="00434E52" w:rsidRPr="00434E52" w:rsidDel="00BE130F" w:rsidRDefault="00434E52" w:rsidP="00434E52">
            <w:pPr>
              <w:jc w:val="both"/>
              <w:rPr>
                <w:del w:id="8643" w:author="mikle" w:date="2025-10-09T19:45:00Z" w16du:dateUtc="2025-10-10T02:45:00Z"/>
                <w:lang w:val="en-US"/>
              </w:rPr>
            </w:pPr>
            <w:del w:id="8644" w:author="mikle" w:date="2025-10-09T19:45:00Z" w16du:dateUtc="2025-10-10T02:45:00Z">
              <w:r w:rsidRPr="00434E52" w:rsidDel="00BE130F">
                <w:rPr>
                  <w:lang w:val="en-US"/>
                </w:rPr>
                <w:delText>    T_nom = (span_len_total / max(1e-6, U_acq)) + ((total_dist - span_len_total) / max(1e-6, U_cruise))</w:delText>
              </w:r>
            </w:del>
          </w:p>
          <w:p w14:paraId="7C6A85CB" w14:textId="3F3C332A" w:rsidR="00434E52" w:rsidRPr="00434E52" w:rsidDel="00BE130F" w:rsidRDefault="00434E52" w:rsidP="00434E52">
            <w:pPr>
              <w:jc w:val="both"/>
              <w:rPr>
                <w:del w:id="8645" w:author="mikle" w:date="2025-10-09T19:45:00Z" w16du:dateUtc="2025-10-10T02:45:00Z"/>
                <w:lang w:val="en-US"/>
              </w:rPr>
            </w:pPr>
            <w:del w:id="8646" w:author="mikle" w:date="2025-10-09T19:45:00Z" w16du:dateUtc="2025-10-10T02:45:00Z">
              <w:r w:rsidRPr="00434E52" w:rsidDel="00BE130F">
                <w:rPr>
                  <w:lang w:val="en-US"/>
                </w:rPr>
                <w:delText>    T_end = 1.25 * T_nom</w:delText>
              </w:r>
            </w:del>
          </w:p>
          <w:p w14:paraId="1D9BB921" w14:textId="4EA2172F" w:rsidR="00434E52" w:rsidRPr="00434E52" w:rsidDel="00BE130F" w:rsidRDefault="00434E52" w:rsidP="00434E52">
            <w:pPr>
              <w:jc w:val="both"/>
              <w:rPr>
                <w:del w:id="8647" w:author="mikle" w:date="2025-10-09T19:45:00Z" w16du:dateUtc="2025-10-10T02:45:00Z"/>
                <w:lang w:val="en-US"/>
              </w:rPr>
            </w:pPr>
            <w:del w:id="8648" w:author="mikle" w:date="2025-10-09T19:45:00Z" w16du:dateUtc="2025-10-10T02:45:00Z">
              <w:r w:rsidRPr="00434E52" w:rsidDel="00BE130F">
                <w:rPr>
                  <w:lang w:val="en-US"/>
                </w:rPr>
                <w:delText xml:space="preserve">    print(f"[SIM] L≈{total_dist:.1f} </w:delText>
              </w:r>
              <w:r w:rsidRPr="00434E52" w:rsidDel="00BE130F">
                <w:delText>м</w:delText>
              </w:r>
              <w:r w:rsidRPr="00434E52" w:rsidDel="00BE130F">
                <w:rPr>
                  <w:lang w:val="en-US"/>
                </w:rPr>
                <w:delText xml:space="preserve">, L_acq≈{span_len_total:.1f} </w:delText>
              </w:r>
              <w:r w:rsidRPr="00434E52" w:rsidDel="00BE130F">
                <w:delText>м</w:delText>
              </w:r>
              <w:r w:rsidRPr="00434E52" w:rsidDel="00BE130F">
                <w:rPr>
                  <w:lang w:val="en-US"/>
                </w:rPr>
                <w:delText>, T≈{T_end:.1f} c")</w:delText>
              </w:r>
            </w:del>
          </w:p>
          <w:p w14:paraId="4FE1363E" w14:textId="3B6040F6" w:rsidR="00434E52" w:rsidRPr="001E1313" w:rsidDel="00BE130F" w:rsidRDefault="00434E52" w:rsidP="00434E52">
            <w:pPr>
              <w:jc w:val="both"/>
              <w:rPr>
                <w:del w:id="8649" w:author="mikle" w:date="2025-10-09T19:45:00Z" w16du:dateUtc="2025-10-10T02:45:00Z"/>
                <w:lang w:val="en-US"/>
                <w:rPrChange w:id="8650" w:author="Анна Ромашко" w:date="2025-09-25T08:08:00Z">
                  <w:rPr>
                    <w:del w:id="8651" w:author="mikle" w:date="2025-10-09T19:45:00Z" w16du:dateUtc="2025-10-10T02:45:00Z"/>
                  </w:rPr>
                </w:rPrChange>
              </w:rPr>
            </w:pPr>
          </w:p>
          <w:p w14:paraId="0DEACA29" w14:textId="4D064812" w:rsidR="00434E52" w:rsidRPr="001E1313" w:rsidDel="00BE130F" w:rsidRDefault="00434E52" w:rsidP="00434E52">
            <w:pPr>
              <w:jc w:val="both"/>
              <w:rPr>
                <w:del w:id="8652" w:author="mikle" w:date="2025-10-09T19:45:00Z" w16du:dateUtc="2025-10-10T02:45:00Z"/>
                <w:lang w:val="en-US"/>
                <w:rPrChange w:id="8653" w:author="Анна Ромашко" w:date="2025-09-25T08:08:00Z">
                  <w:rPr>
                    <w:del w:id="8654" w:author="mikle" w:date="2025-10-09T19:45:00Z" w16du:dateUtc="2025-10-10T02:45:00Z"/>
                  </w:rPr>
                </w:rPrChange>
              </w:rPr>
            </w:pPr>
            <w:del w:id="8655" w:author="mikle" w:date="2025-10-09T19:45:00Z" w16du:dateUtc="2025-10-10T02:45:00Z">
              <w:r w:rsidRPr="001E1313" w:rsidDel="00BE130F">
                <w:rPr>
                  <w:lang w:val="en-US"/>
                  <w:rPrChange w:id="8656" w:author="Анна Ромашко" w:date="2025-09-25T08:08:00Z">
                    <w:rPr/>
                  </w:rPrChange>
                </w:rPr>
                <w:delText>    spans_ex = []</w:delText>
              </w:r>
            </w:del>
          </w:p>
          <w:p w14:paraId="035A2E03" w14:textId="43510B38" w:rsidR="00434E52" w:rsidRPr="00434E52" w:rsidDel="00BE130F" w:rsidRDefault="00434E52" w:rsidP="00434E52">
            <w:pPr>
              <w:jc w:val="both"/>
              <w:rPr>
                <w:del w:id="8657" w:author="mikle" w:date="2025-10-09T19:45:00Z" w16du:dateUtc="2025-10-10T02:45:00Z"/>
                <w:lang w:val="en-US"/>
              </w:rPr>
            </w:pPr>
            <w:del w:id="8658" w:author="mikle" w:date="2025-10-09T19:45:00Z" w16du:dateUtc="2025-10-10T02:45:00Z">
              <w:r w:rsidRPr="001E1313" w:rsidDel="00BE130F">
                <w:rPr>
                  <w:lang w:val="en-US"/>
                  <w:rPrChange w:id="8659" w:author="Анна Ромашко" w:date="2025-09-25T08:08:00Z">
                    <w:rPr/>
                  </w:rPrChange>
                </w:rPr>
                <w:delText xml:space="preserve">    </w:delText>
              </w:r>
              <w:r w:rsidRPr="00434E52" w:rsidDel="00BE130F">
                <w:rPr>
                  <w:lang w:val="en-US"/>
                </w:rPr>
                <w:delText>for S, E in acq_spans:</w:delText>
              </w:r>
            </w:del>
          </w:p>
          <w:p w14:paraId="35A3D586" w14:textId="7D0AEDE4" w:rsidR="00434E52" w:rsidRPr="00434E52" w:rsidDel="00BE130F" w:rsidRDefault="00434E52" w:rsidP="00434E52">
            <w:pPr>
              <w:jc w:val="both"/>
              <w:rPr>
                <w:del w:id="8660" w:author="mikle" w:date="2025-10-09T19:45:00Z" w16du:dateUtc="2025-10-10T02:45:00Z"/>
                <w:lang w:val="en-US"/>
              </w:rPr>
            </w:pPr>
            <w:del w:id="8661" w:author="mikle" w:date="2025-10-09T19:45:00Z" w16du:dateUtc="2025-10-10T02:45:00Z">
              <w:r w:rsidRPr="00434E52" w:rsidDel="00BE130F">
                <w:rPr>
                  <w:lang w:val="en-US"/>
                </w:rPr>
                <w:delText>        dx, dy = E[0]-S[0], E[1]-S[1]</w:delText>
              </w:r>
            </w:del>
          </w:p>
          <w:p w14:paraId="69434481" w14:textId="0BB868BF" w:rsidR="00434E52" w:rsidRPr="00434E52" w:rsidDel="00BE130F" w:rsidRDefault="00434E52" w:rsidP="00434E52">
            <w:pPr>
              <w:jc w:val="both"/>
              <w:rPr>
                <w:del w:id="8662" w:author="mikle" w:date="2025-10-09T19:45:00Z" w16du:dateUtc="2025-10-10T02:45:00Z"/>
                <w:lang w:val="en-US"/>
              </w:rPr>
            </w:pPr>
            <w:del w:id="8663" w:author="mikle" w:date="2025-10-09T19:45:00Z" w16du:dateUtc="2025-10-10T02:45:00Z">
              <w:r w:rsidRPr="00434E52" w:rsidDel="00BE130F">
                <w:rPr>
                  <w:lang w:val="en-US"/>
                </w:rPr>
                <w:delText>        L = math.hypot(dx, dy)</w:delText>
              </w:r>
            </w:del>
          </w:p>
          <w:p w14:paraId="54A7E600" w14:textId="0E52A66A" w:rsidR="00434E52" w:rsidRPr="00434E52" w:rsidDel="00BE130F" w:rsidRDefault="00434E52" w:rsidP="00434E52">
            <w:pPr>
              <w:jc w:val="both"/>
              <w:rPr>
                <w:del w:id="8664" w:author="mikle" w:date="2025-10-09T19:45:00Z" w16du:dateUtc="2025-10-10T02:45:00Z"/>
                <w:lang w:val="en-US"/>
              </w:rPr>
            </w:pPr>
            <w:del w:id="8665" w:author="mikle" w:date="2025-10-09T19:45:00Z" w16du:dateUtc="2025-10-10T02:45:00Z">
              <w:r w:rsidRPr="00434E52" w:rsidDel="00BE130F">
                <w:rPr>
                  <w:lang w:val="en-US"/>
                </w:rPr>
                <w:delText>        if L &lt; 1e-6: continue</w:delText>
              </w:r>
            </w:del>
          </w:p>
          <w:p w14:paraId="482F5F5F" w14:textId="50C3251B" w:rsidR="00434E52" w:rsidRPr="00434E52" w:rsidDel="00BE130F" w:rsidRDefault="00434E52" w:rsidP="00434E52">
            <w:pPr>
              <w:jc w:val="both"/>
              <w:rPr>
                <w:del w:id="8666" w:author="mikle" w:date="2025-10-09T19:45:00Z" w16du:dateUtc="2025-10-10T02:45:00Z"/>
                <w:lang w:val="en-US"/>
              </w:rPr>
            </w:pPr>
            <w:del w:id="8667" w:author="mikle" w:date="2025-10-09T19:45:00Z" w16du:dateUtc="2025-10-10T02:45:00Z">
              <w:r w:rsidRPr="00434E52" w:rsidDel="00BE130F">
                <w:rPr>
                  <w:lang w:val="en-US"/>
                </w:rPr>
                <w:delText>        ux, uy = dx/L, dy/L</w:delText>
              </w:r>
            </w:del>
          </w:p>
          <w:p w14:paraId="5C6AA364" w14:textId="0945CAAE" w:rsidR="00434E52" w:rsidRPr="00434E52" w:rsidDel="00BE130F" w:rsidRDefault="00434E52" w:rsidP="00434E52">
            <w:pPr>
              <w:jc w:val="both"/>
              <w:rPr>
                <w:del w:id="8668" w:author="mikle" w:date="2025-10-09T19:45:00Z" w16du:dateUtc="2025-10-10T02:45:00Z"/>
                <w:lang w:val="en-US"/>
              </w:rPr>
            </w:pPr>
            <w:del w:id="8669" w:author="mikle" w:date="2025-10-09T19:45:00Z" w16du:dateUtc="2025-10-10T02:45:00Z">
              <w:r w:rsidRPr="00434E52" w:rsidDel="00BE130F">
                <w:rPr>
                  <w:lang w:val="en-US"/>
                </w:rPr>
                <w:delText>        spans_ex.append({"S": S, "E": E, "u": (ux, uy), "L": L,</w:delText>
              </w:r>
            </w:del>
          </w:p>
          <w:p w14:paraId="020B120B" w14:textId="3B2A7528" w:rsidR="00434E52" w:rsidRPr="00434E52" w:rsidDel="00BE130F" w:rsidRDefault="00434E52" w:rsidP="00434E52">
            <w:pPr>
              <w:jc w:val="both"/>
              <w:rPr>
                <w:del w:id="8670" w:author="mikle" w:date="2025-10-09T19:45:00Z" w16du:dateUtc="2025-10-10T02:45:00Z"/>
                <w:lang w:val="en-US"/>
              </w:rPr>
            </w:pPr>
            <w:del w:id="8671" w:author="mikle" w:date="2025-10-09T19:45:00Z" w16du:dateUtc="2025-10-10T02:45:00Z">
              <w:r w:rsidRPr="00434E52" w:rsidDel="00BE130F">
                <w:rPr>
                  <w:lang w:val="en-US"/>
                </w:rPr>
                <w:delText>                         "start_fired": False, "end_fired": False})</w:delText>
              </w:r>
            </w:del>
          </w:p>
          <w:p w14:paraId="7DBFD3E2" w14:textId="66DD5459" w:rsidR="00434E52" w:rsidRPr="00434E52" w:rsidDel="00BE130F" w:rsidRDefault="00434E52" w:rsidP="00434E52">
            <w:pPr>
              <w:jc w:val="both"/>
              <w:rPr>
                <w:del w:id="8672" w:author="mikle" w:date="2025-10-09T19:45:00Z" w16du:dateUtc="2025-10-10T02:45:00Z"/>
                <w:lang w:val="en-US"/>
              </w:rPr>
            </w:pPr>
          </w:p>
          <w:p w14:paraId="43308588" w14:textId="310E24CA" w:rsidR="00434E52" w:rsidRPr="001E1313" w:rsidDel="00BE130F" w:rsidRDefault="00434E52" w:rsidP="00434E52">
            <w:pPr>
              <w:jc w:val="both"/>
              <w:rPr>
                <w:del w:id="8673" w:author="mikle" w:date="2025-10-09T19:45:00Z" w16du:dateUtc="2025-10-10T02:45:00Z"/>
                <w:lang w:val="en-US"/>
              </w:rPr>
            </w:pPr>
            <w:del w:id="8674" w:author="mikle" w:date="2025-10-09T19:45:00Z" w16du:dateUtc="2025-10-10T02:45:00Z">
              <w:r w:rsidRPr="00434E52" w:rsidDel="00BE130F">
                <w:rPr>
                  <w:lang w:val="en-US"/>
                </w:rPr>
                <w:delText xml:space="preserve">    </w:delText>
              </w:r>
            </w:del>
          </w:p>
          <w:p w14:paraId="377F89B3" w14:textId="31472089" w:rsidR="00434E52" w:rsidRPr="00434E52" w:rsidDel="00BE130F" w:rsidRDefault="00434E52" w:rsidP="00434E52">
            <w:pPr>
              <w:jc w:val="both"/>
              <w:rPr>
                <w:del w:id="8675" w:author="mikle" w:date="2025-10-09T19:45:00Z" w16du:dateUtc="2025-10-10T02:45:00Z"/>
                <w:lang w:val="en-US"/>
              </w:rPr>
            </w:pPr>
            <w:del w:id="8676" w:author="mikle" w:date="2025-10-09T19:45:00Z" w16du:dateUtc="2025-10-10T02:45:00Z">
              <w:r w:rsidRPr="00434E52" w:rsidDel="00BE130F">
                <w:rPr>
                  <w:lang w:val="en-US"/>
                </w:rPr>
                <w:delText>    yaw = Kurs(dt=dt, Mdist=Mdist,</w:delText>
              </w:r>
            </w:del>
          </w:p>
          <w:p w14:paraId="32D262F5" w14:textId="7BFAA82C" w:rsidR="00434E52" w:rsidRPr="00434E52" w:rsidDel="00BE130F" w:rsidRDefault="00434E52" w:rsidP="00434E52">
            <w:pPr>
              <w:jc w:val="both"/>
              <w:rPr>
                <w:del w:id="8677" w:author="mikle" w:date="2025-10-09T19:45:00Z" w16du:dateUtc="2025-10-10T02:45:00Z"/>
                <w:lang w:val="en-US"/>
              </w:rPr>
            </w:pPr>
            <w:del w:id="8678" w:author="mikle" w:date="2025-10-09T19:45:00Z" w16du:dateUtc="2025-10-10T02:45:00Z">
              <w:r w:rsidRPr="00434E52" w:rsidDel="00BE130F">
                <w:rPr>
                  <w:lang w:val="en-US"/>
                </w:rPr>
                <w:delText>               use_5pct_error_psi=use_5pct_error_psi,</w:delText>
              </w:r>
            </w:del>
          </w:p>
          <w:p w14:paraId="4C2B1D0E" w14:textId="155EFCCB" w:rsidR="00434E52" w:rsidRPr="00434E52" w:rsidDel="00BE130F" w:rsidRDefault="00434E52" w:rsidP="00434E52">
            <w:pPr>
              <w:jc w:val="both"/>
              <w:rPr>
                <w:del w:id="8679" w:author="mikle" w:date="2025-10-09T19:45:00Z" w16du:dateUtc="2025-10-10T02:45:00Z"/>
                <w:lang w:val="en-US"/>
              </w:rPr>
            </w:pPr>
            <w:del w:id="8680" w:author="mikle" w:date="2025-10-09T19:45:00Z" w16du:dateUtc="2025-10-10T02:45:00Z">
              <w:r w:rsidRPr="00434E52" w:rsidDel="00BE130F">
                <w:rPr>
                  <w:lang w:val="en-US"/>
                </w:rPr>
                <w:delText>               use_5pct_error_r=use_5pct_error_r,</w:delText>
              </w:r>
            </w:del>
          </w:p>
          <w:p w14:paraId="2D0689F0" w14:textId="4E803E48" w:rsidR="00434E52" w:rsidRPr="00434E52" w:rsidDel="00BE130F" w:rsidRDefault="00434E52" w:rsidP="00434E52">
            <w:pPr>
              <w:jc w:val="both"/>
              <w:rPr>
                <w:del w:id="8681" w:author="mikle" w:date="2025-10-09T19:45:00Z" w16du:dateUtc="2025-10-10T02:45:00Z"/>
                <w:lang w:val="en-US"/>
              </w:rPr>
            </w:pPr>
            <w:del w:id="8682" w:author="mikle" w:date="2025-10-09T19:45:00Z" w16du:dateUtc="2025-10-10T02:45:00Z">
              <w:r w:rsidRPr="00434E52" w:rsidDel="00BE130F">
                <w:rPr>
                  <w:lang w:val="en-US"/>
                </w:rPr>
                <w:delText>               meas_scale=meas_scale)</w:delText>
              </w:r>
            </w:del>
          </w:p>
          <w:p w14:paraId="6EE68C95" w14:textId="06697936" w:rsidR="00434E52" w:rsidRPr="00434E52" w:rsidDel="00BE130F" w:rsidRDefault="00434E52" w:rsidP="00434E52">
            <w:pPr>
              <w:jc w:val="both"/>
              <w:rPr>
                <w:del w:id="8683" w:author="mikle" w:date="2025-10-09T19:45:00Z" w16du:dateUtc="2025-10-10T02:45:00Z"/>
                <w:lang w:val="en-US"/>
              </w:rPr>
            </w:pPr>
            <w:del w:id="8684" w:author="mikle" w:date="2025-10-09T19:45:00Z" w16du:dateUtc="2025-10-10T02:45:00Z">
              <w:r w:rsidRPr="00434E52" w:rsidDel="00BE130F">
                <w:rPr>
                  <w:lang w:val="en-US"/>
                </w:rPr>
                <w:delText>    surge = MarshevPD(Kp=2.0, Kd=1.2, at=12.0, wn_ref=1.2, zeta_ref=0.7,</w:delText>
              </w:r>
            </w:del>
          </w:p>
          <w:p w14:paraId="1DAC2C83" w14:textId="352772ED" w:rsidR="00434E52" w:rsidRPr="00434E52" w:rsidDel="00BE130F" w:rsidRDefault="00434E52" w:rsidP="00434E52">
            <w:pPr>
              <w:jc w:val="both"/>
              <w:rPr>
                <w:del w:id="8685" w:author="mikle" w:date="2025-10-09T19:45:00Z" w16du:dateUtc="2025-10-10T02:45:00Z"/>
                <w:lang w:val="en-US"/>
              </w:rPr>
            </w:pPr>
            <w:del w:id="8686" w:author="mikle" w:date="2025-10-09T19:45:00Z" w16du:dateUtc="2025-10-10T02:45:00Z">
              <w:r w:rsidRPr="00434E52" w:rsidDel="00BE130F">
                <w:rPr>
                  <w:lang w:val="en-US"/>
                </w:rPr>
                <w:delText>                      Fdist_mag=Fdist_mag, Fdist_dir_deg=Fdist_dir_deg,</w:delText>
              </w:r>
            </w:del>
          </w:p>
          <w:p w14:paraId="71346525" w14:textId="13260EB0" w:rsidR="00434E52" w:rsidRPr="00434E52" w:rsidDel="00BE130F" w:rsidRDefault="00434E52" w:rsidP="00434E52">
            <w:pPr>
              <w:jc w:val="both"/>
              <w:rPr>
                <w:del w:id="8687" w:author="mikle" w:date="2025-10-09T19:45:00Z" w16du:dateUtc="2025-10-10T02:45:00Z"/>
                <w:lang w:val="en-US"/>
              </w:rPr>
            </w:pPr>
            <w:del w:id="8688" w:author="mikle" w:date="2025-10-09T19:45:00Z" w16du:dateUtc="2025-10-10T02:45:00Z">
              <w:r w:rsidRPr="00434E52" w:rsidDel="00BE130F">
                <w:rPr>
                  <w:lang w:val="en-US"/>
                </w:rPr>
                <w:delText>                      use_5pct_error_u=use_5pct_error_u, meas_scale=meas_scale, dt=dt)</w:delText>
              </w:r>
            </w:del>
          </w:p>
          <w:p w14:paraId="02192831" w14:textId="360E43F0" w:rsidR="00434E52" w:rsidRPr="00434E52" w:rsidDel="00BE130F" w:rsidRDefault="00434E52" w:rsidP="00434E52">
            <w:pPr>
              <w:jc w:val="both"/>
              <w:rPr>
                <w:del w:id="8689" w:author="mikle" w:date="2025-10-09T19:45:00Z" w16du:dateUtc="2025-10-10T02:45:00Z"/>
                <w:lang w:val="en-US"/>
              </w:rPr>
            </w:pPr>
          </w:p>
          <w:p w14:paraId="1A279B12" w14:textId="30FAC065" w:rsidR="00434E52" w:rsidRPr="001E1313" w:rsidDel="00BE130F" w:rsidRDefault="00434E52" w:rsidP="00434E52">
            <w:pPr>
              <w:jc w:val="both"/>
              <w:rPr>
                <w:del w:id="8690" w:author="mikle" w:date="2025-10-09T19:45:00Z" w16du:dateUtc="2025-10-10T02:45:00Z"/>
                <w:lang w:val="en-US"/>
                <w:rPrChange w:id="8691" w:author="Анна Ромашко" w:date="2025-09-25T08:08:00Z">
                  <w:rPr>
                    <w:del w:id="8692" w:author="mikle" w:date="2025-10-09T19:45:00Z" w16du:dateUtc="2025-10-10T02:45:00Z"/>
                  </w:rPr>
                </w:rPrChange>
              </w:rPr>
            </w:pPr>
            <w:del w:id="8693" w:author="mikle" w:date="2025-10-09T19:45:00Z" w16du:dateUtc="2025-10-10T02:45:00Z">
              <w:r w:rsidRPr="00434E52" w:rsidDel="00BE130F">
                <w:rPr>
                  <w:lang w:val="en-US"/>
                </w:rPr>
                <w:delText xml:space="preserve">    </w:delText>
              </w:r>
            </w:del>
          </w:p>
          <w:p w14:paraId="7C74CF04" w14:textId="713794DC" w:rsidR="00434E52" w:rsidRPr="001E1313" w:rsidDel="00BE130F" w:rsidRDefault="00434E52" w:rsidP="00434E52">
            <w:pPr>
              <w:jc w:val="both"/>
              <w:rPr>
                <w:del w:id="8694" w:author="mikle" w:date="2025-10-09T19:45:00Z" w16du:dateUtc="2025-10-10T02:45:00Z"/>
                <w:lang w:val="en-US"/>
                <w:rPrChange w:id="8695" w:author="Анна Ромашко" w:date="2025-09-25T08:08:00Z">
                  <w:rPr>
                    <w:del w:id="8696" w:author="mikle" w:date="2025-10-09T19:45:00Z" w16du:dateUtc="2025-10-10T02:45:00Z"/>
                  </w:rPr>
                </w:rPrChange>
              </w:rPr>
            </w:pPr>
            <w:del w:id="8697" w:author="mikle" w:date="2025-10-09T19:45:00Z" w16du:dateUtc="2025-10-10T02:45:00Z">
              <w:r w:rsidRPr="001E1313" w:rsidDel="00BE130F">
                <w:rPr>
                  <w:lang w:val="en-US"/>
                  <w:rPrChange w:id="8698" w:author="Анна Ромашко" w:date="2025-09-25T08:08:00Z">
                    <w:rPr/>
                  </w:rPrChange>
                </w:rPr>
                <w:delText>    x, y = wps[0]</w:delText>
              </w:r>
            </w:del>
          </w:p>
          <w:p w14:paraId="2836B641" w14:textId="228E67F5" w:rsidR="00434E52" w:rsidRPr="00434E52" w:rsidDel="00BE130F" w:rsidRDefault="00434E52" w:rsidP="00434E52">
            <w:pPr>
              <w:jc w:val="both"/>
              <w:rPr>
                <w:del w:id="8699" w:author="mikle" w:date="2025-10-09T19:45:00Z" w16du:dateUtc="2025-10-10T02:45:00Z"/>
                <w:lang w:val="en-US"/>
              </w:rPr>
            </w:pPr>
            <w:del w:id="8700" w:author="mikle" w:date="2025-10-09T19:45:00Z" w16du:dateUtc="2025-10-10T02:45:00Z">
              <w:r w:rsidRPr="001E1313" w:rsidDel="00BE130F">
                <w:rPr>
                  <w:lang w:val="en-US"/>
                  <w:rPrChange w:id="8701" w:author="Анна Ромашко" w:date="2025-09-25T08:08:00Z">
                    <w:rPr/>
                  </w:rPrChange>
                </w:rPr>
                <w:delText xml:space="preserve">    </w:delText>
              </w:r>
              <w:r w:rsidRPr="00434E52" w:rsidDel="00BE130F">
                <w:rPr>
                  <w:lang w:val="en-US"/>
                </w:rPr>
                <w:delText>if len(wps) &gt;= 2:</w:delText>
              </w:r>
            </w:del>
          </w:p>
          <w:p w14:paraId="55FAA15F" w14:textId="70E4A79E" w:rsidR="00434E52" w:rsidRPr="00434E52" w:rsidDel="00BE130F" w:rsidRDefault="00434E52" w:rsidP="00434E52">
            <w:pPr>
              <w:jc w:val="both"/>
              <w:rPr>
                <w:del w:id="8702" w:author="mikle" w:date="2025-10-09T19:45:00Z" w16du:dateUtc="2025-10-10T02:45:00Z"/>
                <w:lang w:val="en-US"/>
              </w:rPr>
            </w:pPr>
            <w:del w:id="8703" w:author="mikle" w:date="2025-10-09T19:45:00Z" w16du:dateUtc="2025-10-10T02:45:00Z">
              <w:r w:rsidRPr="00434E52" w:rsidDel="00BE130F">
                <w:rPr>
                  <w:lang w:val="en-US"/>
                </w:rPr>
                <w:delText>        dx0, dy0 = wps[1][0]-wps[0][0], wps[1][1]-wps[0][1]</w:delText>
              </w:r>
            </w:del>
          </w:p>
          <w:p w14:paraId="0B0D977A" w14:textId="72BAD75A" w:rsidR="00434E52" w:rsidRPr="00434E52" w:rsidDel="00BE130F" w:rsidRDefault="00434E52" w:rsidP="00434E52">
            <w:pPr>
              <w:jc w:val="both"/>
              <w:rPr>
                <w:del w:id="8704" w:author="mikle" w:date="2025-10-09T19:45:00Z" w16du:dateUtc="2025-10-10T02:45:00Z"/>
                <w:lang w:val="en-US"/>
              </w:rPr>
            </w:pPr>
            <w:del w:id="8705" w:author="mikle" w:date="2025-10-09T19:45:00Z" w16du:dateUtc="2025-10-10T02:45:00Z">
              <w:r w:rsidRPr="00434E52" w:rsidDel="00BE130F">
                <w:rPr>
                  <w:lang w:val="en-US"/>
                </w:rPr>
                <w:delText>        yaw.psi = math.atan2(dy0, dx0)</w:delText>
              </w:r>
            </w:del>
          </w:p>
          <w:p w14:paraId="2378CE42" w14:textId="04E47F8D" w:rsidR="00434E52" w:rsidRPr="00434E52" w:rsidDel="00BE130F" w:rsidRDefault="00434E52" w:rsidP="00434E52">
            <w:pPr>
              <w:jc w:val="both"/>
              <w:rPr>
                <w:del w:id="8706" w:author="mikle" w:date="2025-10-09T19:45:00Z" w16du:dateUtc="2025-10-10T02:45:00Z"/>
                <w:lang w:val="en-US"/>
              </w:rPr>
            </w:pPr>
          </w:p>
          <w:p w14:paraId="6C8D7086" w14:textId="44AA2FFF" w:rsidR="00434E52" w:rsidRPr="001E1313" w:rsidDel="00BE130F" w:rsidRDefault="00434E52" w:rsidP="00434E52">
            <w:pPr>
              <w:jc w:val="both"/>
              <w:rPr>
                <w:del w:id="8707" w:author="mikle" w:date="2025-10-09T19:45:00Z" w16du:dateUtc="2025-10-10T02:45:00Z"/>
                <w:lang w:val="en-US"/>
              </w:rPr>
            </w:pPr>
            <w:del w:id="8708" w:author="mikle" w:date="2025-10-09T19:45:00Z" w16du:dateUtc="2025-10-10T02:45:00Z">
              <w:r w:rsidRPr="00434E52" w:rsidDel="00BE130F">
                <w:rPr>
                  <w:lang w:val="en-US"/>
                </w:rPr>
                <w:delText xml:space="preserve">    </w:delText>
              </w:r>
            </w:del>
          </w:p>
          <w:p w14:paraId="0922A784" w14:textId="7F0A8C56" w:rsidR="00434E52" w:rsidRPr="00610DC0" w:rsidDel="00BE130F" w:rsidRDefault="00434E52" w:rsidP="00434E52">
            <w:pPr>
              <w:jc w:val="both"/>
              <w:rPr>
                <w:del w:id="8709" w:author="mikle" w:date="2025-10-09T19:45:00Z" w16du:dateUtc="2025-10-10T02:45:00Z"/>
                <w:lang w:val="en-US"/>
                <w:rPrChange w:id="8710" w:author="mikle" w:date="2025-10-04T20:39:00Z" w16du:dateUtc="2025-10-05T03:39:00Z">
                  <w:rPr>
                    <w:del w:id="8711" w:author="mikle" w:date="2025-10-09T19:45:00Z" w16du:dateUtc="2025-10-10T02:45:00Z"/>
                  </w:rPr>
                </w:rPrChange>
              </w:rPr>
            </w:pPr>
            <w:del w:id="8712" w:author="mikle" w:date="2025-10-09T19:45:00Z" w16du:dateUtc="2025-10-10T02:45:00Z">
              <w:r w:rsidRPr="001E1313" w:rsidDel="00BE130F">
                <w:rPr>
                  <w:lang w:val="en-US"/>
                </w:rPr>
                <w:delText xml:space="preserve">    </w:delText>
              </w:r>
              <w:r w:rsidRPr="00610DC0" w:rsidDel="00BE130F">
                <w:rPr>
                  <w:lang w:val="en-US"/>
                  <w:rPrChange w:id="8713" w:author="mikle" w:date="2025-10-04T20:39:00Z" w16du:dateUtc="2025-10-05T03:39:00Z">
                    <w:rPr/>
                  </w:rPrChange>
                </w:rPr>
                <w:delText>xs, ys = [x], [y]</w:delText>
              </w:r>
            </w:del>
          </w:p>
          <w:p w14:paraId="1181168C" w14:textId="1CFE9FC8" w:rsidR="00434E52" w:rsidRPr="00434E52" w:rsidDel="00BE130F" w:rsidRDefault="00434E52" w:rsidP="00434E52">
            <w:pPr>
              <w:jc w:val="both"/>
              <w:rPr>
                <w:del w:id="8714" w:author="mikle" w:date="2025-10-09T19:45:00Z" w16du:dateUtc="2025-10-10T02:45:00Z"/>
                <w:lang w:val="en-US"/>
              </w:rPr>
            </w:pPr>
            <w:del w:id="8715" w:author="mikle" w:date="2025-10-09T19:45:00Z" w16du:dateUtc="2025-10-10T02:45:00Z">
              <w:r w:rsidRPr="00610DC0" w:rsidDel="00BE130F">
                <w:rPr>
                  <w:lang w:val="en-US"/>
                  <w:rPrChange w:id="8716" w:author="mikle" w:date="2025-10-04T20:39:00Z" w16du:dateUtc="2025-10-05T03:39:00Z">
                    <w:rPr/>
                  </w:rPrChange>
                </w:rPr>
                <w:delText xml:space="preserve">    </w:delText>
              </w:r>
              <w:r w:rsidRPr="00434E52" w:rsidDel="00BE130F">
                <w:rPr>
                  <w:lang w:val="en-US"/>
                </w:rPr>
                <w:delText>psis_deg, us = [yaw.psi*RAD2DEG], [surge.u]</w:delText>
              </w:r>
            </w:del>
          </w:p>
          <w:p w14:paraId="204AB70D" w14:textId="30F4EB2D" w:rsidR="00434E52" w:rsidRPr="00434E52" w:rsidDel="00BE130F" w:rsidRDefault="00434E52" w:rsidP="00434E52">
            <w:pPr>
              <w:jc w:val="both"/>
              <w:rPr>
                <w:del w:id="8717" w:author="mikle" w:date="2025-10-09T19:45:00Z" w16du:dateUtc="2025-10-10T02:45:00Z"/>
                <w:lang w:val="en-US"/>
              </w:rPr>
            </w:pPr>
            <w:del w:id="8718" w:author="mikle" w:date="2025-10-09T19:45:00Z" w16du:dateUtc="2025-10-10T02:45:00Z">
              <w:r w:rsidRPr="00434E52" w:rsidDel="00BE130F">
                <w:rPr>
                  <w:lang w:val="en-US"/>
                </w:rPr>
                <w:delText>    e_ct_hist = [0.0]; t_hist = [0.0]</w:delText>
              </w:r>
            </w:del>
          </w:p>
          <w:p w14:paraId="6D5D3E6B" w14:textId="717F333E" w:rsidR="00434E52" w:rsidRPr="00434E52" w:rsidDel="00BE130F" w:rsidRDefault="00434E52" w:rsidP="00434E52">
            <w:pPr>
              <w:jc w:val="both"/>
              <w:rPr>
                <w:del w:id="8719" w:author="mikle" w:date="2025-10-09T19:45:00Z" w16du:dateUtc="2025-10-10T02:45:00Z"/>
                <w:lang w:val="en-US"/>
              </w:rPr>
            </w:pPr>
            <w:del w:id="8720" w:author="mikle" w:date="2025-10-09T19:45:00Z" w16du:dateUtc="2025-10-10T02:45:00Z">
              <w:r w:rsidRPr="00434E52" w:rsidDel="00BE130F">
                <w:rPr>
                  <w:lang w:val="en-US"/>
                </w:rPr>
                <w:delText>    camera_events = []</w:delText>
              </w:r>
            </w:del>
          </w:p>
          <w:p w14:paraId="2D3080C3" w14:textId="538FE0A5" w:rsidR="00434E52" w:rsidRPr="00434E52" w:rsidDel="00BE130F" w:rsidRDefault="00434E52" w:rsidP="00434E52">
            <w:pPr>
              <w:jc w:val="both"/>
              <w:rPr>
                <w:del w:id="8721" w:author="mikle" w:date="2025-10-09T19:45:00Z" w16du:dateUtc="2025-10-10T02:45:00Z"/>
                <w:lang w:val="en-US"/>
              </w:rPr>
            </w:pPr>
            <w:del w:id="8722" w:author="mikle" w:date="2025-10-09T19:45:00Z" w16du:dateUtc="2025-10-10T02:45:00Z">
              <w:r w:rsidRPr="00434E52" w:rsidDel="00BE130F">
                <w:rPr>
                  <w:lang w:val="en-US"/>
                </w:rPr>
                <w:delText>    capturing = False</w:delText>
              </w:r>
            </w:del>
          </w:p>
          <w:p w14:paraId="38C89647" w14:textId="00926A7A" w:rsidR="00434E52" w:rsidRPr="00434E52" w:rsidDel="00BE130F" w:rsidRDefault="00434E52" w:rsidP="00434E52">
            <w:pPr>
              <w:jc w:val="both"/>
              <w:rPr>
                <w:del w:id="8723" w:author="mikle" w:date="2025-10-09T19:45:00Z" w16du:dateUtc="2025-10-10T02:45:00Z"/>
                <w:lang w:val="en-US"/>
              </w:rPr>
            </w:pPr>
            <w:del w:id="8724" w:author="mikle" w:date="2025-10-09T19:45:00Z" w16du:dateUtc="2025-10-10T02:45:00Z">
              <w:r w:rsidRPr="00434E52" w:rsidDel="00BE130F">
                <w:rPr>
                  <w:lang w:val="en-US"/>
                </w:rPr>
                <w:delText>    event_perp_tol = 2.0</w:delText>
              </w:r>
            </w:del>
          </w:p>
          <w:p w14:paraId="0239E8AE" w14:textId="0C0B891D" w:rsidR="00434E52" w:rsidRPr="00434E52" w:rsidDel="00BE130F" w:rsidRDefault="00434E52" w:rsidP="00434E52">
            <w:pPr>
              <w:jc w:val="both"/>
              <w:rPr>
                <w:del w:id="8725" w:author="mikle" w:date="2025-10-09T19:45:00Z" w16du:dateUtc="2025-10-10T02:45:00Z"/>
                <w:lang w:val="en-US"/>
              </w:rPr>
            </w:pPr>
          </w:p>
          <w:p w14:paraId="02A0083F" w14:textId="29766F0A" w:rsidR="00434E52" w:rsidRPr="001E1313" w:rsidDel="00BE130F" w:rsidRDefault="00434E52" w:rsidP="00434E52">
            <w:pPr>
              <w:jc w:val="both"/>
              <w:rPr>
                <w:del w:id="8726" w:author="mikle" w:date="2025-10-09T19:45:00Z" w16du:dateUtc="2025-10-10T02:45:00Z"/>
                <w:lang w:val="en-US"/>
                <w:rPrChange w:id="8727" w:author="Анна Ромашко" w:date="2025-09-25T08:08:00Z">
                  <w:rPr>
                    <w:del w:id="8728" w:author="mikle" w:date="2025-10-09T19:45:00Z" w16du:dateUtc="2025-10-10T02:45:00Z"/>
                  </w:rPr>
                </w:rPrChange>
              </w:rPr>
            </w:pPr>
            <w:del w:id="8729" w:author="mikle" w:date="2025-10-09T19:45:00Z" w16du:dateUtc="2025-10-10T02:45:00Z">
              <w:r w:rsidRPr="00434E52" w:rsidDel="00BE130F">
                <w:rPr>
                  <w:lang w:val="en-US"/>
                </w:rPr>
                <w:delText xml:space="preserve">    </w:delText>
              </w:r>
            </w:del>
          </w:p>
          <w:p w14:paraId="506912BC" w14:textId="5CEA9D2E" w:rsidR="00434E52" w:rsidRPr="001E1313" w:rsidDel="00BE130F" w:rsidRDefault="00434E52" w:rsidP="00434E52">
            <w:pPr>
              <w:jc w:val="both"/>
              <w:rPr>
                <w:del w:id="8730" w:author="mikle" w:date="2025-10-09T19:45:00Z" w16du:dateUtc="2025-10-10T02:45:00Z"/>
                <w:lang w:val="en-US"/>
                <w:rPrChange w:id="8731" w:author="Анна Ромашко" w:date="2025-09-25T08:08:00Z">
                  <w:rPr>
                    <w:del w:id="8732" w:author="mikle" w:date="2025-10-09T19:45:00Z" w16du:dateUtc="2025-10-10T02:45:00Z"/>
                  </w:rPr>
                </w:rPrChange>
              </w:rPr>
            </w:pPr>
            <w:del w:id="8733" w:author="mikle" w:date="2025-10-09T19:45:00Z" w16du:dateUtc="2025-10-10T02:45:00Z">
              <w:r w:rsidRPr="001E1313" w:rsidDel="00BE130F">
                <w:rPr>
                  <w:lang w:val="en-US"/>
                  <w:rPrChange w:id="8734" w:author="Анна Ромашко" w:date="2025-09-25T08:08:00Z">
                    <w:rPr/>
                  </w:rPrChange>
                </w:rPr>
                <w:delText>    t = 0.0; i_seg = 0</w:delText>
              </w:r>
            </w:del>
          </w:p>
          <w:p w14:paraId="6A008976" w14:textId="5B66C59D" w:rsidR="00434E52" w:rsidRPr="00434E52" w:rsidDel="00BE130F" w:rsidRDefault="00434E52" w:rsidP="00434E52">
            <w:pPr>
              <w:jc w:val="both"/>
              <w:rPr>
                <w:del w:id="8735" w:author="mikle" w:date="2025-10-09T19:45:00Z" w16du:dateUtc="2025-10-10T02:45:00Z"/>
                <w:lang w:val="en-US"/>
              </w:rPr>
            </w:pPr>
            <w:del w:id="8736" w:author="mikle" w:date="2025-10-09T19:45:00Z" w16du:dateUtc="2025-10-10T02:45:00Z">
              <w:r w:rsidRPr="001E1313" w:rsidDel="00BE130F">
                <w:rPr>
                  <w:lang w:val="en-US"/>
                  <w:rPrChange w:id="8737" w:author="Анна Ромашко" w:date="2025-09-25T08:08:00Z">
                    <w:rPr/>
                  </w:rPrChange>
                </w:rPr>
                <w:delText xml:space="preserve">    </w:delText>
              </w:r>
              <w:r w:rsidRPr="00434E52" w:rsidDel="00BE130F">
                <w:rPr>
                  <w:lang w:val="en-US"/>
                </w:rPr>
                <w:delText>x_prev, y_prev = x, y</w:delText>
              </w:r>
            </w:del>
          </w:p>
          <w:p w14:paraId="31A65DE4" w14:textId="7B0C1873" w:rsidR="00434E52" w:rsidRPr="00434E52" w:rsidDel="00BE130F" w:rsidRDefault="00434E52" w:rsidP="00434E52">
            <w:pPr>
              <w:jc w:val="both"/>
              <w:rPr>
                <w:del w:id="8738" w:author="mikle" w:date="2025-10-09T19:45:00Z" w16du:dateUtc="2025-10-10T02:45:00Z"/>
                <w:lang w:val="en-US"/>
              </w:rPr>
            </w:pPr>
            <w:del w:id="8739" w:author="mikle" w:date="2025-10-09T19:45:00Z" w16du:dateUtc="2025-10-10T02:45:00Z">
              <w:r w:rsidRPr="00434E52" w:rsidDel="00BE130F">
                <w:rPr>
                  <w:lang w:val="en-US"/>
                </w:rPr>
                <w:delText>    max_steps = int(2.0 * T_end / dt) + 10000</w:delText>
              </w:r>
            </w:del>
          </w:p>
          <w:p w14:paraId="566CCE7E" w14:textId="63FB97CB" w:rsidR="00434E52" w:rsidRPr="00434E52" w:rsidDel="00BE130F" w:rsidRDefault="00434E52" w:rsidP="00434E52">
            <w:pPr>
              <w:jc w:val="both"/>
              <w:rPr>
                <w:del w:id="8740" w:author="mikle" w:date="2025-10-09T19:45:00Z" w16du:dateUtc="2025-10-10T02:45:00Z"/>
                <w:lang w:val="en-US"/>
              </w:rPr>
            </w:pPr>
            <w:del w:id="8741" w:author="mikle" w:date="2025-10-09T19:45:00Z" w16du:dateUtc="2025-10-10T02:45:00Z">
              <w:r w:rsidRPr="00434E52" w:rsidDel="00BE130F">
                <w:rPr>
                  <w:lang w:val="en-US"/>
                </w:rPr>
                <w:delText>    steps = 0</w:delText>
              </w:r>
            </w:del>
          </w:p>
          <w:p w14:paraId="273A895F" w14:textId="51906476" w:rsidR="00434E52" w:rsidRPr="00434E52" w:rsidDel="00BE130F" w:rsidRDefault="00434E52" w:rsidP="00434E52">
            <w:pPr>
              <w:jc w:val="both"/>
              <w:rPr>
                <w:del w:id="8742" w:author="mikle" w:date="2025-10-09T19:45:00Z" w16du:dateUtc="2025-10-10T02:45:00Z"/>
                <w:lang w:val="en-US"/>
              </w:rPr>
            </w:pPr>
            <w:del w:id="8743" w:author="mikle" w:date="2025-10-09T19:45:00Z" w16du:dateUtc="2025-10-10T02:45:00Z">
              <w:r w:rsidRPr="00434E52" w:rsidDel="00BE130F">
                <w:rPr>
                  <w:lang w:val="en-US"/>
                </w:rPr>
                <w:delText>    while t &lt; T_end and i_seg &lt; len(wps)-1 and steps &lt; max_steps:</w:delText>
              </w:r>
            </w:del>
          </w:p>
          <w:p w14:paraId="0BB4D3F0" w14:textId="3DB03CC8" w:rsidR="00434E52" w:rsidRPr="00434E52" w:rsidDel="00BE130F" w:rsidRDefault="00434E52" w:rsidP="00434E52">
            <w:pPr>
              <w:jc w:val="both"/>
              <w:rPr>
                <w:del w:id="8744" w:author="mikle" w:date="2025-10-09T19:45:00Z" w16du:dateUtc="2025-10-10T02:45:00Z"/>
                <w:lang w:val="en-US"/>
              </w:rPr>
            </w:pPr>
            <w:del w:id="8745" w:author="mikle" w:date="2025-10-09T19:45:00Z" w16du:dateUtc="2025-10-10T02:45:00Z">
              <w:r w:rsidRPr="00434E52" w:rsidDel="00BE130F">
                <w:rPr>
                  <w:lang w:val="en-US"/>
                </w:rPr>
                <w:delText>        steps += 1</w:delText>
              </w:r>
            </w:del>
          </w:p>
          <w:p w14:paraId="33334A2C" w14:textId="215D8427" w:rsidR="00434E52" w:rsidRPr="00434E52" w:rsidDel="00BE130F" w:rsidRDefault="00434E52" w:rsidP="00434E52">
            <w:pPr>
              <w:jc w:val="both"/>
              <w:rPr>
                <w:del w:id="8746" w:author="mikle" w:date="2025-10-09T19:45:00Z" w16du:dateUtc="2025-10-10T02:45:00Z"/>
                <w:lang w:val="en-US"/>
              </w:rPr>
            </w:pPr>
            <w:del w:id="8747" w:author="mikle" w:date="2025-10-09T19:45:00Z" w16du:dateUtc="2025-10-10T02:45:00Z">
              <w:r w:rsidRPr="00434E52" w:rsidDel="00BE130F">
                <w:rPr>
                  <w:lang w:val="en-US"/>
                </w:rPr>
                <w:delText>        wp_i = wps[i_seg]; wp_j = wps[i_seg+1]</w:delText>
              </w:r>
            </w:del>
          </w:p>
          <w:p w14:paraId="51B1455D" w14:textId="6B64831A" w:rsidR="00434E52" w:rsidRPr="00434E52" w:rsidDel="00BE130F" w:rsidRDefault="00434E52" w:rsidP="00434E52">
            <w:pPr>
              <w:jc w:val="both"/>
              <w:rPr>
                <w:del w:id="8748" w:author="mikle" w:date="2025-10-09T19:45:00Z" w16du:dateUtc="2025-10-10T02:45:00Z"/>
                <w:lang w:val="en-US"/>
              </w:rPr>
            </w:pPr>
            <w:del w:id="8749" w:author="mikle" w:date="2025-10-09T19:45:00Z" w16du:dateUtc="2025-10-10T02:45:00Z">
              <w:r w:rsidRPr="00434E52" w:rsidDel="00BE130F">
                <w:rPr>
                  <w:lang w:val="en-US"/>
                </w:rPr>
                <w:delText>        psi_ref, target_pt, e_ct = los_pure_pursuit((x, y), wp_i, wp_j, lookahead)</w:delText>
              </w:r>
            </w:del>
          </w:p>
          <w:p w14:paraId="18BED049" w14:textId="329E83DF" w:rsidR="00434E52" w:rsidRPr="00434E52" w:rsidDel="00BE130F" w:rsidRDefault="00434E52" w:rsidP="00434E52">
            <w:pPr>
              <w:jc w:val="both"/>
              <w:rPr>
                <w:del w:id="8750" w:author="mikle" w:date="2025-10-09T19:45:00Z" w16du:dateUtc="2025-10-10T02:45:00Z"/>
                <w:lang w:val="en-US"/>
              </w:rPr>
            </w:pPr>
            <w:del w:id="8751" w:author="mikle" w:date="2025-10-09T19:45:00Z" w16du:dateUtc="2025-10-10T02:45:00Z">
              <w:r w:rsidRPr="00434E52" w:rsidDel="00BE130F">
                <w:rPr>
                  <w:lang w:val="en-US"/>
                </w:rPr>
                <w:delText>        xt, yt = target_pt</w:delText>
              </w:r>
            </w:del>
          </w:p>
          <w:p w14:paraId="6B494FA4" w14:textId="58298F6E" w:rsidR="00434E52" w:rsidRPr="00434E52" w:rsidDel="00BE130F" w:rsidRDefault="00434E52" w:rsidP="00434E52">
            <w:pPr>
              <w:jc w:val="both"/>
              <w:rPr>
                <w:del w:id="8752" w:author="mikle" w:date="2025-10-09T19:45:00Z" w16du:dateUtc="2025-10-10T02:45:00Z"/>
                <w:lang w:val="en-US"/>
              </w:rPr>
            </w:pPr>
            <w:del w:id="8753" w:author="mikle" w:date="2025-10-09T19:45:00Z" w16du:dateUtc="2025-10-10T02:45:00Z">
              <w:r w:rsidRPr="00434E52" w:rsidDel="00BE130F">
                <w:rPr>
                  <w:lang w:val="en-US"/>
                </w:rPr>
                <w:delText>        d_target = math.hypot(xt - x, yt - y)</w:delText>
              </w:r>
            </w:del>
          </w:p>
          <w:p w14:paraId="76813F96" w14:textId="4D705D1B" w:rsidR="00434E52" w:rsidRPr="00434E52" w:rsidDel="00BE130F" w:rsidRDefault="00434E52" w:rsidP="00434E52">
            <w:pPr>
              <w:jc w:val="both"/>
              <w:rPr>
                <w:del w:id="8754" w:author="mikle" w:date="2025-10-09T19:45:00Z" w16du:dateUtc="2025-10-10T02:45:00Z"/>
                <w:lang w:val="en-US"/>
              </w:rPr>
            </w:pPr>
          </w:p>
          <w:p w14:paraId="577144D1" w14:textId="6AB0AF18" w:rsidR="00434E52" w:rsidRPr="001E1313" w:rsidDel="00BE130F" w:rsidRDefault="00434E52" w:rsidP="00434E52">
            <w:pPr>
              <w:jc w:val="both"/>
              <w:rPr>
                <w:del w:id="8755" w:author="mikle" w:date="2025-10-09T19:45:00Z" w16du:dateUtc="2025-10-10T02:45:00Z"/>
                <w:lang w:val="en-US"/>
              </w:rPr>
            </w:pPr>
          </w:p>
          <w:p w14:paraId="2F69F259" w14:textId="42AE360F" w:rsidR="00434E52" w:rsidRPr="00434E52" w:rsidDel="00BE130F" w:rsidRDefault="00434E52" w:rsidP="00434E52">
            <w:pPr>
              <w:jc w:val="both"/>
              <w:rPr>
                <w:del w:id="8756" w:author="mikle" w:date="2025-10-09T19:45:00Z" w16du:dateUtc="2025-10-10T02:45:00Z"/>
                <w:lang w:val="en-US"/>
              </w:rPr>
            </w:pPr>
            <w:del w:id="8757" w:author="mikle" w:date="2025-10-09T19:45:00Z" w16du:dateUtc="2025-10-10T02:45:00Z">
              <w:r w:rsidRPr="001E1313" w:rsidDel="00BE130F">
                <w:rPr>
                  <w:lang w:val="en-US"/>
                </w:rPr>
                <w:delText xml:space="preserve">        </w:delText>
              </w:r>
              <w:r w:rsidRPr="00434E52" w:rsidDel="00BE130F">
                <w:rPr>
                  <w:lang w:val="en-US"/>
                </w:rPr>
                <w:delText>capturing = False</w:delText>
              </w:r>
            </w:del>
          </w:p>
          <w:p w14:paraId="0E8313CE" w14:textId="70691E1F" w:rsidR="00434E52" w:rsidRPr="00434E52" w:rsidDel="00BE130F" w:rsidRDefault="00434E52" w:rsidP="00434E52">
            <w:pPr>
              <w:jc w:val="both"/>
              <w:rPr>
                <w:del w:id="8758" w:author="mikle" w:date="2025-10-09T19:45:00Z" w16du:dateUtc="2025-10-10T02:45:00Z"/>
                <w:lang w:val="en-US"/>
              </w:rPr>
            </w:pPr>
            <w:del w:id="8759" w:author="mikle" w:date="2025-10-09T19:45:00Z" w16du:dateUtc="2025-10-10T02:45:00Z">
              <w:r w:rsidRPr="00434E52" w:rsidDel="00BE130F">
                <w:rPr>
                  <w:lang w:val="en-US"/>
                </w:rPr>
                <w:delText>        for sp in spans_ex:</w:delText>
              </w:r>
            </w:del>
          </w:p>
          <w:p w14:paraId="559B86A6" w14:textId="4BB1C8A3" w:rsidR="00434E52" w:rsidRPr="00434E52" w:rsidDel="00BE130F" w:rsidRDefault="00434E52" w:rsidP="00434E52">
            <w:pPr>
              <w:jc w:val="both"/>
              <w:rPr>
                <w:del w:id="8760" w:author="mikle" w:date="2025-10-09T19:45:00Z" w16du:dateUtc="2025-10-10T02:45:00Z"/>
                <w:lang w:val="en-US"/>
              </w:rPr>
            </w:pPr>
            <w:del w:id="8761" w:author="mikle" w:date="2025-10-09T19:45:00Z" w16du:dateUtc="2025-10-10T02:45:00Z">
              <w:r w:rsidRPr="00434E52" w:rsidDel="00BE130F">
                <w:rPr>
                  <w:lang w:val="en-US"/>
                </w:rPr>
                <w:delText>            Sx, Sy = sp["S"]; ux, uy = sp["u"]; L = sp["L"]</w:delText>
              </w:r>
            </w:del>
          </w:p>
          <w:p w14:paraId="4A896CB7" w14:textId="67256079" w:rsidR="00434E52" w:rsidRPr="00434E52" w:rsidDel="00BE130F" w:rsidRDefault="00434E52" w:rsidP="00434E52">
            <w:pPr>
              <w:jc w:val="both"/>
              <w:rPr>
                <w:del w:id="8762" w:author="mikle" w:date="2025-10-09T19:45:00Z" w16du:dateUtc="2025-10-10T02:45:00Z"/>
                <w:lang w:val="en-US"/>
              </w:rPr>
            </w:pPr>
            <w:del w:id="8763" w:author="mikle" w:date="2025-10-09T19:45:00Z" w16du:dateUtc="2025-10-10T02:45:00Z">
              <w:r w:rsidRPr="00434E52" w:rsidDel="00BE130F">
                <w:rPr>
                  <w:lang w:val="en-US"/>
                </w:rPr>
                <w:delText>            s_prev = (x_prev - Sx)*ux + (y_prev - Sy)*uy</w:delText>
              </w:r>
            </w:del>
          </w:p>
          <w:p w14:paraId="151C7D3A" w14:textId="4451227C" w:rsidR="00434E52" w:rsidRPr="00434E52" w:rsidDel="00BE130F" w:rsidRDefault="00434E52" w:rsidP="00434E52">
            <w:pPr>
              <w:jc w:val="both"/>
              <w:rPr>
                <w:del w:id="8764" w:author="mikle" w:date="2025-10-09T19:45:00Z" w16du:dateUtc="2025-10-10T02:45:00Z"/>
                <w:lang w:val="en-US"/>
              </w:rPr>
            </w:pPr>
            <w:del w:id="8765" w:author="mikle" w:date="2025-10-09T19:45:00Z" w16du:dateUtc="2025-10-10T02:45:00Z">
              <w:r w:rsidRPr="00434E52" w:rsidDel="00BE130F">
                <w:rPr>
                  <w:lang w:val="en-US"/>
                </w:rPr>
                <w:delText>            s      = (x      - Sx)*ux + (y      - Sy)*uy</w:delText>
              </w:r>
            </w:del>
          </w:p>
          <w:p w14:paraId="00FCDE42" w14:textId="0A566023" w:rsidR="00434E52" w:rsidRPr="00434E52" w:rsidDel="00BE130F" w:rsidRDefault="00434E52" w:rsidP="00434E52">
            <w:pPr>
              <w:jc w:val="both"/>
              <w:rPr>
                <w:del w:id="8766" w:author="mikle" w:date="2025-10-09T19:45:00Z" w16du:dateUtc="2025-10-10T02:45:00Z"/>
                <w:lang w:val="en-US"/>
              </w:rPr>
            </w:pPr>
            <w:del w:id="8767" w:author="mikle" w:date="2025-10-09T19:45:00Z" w16du:dateUtc="2025-10-10T02:45:00Z">
              <w:r w:rsidRPr="00434E52" w:rsidDel="00BE130F">
                <w:rPr>
                  <w:lang w:val="en-US"/>
                </w:rPr>
                <w:delText>            d_perp = abs((x - Sx)*(-uy) + (y - Sy)*ux)</w:delText>
              </w:r>
            </w:del>
          </w:p>
          <w:p w14:paraId="7FE748B0" w14:textId="2EB2D4BD" w:rsidR="00434E52" w:rsidRPr="00434E52" w:rsidDel="00BE130F" w:rsidRDefault="00434E52" w:rsidP="00434E52">
            <w:pPr>
              <w:jc w:val="both"/>
              <w:rPr>
                <w:del w:id="8768" w:author="mikle" w:date="2025-10-09T19:45:00Z" w16du:dateUtc="2025-10-10T02:45:00Z"/>
                <w:lang w:val="en-US"/>
              </w:rPr>
            </w:pPr>
          </w:p>
          <w:p w14:paraId="66DC896A" w14:textId="7252D2A0" w:rsidR="00434E52" w:rsidRPr="00434E52" w:rsidDel="00BE130F" w:rsidRDefault="00434E52" w:rsidP="00434E52">
            <w:pPr>
              <w:jc w:val="both"/>
              <w:rPr>
                <w:del w:id="8769" w:author="mikle" w:date="2025-10-09T19:45:00Z" w16du:dateUtc="2025-10-10T02:45:00Z"/>
                <w:lang w:val="en-US"/>
              </w:rPr>
            </w:pPr>
            <w:del w:id="8770" w:author="mikle" w:date="2025-10-09T19:45:00Z" w16du:dateUtc="2025-10-10T02:45:00Z">
              <w:r w:rsidRPr="00434E52" w:rsidDel="00BE130F">
                <w:rPr>
                  <w:lang w:val="en-US"/>
                </w:rPr>
                <w:delText>            if (not sp["start_fired"]) and (s_prev &lt; 0.0) and (s &gt;= 0.0) and (d_perp &lt;= event_perp_tol):</w:delText>
              </w:r>
            </w:del>
          </w:p>
          <w:p w14:paraId="35908817" w14:textId="0AE03A40" w:rsidR="00434E52" w:rsidRPr="00434E52" w:rsidDel="00BE130F" w:rsidRDefault="00434E52" w:rsidP="00434E52">
            <w:pPr>
              <w:jc w:val="both"/>
              <w:rPr>
                <w:del w:id="8771" w:author="mikle" w:date="2025-10-09T19:45:00Z" w16du:dateUtc="2025-10-10T02:45:00Z"/>
                <w:lang w:val="en-US"/>
              </w:rPr>
            </w:pPr>
            <w:del w:id="8772" w:author="mikle" w:date="2025-10-09T19:45:00Z" w16du:dateUtc="2025-10-10T02:45:00Z">
              <w:r w:rsidRPr="00434E52" w:rsidDel="00BE130F">
                <w:rPr>
                  <w:lang w:val="en-US"/>
                </w:rPr>
                <w:delText>                send_camera_cmd("START")</w:delText>
              </w:r>
            </w:del>
          </w:p>
          <w:p w14:paraId="04C1B95E" w14:textId="1E4AC428" w:rsidR="00434E52" w:rsidRPr="00434E52" w:rsidDel="00BE130F" w:rsidRDefault="00434E52" w:rsidP="00434E52">
            <w:pPr>
              <w:jc w:val="both"/>
              <w:rPr>
                <w:del w:id="8773" w:author="mikle" w:date="2025-10-09T19:45:00Z" w16du:dateUtc="2025-10-10T02:45:00Z"/>
                <w:lang w:val="en-US"/>
              </w:rPr>
            </w:pPr>
            <w:del w:id="8774" w:author="mikle" w:date="2025-10-09T19:45:00Z" w16du:dateUtc="2025-10-10T02:45:00Z">
              <w:r w:rsidRPr="00434E52" w:rsidDel="00BE130F">
                <w:rPr>
                  <w:lang w:val="en-US"/>
                </w:rPr>
                <w:delText>                camera_events.append(("START", (sp["S"][0], sp["S"][1]), t))</w:delText>
              </w:r>
            </w:del>
          </w:p>
          <w:p w14:paraId="16F10AEA" w14:textId="6F862291" w:rsidR="00434E52" w:rsidRPr="00434E52" w:rsidDel="00BE130F" w:rsidRDefault="00434E52" w:rsidP="00434E52">
            <w:pPr>
              <w:jc w:val="both"/>
              <w:rPr>
                <w:del w:id="8775" w:author="mikle" w:date="2025-10-09T19:45:00Z" w16du:dateUtc="2025-10-10T02:45:00Z"/>
                <w:lang w:val="en-US"/>
              </w:rPr>
            </w:pPr>
            <w:del w:id="8776" w:author="mikle" w:date="2025-10-09T19:45:00Z" w16du:dateUtc="2025-10-10T02:45:00Z">
              <w:r w:rsidRPr="00434E52" w:rsidDel="00BE130F">
                <w:rPr>
                  <w:lang w:val="en-US"/>
                </w:rPr>
                <w:delText>                sp["start_fired"] = True</w:delText>
              </w:r>
            </w:del>
          </w:p>
          <w:p w14:paraId="383C7C97" w14:textId="07E90E23" w:rsidR="00434E52" w:rsidRPr="00434E52" w:rsidDel="00BE130F" w:rsidRDefault="00434E52" w:rsidP="00434E52">
            <w:pPr>
              <w:jc w:val="both"/>
              <w:rPr>
                <w:del w:id="8777" w:author="mikle" w:date="2025-10-09T19:45:00Z" w16du:dateUtc="2025-10-10T02:45:00Z"/>
                <w:lang w:val="en-US"/>
              </w:rPr>
            </w:pPr>
          </w:p>
          <w:p w14:paraId="03846E92" w14:textId="5460B43E" w:rsidR="00434E52" w:rsidRPr="00434E52" w:rsidDel="00BE130F" w:rsidRDefault="00434E52" w:rsidP="00434E52">
            <w:pPr>
              <w:jc w:val="both"/>
              <w:rPr>
                <w:del w:id="8778" w:author="mikle" w:date="2025-10-09T19:45:00Z" w16du:dateUtc="2025-10-10T02:45:00Z"/>
                <w:lang w:val="en-US"/>
              </w:rPr>
            </w:pPr>
            <w:del w:id="8779" w:author="mikle" w:date="2025-10-09T19:45:00Z" w16du:dateUtc="2025-10-10T02:45:00Z">
              <w:r w:rsidRPr="00434E52" w:rsidDel="00BE130F">
                <w:rPr>
                  <w:lang w:val="en-US"/>
                </w:rPr>
                <w:delText>            if (not sp["end_fired"]) and (s_prev &lt; L) and (s &gt;= L) and (d_perp &lt;= event_perp_tol):</w:delText>
              </w:r>
            </w:del>
          </w:p>
          <w:p w14:paraId="0A9295FB" w14:textId="30657A62" w:rsidR="00434E52" w:rsidRPr="00434E52" w:rsidDel="00BE130F" w:rsidRDefault="00434E52" w:rsidP="00434E52">
            <w:pPr>
              <w:jc w:val="both"/>
              <w:rPr>
                <w:del w:id="8780" w:author="mikle" w:date="2025-10-09T19:45:00Z" w16du:dateUtc="2025-10-10T02:45:00Z"/>
                <w:lang w:val="en-US"/>
              </w:rPr>
            </w:pPr>
            <w:del w:id="8781" w:author="mikle" w:date="2025-10-09T19:45:00Z" w16du:dateUtc="2025-10-10T02:45:00Z">
              <w:r w:rsidRPr="00434E52" w:rsidDel="00BE130F">
                <w:rPr>
                  <w:lang w:val="en-US"/>
                </w:rPr>
                <w:delText>                send_camera_cmd("END")</w:delText>
              </w:r>
            </w:del>
          </w:p>
          <w:p w14:paraId="349087D7" w14:textId="7A8C9738" w:rsidR="00434E52" w:rsidRPr="00434E52" w:rsidDel="00BE130F" w:rsidRDefault="00434E52" w:rsidP="00434E52">
            <w:pPr>
              <w:jc w:val="both"/>
              <w:rPr>
                <w:del w:id="8782" w:author="mikle" w:date="2025-10-09T19:45:00Z" w16du:dateUtc="2025-10-10T02:45:00Z"/>
                <w:lang w:val="en-US"/>
              </w:rPr>
            </w:pPr>
            <w:del w:id="8783" w:author="mikle" w:date="2025-10-09T19:45:00Z" w16du:dateUtc="2025-10-10T02:45:00Z">
              <w:r w:rsidRPr="00434E52" w:rsidDel="00BE130F">
                <w:rPr>
                  <w:lang w:val="en-US"/>
                </w:rPr>
                <w:delText>                camera_events.append(("END", (sp["E"][0], sp["E"][1]), t))</w:delText>
              </w:r>
            </w:del>
          </w:p>
          <w:p w14:paraId="27B80BCA" w14:textId="4CDEA11F" w:rsidR="00434E52" w:rsidRPr="00434E52" w:rsidDel="00BE130F" w:rsidRDefault="00434E52" w:rsidP="00434E52">
            <w:pPr>
              <w:jc w:val="both"/>
              <w:rPr>
                <w:del w:id="8784" w:author="mikle" w:date="2025-10-09T19:45:00Z" w16du:dateUtc="2025-10-10T02:45:00Z"/>
                <w:lang w:val="en-US"/>
              </w:rPr>
            </w:pPr>
            <w:del w:id="8785" w:author="mikle" w:date="2025-10-09T19:45:00Z" w16du:dateUtc="2025-10-10T02:45:00Z">
              <w:r w:rsidRPr="00434E52" w:rsidDel="00BE130F">
                <w:rPr>
                  <w:lang w:val="en-US"/>
                </w:rPr>
                <w:delText>                sp["end_fired"] = True</w:delText>
              </w:r>
            </w:del>
          </w:p>
          <w:p w14:paraId="5AA8FF33" w14:textId="13D80180" w:rsidR="00434E52" w:rsidRPr="00434E52" w:rsidDel="00BE130F" w:rsidRDefault="00434E52" w:rsidP="00434E52">
            <w:pPr>
              <w:jc w:val="both"/>
              <w:rPr>
                <w:del w:id="8786" w:author="mikle" w:date="2025-10-09T19:45:00Z" w16du:dateUtc="2025-10-10T02:45:00Z"/>
                <w:lang w:val="en-US"/>
              </w:rPr>
            </w:pPr>
          </w:p>
          <w:p w14:paraId="205337EC" w14:textId="7CBC776A" w:rsidR="00434E52" w:rsidRPr="00434E52" w:rsidDel="00BE130F" w:rsidRDefault="00434E52" w:rsidP="00434E52">
            <w:pPr>
              <w:jc w:val="both"/>
              <w:rPr>
                <w:del w:id="8787" w:author="mikle" w:date="2025-10-09T19:45:00Z" w16du:dateUtc="2025-10-10T02:45:00Z"/>
                <w:lang w:val="en-US"/>
              </w:rPr>
            </w:pPr>
            <w:del w:id="8788" w:author="mikle" w:date="2025-10-09T19:45:00Z" w16du:dateUtc="2025-10-10T02:45:00Z">
              <w:r w:rsidRPr="00434E52" w:rsidDel="00BE130F">
                <w:rPr>
                  <w:lang w:val="en-US"/>
                </w:rPr>
                <w:delText>            if (0.0 &lt;= s &lt;= L) and (d_perp &lt;= event_perp_tol):</w:delText>
              </w:r>
            </w:del>
          </w:p>
          <w:p w14:paraId="33951DE5" w14:textId="29E24257" w:rsidR="00434E52" w:rsidRPr="00610DC0" w:rsidDel="00BE130F" w:rsidRDefault="00434E52" w:rsidP="00434E52">
            <w:pPr>
              <w:jc w:val="both"/>
              <w:rPr>
                <w:del w:id="8789" w:author="mikle" w:date="2025-10-09T19:45:00Z" w16du:dateUtc="2025-10-10T02:45:00Z"/>
                <w:lang w:val="en-US"/>
                <w:rPrChange w:id="8790" w:author="mikle" w:date="2025-10-04T20:39:00Z" w16du:dateUtc="2025-10-05T03:39:00Z">
                  <w:rPr>
                    <w:del w:id="8791" w:author="mikle" w:date="2025-10-09T19:45:00Z" w16du:dateUtc="2025-10-10T02:45:00Z"/>
                  </w:rPr>
                </w:rPrChange>
              </w:rPr>
            </w:pPr>
            <w:del w:id="8792" w:author="mikle" w:date="2025-10-09T19:45:00Z" w16du:dateUtc="2025-10-10T02:45:00Z">
              <w:r w:rsidRPr="00434E52" w:rsidDel="00BE130F">
                <w:rPr>
                  <w:lang w:val="en-US"/>
                </w:rPr>
                <w:delText xml:space="preserve">                </w:delText>
              </w:r>
              <w:r w:rsidRPr="00610DC0" w:rsidDel="00BE130F">
                <w:rPr>
                  <w:lang w:val="en-US"/>
                  <w:rPrChange w:id="8793" w:author="mikle" w:date="2025-10-04T20:39:00Z" w16du:dateUtc="2025-10-05T03:39:00Z">
                    <w:rPr/>
                  </w:rPrChange>
                </w:rPr>
                <w:delText>capturing = True</w:delText>
              </w:r>
            </w:del>
          </w:p>
          <w:p w14:paraId="7AA8A6C4" w14:textId="6817D1E7" w:rsidR="00434E52" w:rsidRPr="00610DC0" w:rsidDel="00BE130F" w:rsidRDefault="00434E52" w:rsidP="00434E52">
            <w:pPr>
              <w:jc w:val="both"/>
              <w:rPr>
                <w:del w:id="8794" w:author="mikle" w:date="2025-10-09T19:45:00Z" w16du:dateUtc="2025-10-10T02:45:00Z"/>
                <w:lang w:val="en-US"/>
                <w:rPrChange w:id="8795" w:author="mikle" w:date="2025-10-04T20:39:00Z" w16du:dateUtc="2025-10-05T03:39:00Z">
                  <w:rPr>
                    <w:del w:id="8796" w:author="mikle" w:date="2025-10-09T19:45:00Z" w16du:dateUtc="2025-10-10T02:45:00Z"/>
                  </w:rPr>
                </w:rPrChange>
              </w:rPr>
            </w:pPr>
          </w:p>
          <w:p w14:paraId="6C7C9895" w14:textId="4AC0E238" w:rsidR="00434E52" w:rsidRPr="00434E52" w:rsidDel="00BE130F" w:rsidRDefault="00434E52" w:rsidP="00434E52">
            <w:pPr>
              <w:jc w:val="both"/>
              <w:rPr>
                <w:del w:id="8797" w:author="mikle" w:date="2025-10-09T19:45:00Z" w16du:dateUtc="2025-10-10T02:45:00Z"/>
                <w:lang w:val="en-US"/>
              </w:rPr>
            </w:pPr>
            <w:del w:id="8798" w:author="mikle" w:date="2025-10-09T19:45:00Z" w16du:dateUtc="2025-10-10T02:45:00Z">
              <w:r w:rsidRPr="00434E52" w:rsidDel="00BE130F">
                <w:rPr>
                  <w:lang w:val="en-US"/>
                </w:rPr>
                <w:delText>        dist_to_end = math.hypot(wp_j[0]-x, wp_j[1]-y)</w:delText>
              </w:r>
            </w:del>
          </w:p>
          <w:p w14:paraId="02F66BBE" w14:textId="506A47D0" w:rsidR="00434E52" w:rsidRPr="00434E52" w:rsidDel="00BE130F" w:rsidRDefault="00434E52" w:rsidP="00434E52">
            <w:pPr>
              <w:jc w:val="both"/>
              <w:rPr>
                <w:del w:id="8799" w:author="mikle" w:date="2025-10-09T19:45:00Z" w16du:dateUtc="2025-10-10T02:45:00Z"/>
                <w:lang w:val="en-US"/>
              </w:rPr>
            </w:pPr>
            <w:del w:id="8800" w:author="mikle" w:date="2025-10-09T19:45:00Z" w16du:dateUtc="2025-10-10T02:45:00Z">
              <w:r w:rsidRPr="00434E52" w:rsidDel="00BE130F">
                <w:rPr>
                  <w:lang w:val="en-US"/>
                </w:rPr>
                <w:delText>        if capturing:</w:delText>
              </w:r>
            </w:del>
          </w:p>
          <w:p w14:paraId="429002CF" w14:textId="171F00CC" w:rsidR="00434E52" w:rsidRPr="00434E52" w:rsidDel="00BE130F" w:rsidRDefault="00434E52" w:rsidP="00434E52">
            <w:pPr>
              <w:jc w:val="both"/>
              <w:rPr>
                <w:del w:id="8801" w:author="mikle" w:date="2025-10-09T19:45:00Z" w16du:dateUtc="2025-10-10T02:45:00Z"/>
                <w:lang w:val="en-US"/>
              </w:rPr>
            </w:pPr>
            <w:del w:id="8802" w:author="mikle" w:date="2025-10-09T19:45:00Z" w16du:dateUtc="2025-10-10T02:45:00Z">
              <w:r w:rsidRPr="00434E52" w:rsidDel="00BE130F">
                <w:rPr>
                  <w:lang w:val="en-US"/>
                </w:rPr>
                <w:delText>            u_ref_base = U_acq</w:delText>
              </w:r>
            </w:del>
          </w:p>
          <w:p w14:paraId="29C88E2D" w14:textId="730B3F28" w:rsidR="00434E52" w:rsidRPr="00434E52" w:rsidDel="00BE130F" w:rsidRDefault="00434E52" w:rsidP="00434E52">
            <w:pPr>
              <w:jc w:val="both"/>
              <w:rPr>
                <w:del w:id="8803" w:author="mikle" w:date="2025-10-09T19:45:00Z" w16du:dateUtc="2025-10-10T02:45:00Z"/>
                <w:lang w:val="en-US"/>
              </w:rPr>
            </w:pPr>
            <w:del w:id="8804" w:author="mikle" w:date="2025-10-09T19:45:00Z" w16du:dateUtc="2025-10-10T02:45:00Z">
              <w:r w:rsidRPr="00434E52" w:rsidDel="00BE130F">
                <w:rPr>
                  <w:lang w:val="en-US"/>
                </w:rPr>
                <w:delText>        else:</w:delText>
              </w:r>
            </w:del>
          </w:p>
          <w:p w14:paraId="0E033010" w14:textId="657C76A5" w:rsidR="00434E52" w:rsidRPr="00434E52" w:rsidDel="00BE130F" w:rsidRDefault="00434E52" w:rsidP="00434E52">
            <w:pPr>
              <w:jc w:val="both"/>
              <w:rPr>
                <w:del w:id="8805" w:author="mikle" w:date="2025-10-09T19:45:00Z" w16du:dateUtc="2025-10-10T02:45:00Z"/>
                <w:lang w:val="en-US"/>
              </w:rPr>
            </w:pPr>
            <w:del w:id="8806" w:author="mikle" w:date="2025-10-09T19:45:00Z" w16du:dateUtc="2025-10-10T02:45:00Z">
              <w:r w:rsidRPr="00434E52" w:rsidDel="00BE130F">
                <w:rPr>
                  <w:lang w:val="en-US"/>
                </w:rPr>
                <w:delText>            u_ref_base = U_cruise * max(0.3, min(1.0, dist_to_end / (2.0*lookahead)))</w:delText>
              </w:r>
            </w:del>
          </w:p>
          <w:p w14:paraId="2B5795E1" w14:textId="72E085A2" w:rsidR="00434E52" w:rsidRPr="00434E52" w:rsidDel="00BE130F" w:rsidRDefault="00434E52" w:rsidP="00434E52">
            <w:pPr>
              <w:jc w:val="both"/>
              <w:rPr>
                <w:del w:id="8807" w:author="mikle" w:date="2025-10-09T19:45:00Z" w16du:dateUtc="2025-10-10T02:45:00Z"/>
                <w:lang w:val="en-US"/>
              </w:rPr>
            </w:pPr>
          </w:p>
          <w:p w14:paraId="3C56779B" w14:textId="2F2A2802" w:rsidR="00434E52" w:rsidRPr="00434E52" w:rsidDel="00BE130F" w:rsidRDefault="00434E52" w:rsidP="00434E52">
            <w:pPr>
              <w:jc w:val="both"/>
              <w:rPr>
                <w:del w:id="8808" w:author="mikle" w:date="2025-10-09T19:45:00Z" w16du:dateUtc="2025-10-10T02:45:00Z"/>
                <w:lang w:val="en-US"/>
              </w:rPr>
            </w:pPr>
            <w:del w:id="8809" w:author="mikle" w:date="2025-10-09T19:45:00Z" w16du:dateUtc="2025-10-10T02:45:00Z">
              <w:r w:rsidRPr="00434E52" w:rsidDel="00BE130F">
                <w:rPr>
                  <w:lang w:val="en-US"/>
                </w:rPr>
                <w:delText>        epsi = wrap_rad(psi_ref - yaw.psi)</w:delText>
              </w:r>
            </w:del>
          </w:p>
          <w:p w14:paraId="5C375C1C" w14:textId="5F1E05A7" w:rsidR="00434E52" w:rsidRPr="00434E52" w:rsidDel="00BE130F" w:rsidRDefault="00434E52" w:rsidP="00434E52">
            <w:pPr>
              <w:jc w:val="both"/>
              <w:rPr>
                <w:del w:id="8810" w:author="mikle" w:date="2025-10-09T19:45:00Z" w16du:dateUtc="2025-10-10T02:45:00Z"/>
                <w:lang w:val="en-US"/>
              </w:rPr>
            </w:pPr>
            <w:del w:id="8811" w:author="mikle" w:date="2025-10-09T19:45:00Z" w16du:dateUtc="2025-10-10T02:45:00Z">
              <w:r w:rsidRPr="00434E52" w:rsidDel="00BE130F">
                <w:rPr>
                  <w:lang w:val="en-US"/>
                </w:rPr>
                <w:delText>        u_ref_turn = limit_speed_by_turn(epsi, d_target, yaw_sys=yaw,</w:delText>
              </w:r>
            </w:del>
          </w:p>
          <w:p w14:paraId="52D5801A" w14:textId="2C3744F3" w:rsidR="00434E52" w:rsidRPr="00434E52" w:rsidDel="00BE130F" w:rsidRDefault="00434E52" w:rsidP="00434E52">
            <w:pPr>
              <w:jc w:val="both"/>
              <w:rPr>
                <w:del w:id="8812" w:author="mikle" w:date="2025-10-09T19:45:00Z" w16du:dateUtc="2025-10-10T02:45:00Z"/>
                <w:lang w:val="en-US"/>
              </w:rPr>
            </w:pPr>
            <w:del w:id="8813" w:author="mikle" w:date="2025-10-09T19:45:00Z" w16du:dateUtc="2025-10-10T02:45:00Z">
              <w:r w:rsidRPr="00434E52" w:rsidDel="00BE130F">
                <w:rPr>
                  <w:lang w:val="en-US"/>
                </w:rPr>
                <w:delText>                                         a_lat_max=a_lat_max, v_cap=u_ref_base)</w:delText>
              </w:r>
            </w:del>
          </w:p>
          <w:p w14:paraId="63A04ECB" w14:textId="5F5CE83B" w:rsidR="00434E52" w:rsidRPr="00434E52" w:rsidDel="00BE130F" w:rsidRDefault="00434E52" w:rsidP="00434E52">
            <w:pPr>
              <w:jc w:val="both"/>
              <w:rPr>
                <w:del w:id="8814" w:author="mikle" w:date="2025-10-09T19:45:00Z" w16du:dateUtc="2025-10-10T02:45:00Z"/>
                <w:lang w:val="en-US"/>
              </w:rPr>
            </w:pPr>
          </w:p>
          <w:p w14:paraId="2CC5C18F" w14:textId="3B13D19C" w:rsidR="00434E52" w:rsidRPr="00434E52" w:rsidDel="00BE130F" w:rsidRDefault="00434E52" w:rsidP="00434E52">
            <w:pPr>
              <w:jc w:val="both"/>
              <w:rPr>
                <w:del w:id="8815" w:author="mikle" w:date="2025-10-09T19:45:00Z" w16du:dateUtc="2025-10-10T02:45:00Z"/>
                <w:lang w:val="en-US"/>
              </w:rPr>
            </w:pPr>
            <w:del w:id="8816" w:author="mikle" w:date="2025-10-09T19:45:00Z" w16du:dateUtc="2025-10-10T02:45:00Z">
              <w:r w:rsidRPr="00434E52" w:rsidDel="00BE130F">
                <w:rPr>
                  <w:lang w:val="en-US"/>
                </w:rPr>
                <w:delText>        u_ref = max(0.0, min(u_ref_base, u_ref_turn))</w:delText>
              </w:r>
            </w:del>
          </w:p>
          <w:p w14:paraId="399F5A00" w14:textId="025D1934" w:rsidR="00434E52" w:rsidRPr="00434E52" w:rsidDel="00BE130F" w:rsidRDefault="00434E52" w:rsidP="00434E52">
            <w:pPr>
              <w:jc w:val="both"/>
              <w:rPr>
                <w:del w:id="8817" w:author="mikle" w:date="2025-10-09T19:45:00Z" w16du:dateUtc="2025-10-10T02:45:00Z"/>
                <w:lang w:val="en-US"/>
              </w:rPr>
            </w:pPr>
          </w:p>
          <w:p w14:paraId="5E7E4138" w14:textId="3A58489E" w:rsidR="00434E52" w:rsidRPr="00434E52" w:rsidDel="00BE130F" w:rsidRDefault="00434E52" w:rsidP="00434E52">
            <w:pPr>
              <w:jc w:val="both"/>
              <w:rPr>
                <w:del w:id="8818" w:author="mikle" w:date="2025-10-09T19:45:00Z" w16du:dateUtc="2025-10-10T02:45:00Z"/>
                <w:lang w:val="en-US"/>
              </w:rPr>
            </w:pPr>
            <w:del w:id="8819" w:author="mikle" w:date="2025-10-09T19:45:00Z" w16du:dateUtc="2025-10-10T02:45:00Z">
              <w:r w:rsidRPr="00434E52" w:rsidDel="00BE130F">
                <w:rPr>
                  <w:lang w:val="en-US"/>
                </w:rPr>
                <w:delText>        yaw.step(psi_ref * RAD2DEG)</w:delText>
              </w:r>
            </w:del>
          </w:p>
          <w:p w14:paraId="2C98E659" w14:textId="14990E78" w:rsidR="00434E52" w:rsidRPr="00434E52" w:rsidDel="00BE130F" w:rsidRDefault="00434E52" w:rsidP="00434E52">
            <w:pPr>
              <w:jc w:val="both"/>
              <w:rPr>
                <w:del w:id="8820" w:author="mikle" w:date="2025-10-09T19:45:00Z" w16du:dateUtc="2025-10-10T02:45:00Z"/>
                <w:lang w:val="en-US"/>
              </w:rPr>
            </w:pPr>
            <w:del w:id="8821" w:author="mikle" w:date="2025-10-09T19:45:00Z" w16du:dateUtc="2025-10-10T02:45:00Z">
              <w:r w:rsidRPr="00434E52" w:rsidDel="00BE130F">
                <w:rPr>
                  <w:lang w:val="en-US"/>
                </w:rPr>
                <w:delText>        surge.step(u_ref, psi=yaw.psi)</w:delText>
              </w:r>
            </w:del>
          </w:p>
          <w:p w14:paraId="00C9B87B" w14:textId="221E24CA" w:rsidR="00434E52" w:rsidRPr="00434E52" w:rsidDel="00BE130F" w:rsidRDefault="00434E52" w:rsidP="00434E52">
            <w:pPr>
              <w:jc w:val="both"/>
              <w:rPr>
                <w:del w:id="8822" w:author="mikle" w:date="2025-10-09T19:45:00Z" w16du:dateUtc="2025-10-10T02:45:00Z"/>
                <w:lang w:val="en-US"/>
              </w:rPr>
            </w:pPr>
            <w:del w:id="8823" w:author="mikle" w:date="2025-10-09T19:45:00Z" w16du:dateUtc="2025-10-10T02:45:00Z">
              <w:r w:rsidRPr="00434E52" w:rsidDel="00BE130F">
                <w:rPr>
                  <w:lang w:val="en-US"/>
                </w:rPr>
                <w:delText>        psi = yaw.psi</w:delText>
              </w:r>
            </w:del>
          </w:p>
          <w:p w14:paraId="55B6F97C" w14:textId="42D4EEB4" w:rsidR="00434E52" w:rsidRPr="00434E52" w:rsidDel="00BE130F" w:rsidRDefault="00434E52" w:rsidP="00434E52">
            <w:pPr>
              <w:jc w:val="both"/>
              <w:rPr>
                <w:del w:id="8824" w:author="mikle" w:date="2025-10-09T19:45:00Z" w16du:dateUtc="2025-10-10T02:45:00Z"/>
                <w:lang w:val="en-US"/>
              </w:rPr>
            </w:pPr>
            <w:del w:id="8825" w:author="mikle" w:date="2025-10-09T19:45:00Z" w16du:dateUtc="2025-10-10T02:45:00Z">
              <w:r w:rsidRPr="00434E52" w:rsidDel="00BE130F">
                <w:rPr>
                  <w:lang w:val="en-US"/>
                </w:rPr>
                <w:delText>        x_prev, y_prev = x, y</w:delText>
              </w:r>
            </w:del>
          </w:p>
          <w:p w14:paraId="678DE9BB" w14:textId="20A1AFA9" w:rsidR="00434E52" w:rsidRPr="00434E52" w:rsidDel="00BE130F" w:rsidRDefault="00434E52" w:rsidP="00434E52">
            <w:pPr>
              <w:jc w:val="both"/>
              <w:rPr>
                <w:del w:id="8826" w:author="mikle" w:date="2025-10-09T19:45:00Z" w16du:dateUtc="2025-10-10T02:45:00Z"/>
                <w:lang w:val="en-US"/>
              </w:rPr>
            </w:pPr>
            <w:del w:id="8827" w:author="mikle" w:date="2025-10-09T19:45:00Z" w16du:dateUtc="2025-10-10T02:45:00Z">
              <w:r w:rsidRPr="00434E52" w:rsidDel="00BE130F">
                <w:rPr>
                  <w:lang w:val="en-US"/>
                </w:rPr>
                <w:delText>        x += surge.u * math.cos(psi) * dt</w:delText>
              </w:r>
            </w:del>
          </w:p>
          <w:p w14:paraId="4A4C8E83" w14:textId="2C9FFF52" w:rsidR="00434E52" w:rsidRPr="00434E52" w:rsidDel="00BE130F" w:rsidRDefault="00434E52" w:rsidP="00434E52">
            <w:pPr>
              <w:jc w:val="both"/>
              <w:rPr>
                <w:del w:id="8828" w:author="mikle" w:date="2025-10-09T19:45:00Z" w16du:dateUtc="2025-10-10T02:45:00Z"/>
                <w:lang w:val="en-US"/>
              </w:rPr>
            </w:pPr>
            <w:del w:id="8829" w:author="mikle" w:date="2025-10-09T19:45:00Z" w16du:dateUtc="2025-10-10T02:45:00Z">
              <w:r w:rsidRPr="00434E52" w:rsidDel="00BE130F">
                <w:rPr>
                  <w:lang w:val="en-US"/>
                </w:rPr>
                <w:delText>        y += surge.u * math.sin(psi) * dt</w:delText>
              </w:r>
            </w:del>
          </w:p>
          <w:p w14:paraId="760420C9" w14:textId="1112BC71" w:rsidR="00434E52" w:rsidRPr="00434E52" w:rsidDel="00BE130F" w:rsidRDefault="00434E52" w:rsidP="00434E52">
            <w:pPr>
              <w:jc w:val="both"/>
              <w:rPr>
                <w:del w:id="8830" w:author="mikle" w:date="2025-10-09T19:45:00Z" w16du:dateUtc="2025-10-10T02:45:00Z"/>
                <w:lang w:val="en-US"/>
              </w:rPr>
            </w:pPr>
          </w:p>
          <w:p w14:paraId="176AC020" w14:textId="5BEE1D27" w:rsidR="00434E52" w:rsidRPr="00434E52" w:rsidDel="00BE130F" w:rsidRDefault="00434E52" w:rsidP="00434E52">
            <w:pPr>
              <w:jc w:val="both"/>
              <w:rPr>
                <w:del w:id="8831" w:author="mikle" w:date="2025-10-09T19:45:00Z" w16du:dateUtc="2025-10-10T02:45:00Z"/>
                <w:lang w:val="en-US"/>
              </w:rPr>
            </w:pPr>
            <w:del w:id="8832" w:author="mikle" w:date="2025-10-09T19:45:00Z" w16du:dateUtc="2025-10-10T02:45:00Z">
              <w:r w:rsidRPr="00434E52" w:rsidDel="00BE130F">
                <w:rPr>
                  <w:lang w:val="en-US"/>
                </w:rPr>
                <w:delText>        if dist_to_end &lt; switch_R:</w:delText>
              </w:r>
            </w:del>
          </w:p>
          <w:p w14:paraId="75593DE6" w14:textId="55C0D4F4" w:rsidR="00434E52" w:rsidRPr="00434E52" w:rsidDel="00BE130F" w:rsidRDefault="00434E52" w:rsidP="00434E52">
            <w:pPr>
              <w:jc w:val="both"/>
              <w:rPr>
                <w:del w:id="8833" w:author="mikle" w:date="2025-10-09T19:45:00Z" w16du:dateUtc="2025-10-10T02:45:00Z"/>
                <w:lang w:val="en-US"/>
              </w:rPr>
            </w:pPr>
            <w:del w:id="8834" w:author="mikle" w:date="2025-10-09T19:45:00Z" w16du:dateUtc="2025-10-10T02:45:00Z">
              <w:r w:rsidRPr="00434E52" w:rsidDel="00BE130F">
                <w:rPr>
                  <w:lang w:val="en-US"/>
                </w:rPr>
                <w:delText>            i_seg += 1</w:delText>
              </w:r>
            </w:del>
          </w:p>
          <w:p w14:paraId="7BA89C2F" w14:textId="61B688C7" w:rsidR="00434E52" w:rsidRPr="00434E52" w:rsidDel="00BE130F" w:rsidRDefault="00434E52" w:rsidP="00434E52">
            <w:pPr>
              <w:jc w:val="both"/>
              <w:rPr>
                <w:del w:id="8835" w:author="mikle" w:date="2025-10-09T19:45:00Z" w16du:dateUtc="2025-10-10T02:45:00Z"/>
                <w:lang w:val="en-US"/>
              </w:rPr>
            </w:pPr>
          </w:p>
          <w:p w14:paraId="0E7CAC31" w14:textId="44F24A12" w:rsidR="00434E52" w:rsidRPr="00434E52" w:rsidDel="00BE130F" w:rsidRDefault="00434E52" w:rsidP="00434E52">
            <w:pPr>
              <w:jc w:val="both"/>
              <w:rPr>
                <w:del w:id="8836" w:author="mikle" w:date="2025-10-09T19:45:00Z" w16du:dateUtc="2025-10-10T02:45:00Z"/>
                <w:lang w:val="en-US"/>
              </w:rPr>
            </w:pPr>
            <w:del w:id="8837" w:author="mikle" w:date="2025-10-09T19:45:00Z" w16du:dateUtc="2025-10-10T02:45:00Z">
              <w:r w:rsidRPr="00434E52" w:rsidDel="00BE130F">
                <w:rPr>
                  <w:lang w:val="en-US"/>
                </w:rPr>
                <w:delText>        t += dt</w:delText>
              </w:r>
            </w:del>
          </w:p>
          <w:p w14:paraId="5FE683AE" w14:textId="781F48A1" w:rsidR="00434E52" w:rsidRPr="00434E52" w:rsidDel="00BE130F" w:rsidRDefault="00434E52" w:rsidP="00434E52">
            <w:pPr>
              <w:jc w:val="both"/>
              <w:rPr>
                <w:del w:id="8838" w:author="mikle" w:date="2025-10-09T19:45:00Z" w16du:dateUtc="2025-10-10T02:45:00Z"/>
                <w:lang w:val="en-US"/>
              </w:rPr>
            </w:pPr>
            <w:del w:id="8839" w:author="mikle" w:date="2025-10-09T19:45:00Z" w16du:dateUtc="2025-10-10T02:45:00Z">
              <w:r w:rsidRPr="00434E52" w:rsidDel="00BE130F">
                <w:rPr>
                  <w:lang w:val="en-US"/>
                </w:rPr>
                <w:delText>        xs.append(x); ys.append(y)</w:delText>
              </w:r>
            </w:del>
          </w:p>
          <w:p w14:paraId="295686AD" w14:textId="1BC2388D" w:rsidR="00434E52" w:rsidRPr="00434E52" w:rsidDel="00BE130F" w:rsidRDefault="00434E52" w:rsidP="00434E52">
            <w:pPr>
              <w:jc w:val="both"/>
              <w:rPr>
                <w:del w:id="8840" w:author="mikle" w:date="2025-10-09T19:45:00Z" w16du:dateUtc="2025-10-10T02:45:00Z"/>
                <w:lang w:val="en-US"/>
              </w:rPr>
            </w:pPr>
            <w:del w:id="8841" w:author="mikle" w:date="2025-10-09T19:45:00Z" w16du:dateUtc="2025-10-10T02:45:00Z">
              <w:r w:rsidRPr="00434E52" w:rsidDel="00BE130F">
                <w:rPr>
                  <w:lang w:val="en-US"/>
                </w:rPr>
                <w:delText>        psis_deg.append(psi*RAD2DEG)</w:delText>
              </w:r>
            </w:del>
          </w:p>
          <w:p w14:paraId="777953DD" w14:textId="726684B5" w:rsidR="00434E52" w:rsidRPr="00434E52" w:rsidDel="00BE130F" w:rsidRDefault="00434E52" w:rsidP="00434E52">
            <w:pPr>
              <w:jc w:val="both"/>
              <w:rPr>
                <w:del w:id="8842" w:author="mikle" w:date="2025-10-09T19:45:00Z" w16du:dateUtc="2025-10-10T02:45:00Z"/>
                <w:lang w:val="en-US"/>
              </w:rPr>
            </w:pPr>
            <w:del w:id="8843" w:author="mikle" w:date="2025-10-09T19:45:00Z" w16du:dateUtc="2025-10-10T02:45:00Z">
              <w:r w:rsidRPr="00434E52" w:rsidDel="00BE130F">
                <w:rPr>
                  <w:lang w:val="en-US"/>
                </w:rPr>
                <w:delText>        us.append(surge.u)</w:delText>
              </w:r>
            </w:del>
          </w:p>
          <w:p w14:paraId="04934E42" w14:textId="67653CCF" w:rsidR="00434E52" w:rsidRPr="00434E52" w:rsidDel="00BE130F" w:rsidRDefault="00434E52" w:rsidP="00434E52">
            <w:pPr>
              <w:jc w:val="both"/>
              <w:rPr>
                <w:del w:id="8844" w:author="mikle" w:date="2025-10-09T19:45:00Z" w16du:dateUtc="2025-10-10T02:45:00Z"/>
                <w:lang w:val="en-US"/>
              </w:rPr>
            </w:pPr>
            <w:del w:id="8845" w:author="mikle" w:date="2025-10-09T19:45:00Z" w16du:dateUtc="2025-10-10T02:45:00Z">
              <w:r w:rsidRPr="00434E52" w:rsidDel="00BE130F">
                <w:rPr>
                  <w:lang w:val="en-US"/>
                </w:rPr>
                <w:delText>        e_ct_hist.append(e_ct)</w:delText>
              </w:r>
            </w:del>
          </w:p>
          <w:p w14:paraId="222DEEF4" w14:textId="2FA0B09F" w:rsidR="00434E52" w:rsidRPr="00434E52" w:rsidDel="00BE130F" w:rsidRDefault="00434E52" w:rsidP="00434E52">
            <w:pPr>
              <w:jc w:val="both"/>
              <w:rPr>
                <w:del w:id="8846" w:author="mikle" w:date="2025-10-09T19:45:00Z" w16du:dateUtc="2025-10-10T02:45:00Z"/>
                <w:lang w:val="en-US"/>
              </w:rPr>
            </w:pPr>
            <w:del w:id="8847" w:author="mikle" w:date="2025-10-09T19:45:00Z" w16du:dateUtc="2025-10-10T02:45:00Z">
              <w:r w:rsidRPr="00434E52" w:rsidDel="00BE130F">
                <w:rPr>
                  <w:lang w:val="en-US"/>
                </w:rPr>
                <w:delText>        t_hist.append(t)</w:delText>
              </w:r>
            </w:del>
          </w:p>
          <w:p w14:paraId="5734CA3A" w14:textId="42A490F0" w:rsidR="00434E52" w:rsidRPr="00434E52" w:rsidDel="00BE130F" w:rsidRDefault="00434E52" w:rsidP="00434E52">
            <w:pPr>
              <w:jc w:val="both"/>
              <w:rPr>
                <w:del w:id="8848" w:author="mikle" w:date="2025-10-09T19:45:00Z" w16du:dateUtc="2025-10-10T02:45:00Z"/>
                <w:lang w:val="en-US"/>
              </w:rPr>
            </w:pPr>
          </w:p>
          <w:p w14:paraId="4B27C2EC" w14:textId="7CD91543" w:rsidR="00434E52" w:rsidRPr="00434E52" w:rsidDel="00BE130F" w:rsidRDefault="00434E52" w:rsidP="00434E52">
            <w:pPr>
              <w:jc w:val="both"/>
              <w:rPr>
                <w:del w:id="8849" w:author="mikle" w:date="2025-10-09T19:45:00Z" w16du:dateUtc="2025-10-10T02:45:00Z"/>
                <w:lang w:val="en-US"/>
              </w:rPr>
            </w:pPr>
            <w:del w:id="8850" w:author="mikle" w:date="2025-10-09T19:45:00Z" w16du:dateUtc="2025-10-10T02:45:00Z">
              <w:r w:rsidRPr="00434E52" w:rsidDel="00BE130F">
                <w:rPr>
                  <w:lang w:val="en-US"/>
                </w:rPr>
                <w:delText>    xmin, ymin, W, H = rect</w:delText>
              </w:r>
            </w:del>
          </w:p>
          <w:p w14:paraId="4F6DA9C8" w14:textId="5433C223" w:rsidR="00434E52" w:rsidRPr="00434E52" w:rsidDel="00BE130F" w:rsidRDefault="00434E52" w:rsidP="00434E52">
            <w:pPr>
              <w:jc w:val="both"/>
              <w:rPr>
                <w:del w:id="8851" w:author="mikle" w:date="2025-10-09T19:45:00Z" w16du:dateUtc="2025-10-10T02:45:00Z"/>
                <w:lang w:val="en-US"/>
              </w:rPr>
            </w:pPr>
            <w:del w:id="8852" w:author="mikle" w:date="2025-10-09T19:45:00Z" w16du:dateUtc="2025-10-10T02:45:00Z">
              <w:r w:rsidRPr="00434E52" w:rsidDel="00BE130F">
                <w:rPr>
                  <w:lang w:val="en-US"/>
                </w:rPr>
                <w:delText>    rx = [xmin, xmin+W, xmin+W, xmin, xmin]</w:delText>
              </w:r>
            </w:del>
          </w:p>
          <w:p w14:paraId="3D173386" w14:textId="34891C13" w:rsidR="00434E52" w:rsidRPr="00434E52" w:rsidDel="00BE130F" w:rsidRDefault="00434E52" w:rsidP="00434E52">
            <w:pPr>
              <w:jc w:val="both"/>
              <w:rPr>
                <w:del w:id="8853" w:author="mikle" w:date="2025-10-09T19:45:00Z" w16du:dateUtc="2025-10-10T02:45:00Z"/>
                <w:lang w:val="en-US"/>
              </w:rPr>
            </w:pPr>
            <w:del w:id="8854" w:author="mikle" w:date="2025-10-09T19:45:00Z" w16du:dateUtc="2025-10-10T02:45:00Z">
              <w:r w:rsidRPr="00434E52" w:rsidDel="00BE130F">
                <w:rPr>
                  <w:lang w:val="en-US"/>
                </w:rPr>
                <w:delText>    ry = [ymin, ymin,   ymin+H, ymin+H, ymin]</w:delText>
              </w:r>
            </w:del>
          </w:p>
          <w:p w14:paraId="3E207BAA" w14:textId="0B06C93E" w:rsidR="00434E52" w:rsidRPr="00434E52" w:rsidDel="00BE130F" w:rsidRDefault="00434E52" w:rsidP="00434E52">
            <w:pPr>
              <w:jc w:val="both"/>
              <w:rPr>
                <w:del w:id="8855" w:author="mikle" w:date="2025-10-09T19:45:00Z" w16du:dateUtc="2025-10-10T02:45:00Z"/>
                <w:lang w:val="en-US"/>
              </w:rPr>
            </w:pPr>
          </w:p>
          <w:p w14:paraId="7F34F661" w14:textId="557CFF6F" w:rsidR="00434E52" w:rsidRPr="00434E52" w:rsidDel="00BE130F" w:rsidRDefault="00434E52" w:rsidP="00434E52">
            <w:pPr>
              <w:jc w:val="both"/>
              <w:rPr>
                <w:del w:id="8856" w:author="mikle" w:date="2025-10-09T19:45:00Z" w16du:dateUtc="2025-10-10T02:45:00Z"/>
                <w:lang w:val="en-US"/>
              </w:rPr>
            </w:pPr>
            <w:del w:id="8857" w:author="mikle" w:date="2025-10-09T19:45:00Z" w16du:dateUtc="2025-10-10T02:45:00Z">
              <w:r w:rsidRPr="00434E52" w:rsidDel="00BE130F">
                <w:rPr>
                  <w:lang w:val="en-US"/>
                </w:rPr>
                <w:delText>    plt.figure(figsize=(12, 6))</w:delText>
              </w:r>
            </w:del>
          </w:p>
          <w:p w14:paraId="2DDCEE56" w14:textId="7CFD26E9" w:rsidR="00434E52" w:rsidRPr="00434E52" w:rsidDel="00BE130F" w:rsidRDefault="00434E52" w:rsidP="00434E52">
            <w:pPr>
              <w:jc w:val="both"/>
              <w:rPr>
                <w:del w:id="8858" w:author="mikle" w:date="2025-10-09T19:45:00Z" w16du:dateUtc="2025-10-10T02:45:00Z"/>
                <w:lang w:val="en-US"/>
              </w:rPr>
            </w:pPr>
            <w:del w:id="8859" w:author="mikle" w:date="2025-10-09T19:45:00Z" w16du:dateUtc="2025-10-10T02:45:00Z">
              <w:r w:rsidRPr="00434E52" w:rsidDel="00BE130F">
                <w:rPr>
                  <w:lang w:val="en-US"/>
                </w:rPr>
                <w:delText>    ax_plot = plt.gca()</w:delText>
              </w:r>
            </w:del>
          </w:p>
          <w:p w14:paraId="0FB01FE7" w14:textId="397BF3D5" w:rsidR="00434E52" w:rsidRPr="00434E52" w:rsidDel="00BE130F" w:rsidRDefault="00434E52" w:rsidP="00434E52">
            <w:pPr>
              <w:jc w:val="both"/>
              <w:rPr>
                <w:del w:id="8860" w:author="mikle" w:date="2025-10-09T19:45:00Z" w16du:dateUtc="2025-10-10T02:45:00Z"/>
                <w:lang w:val="en-US"/>
              </w:rPr>
            </w:pPr>
            <w:del w:id="8861" w:author="mikle" w:date="2025-10-09T19:45:00Z" w16du:dateUtc="2025-10-10T02:45:00Z">
              <w:r w:rsidRPr="00434E52" w:rsidDel="00BE130F">
                <w:rPr>
                  <w:lang w:val="en-US"/>
                </w:rPr>
                <w:delText>    plt.plot(rx, ry, linestyle="--", color="k", linewidth=1.4, label="</w:delText>
              </w:r>
              <w:r w:rsidRPr="00434E52" w:rsidDel="00BE130F">
                <w:delText>Сектор</w:delText>
              </w:r>
              <w:r w:rsidRPr="00434E52" w:rsidDel="00BE130F">
                <w:rPr>
                  <w:lang w:val="en-US"/>
                </w:rPr>
                <w:delText>")</w:delText>
              </w:r>
            </w:del>
          </w:p>
          <w:p w14:paraId="16856F2E" w14:textId="0EC30F60" w:rsidR="00434E52" w:rsidRPr="00434E52" w:rsidDel="00BE130F" w:rsidRDefault="00434E52" w:rsidP="00434E52">
            <w:pPr>
              <w:jc w:val="both"/>
              <w:rPr>
                <w:del w:id="8862" w:author="mikle" w:date="2025-10-09T19:45:00Z" w16du:dateUtc="2025-10-10T02:45:00Z"/>
                <w:lang w:val="en-US"/>
              </w:rPr>
            </w:pPr>
            <w:del w:id="8863" w:author="mikle" w:date="2025-10-09T19:45:00Z" w16du:dateUtc="2025-10-10T02:45:00Z">
              <w:r w:rsidRPr="00434E52" w:rsidDel="00BE130F">
                <w:rPr>
                  <w:lang w:val="en-US"/>
                </w:rPr>
                <w:delText>    wx, wy = zip(*wps)</w:delText>
              </w:r>
            </w:del>
          </w:p>
          <w:p w14:paraId="1806F754" w14:textId="24DA70A9" w:rsidR="00434E52" w:rsidRPr="00434E52" w:rsidDel="00BE130F" w:rsidRDefault="00434E52" w:rsidP="00434E52">
            <w:pPr>
              <w:jc w:val="both"/>
              <w:rPr>
                <w:del w:id="8864" w:author="mikle" w:date="2025-10-09T19:45:00Z" w16du:dateUtc="2025-10-10T02:45:00Z"/>
                <w:lang w:val="en-US"/>
              </w:rPr>
            </w:pPr>
            <w:del w:id="8865" w:author="mikle" w:date="2025-10-09T19:45:00Z" w16du:dateUtc="2025-10-10T02:45:00Z">
              <w:r w:rsidRPr="00434E52" w:rsidDel="00BE130F">
                <w:rPr>
                  <w:lang w:val="en-US"/>
                </w:rPr>
                <w:delText>    plt.plot(wx, wy, ':', color='gray', alpha=0.7, linewidth=1.2, label="</w:delText>
              </w:r>
              <w:r w:rsidRPr="00434E52" w:rsidDel="00BE130F">
                <w:delText>Маршрут</w:delText>
              </w:r>
              <w:r w:rsidRPr="00434E52" w:rsidDel="00BE130F">
                <w:rPr>
                  <w:lang w:val="en-US"/>
                </w:rPr>
                <w:delText xml:space="preserve"> (</w:delText>
              </w:r>
              <w:r w:rsidRPr="00434E52" w:rsidDel="00BE130F">
                <w:delText>галсы</w:delText>
              </w:r>
              <w:r w:rsidRPr="00434E52" w:rsidDel="00BE130F">
                <w:rPr>
                  <w:lang w:val="en-US"/>
                </w:rPr>
                <w:delText>)")</w:delText>
              </w:r>
            </w:del>
          </w:p>
          <w:p w14:paraId="5E4B0D28" w14:textId="6B20C6E7" w:rsidR="00434E52" w:rsidRPr="00434E52" w:rsidDel="00BE130F" w:rsidRDefault="00434E52" w:rsidP="00434E52">
            <w:pPr>
              <w:jc w:val="both"/>
              <w:rPr>
                <w:del w:id="8866" w:author="mikle" w:date="2025-10-09T19:45:00Z" w16du:dateUtc="2025-10-10T02:45:00Z"/>
                <w:lang w:val="en-US"/>
              </w:rPr>
            </w:pPr>
          </w:p>
          <w:p w14:paraId="64E81462" w14:textId="4FD09506" w:rsidR="00434E52" w:rsidRPr="00434E52" w:rsidDel="00BE130F" w:rsidRDefault="00434E52" w:rsidP="00434E52">
            <w:pPr>
              <w:jc w:val="both"/>
              <w:rPr>
                <w:del w:id="8867" w:author="mikle" w:date="2025-10-09T19:45:00Z" w16du:dateUtc="2025-10-10T02:45:00Z"/>
                <w:lang w:val="en-US"/>
              </w:rPr>
            </w:pPr>
            <w:del w:id="8868" w:author="mikle" w:date="2025-10-09T19:45:00Z" w16du:dateUtc="2025-10-10T02:45:00Z">
              <w:r w:rsidRPr="00434E52" w:rsidDel="00BE130F">
                <w:rPr>
                  <w:lang w:val="en-US"/>
                </w:rPr>
                <w:delText>    plt.plot(xs, ys, label="</w:delText>
              </w:r>
              <w:r w:rsidRPr="00434E52" w:rsidDel="00BE130F">
                <w:delText>Траектория</w:delText>
              </w:r>
              <w:r w:rsidRPr="00434E52" w:rsidDel="00BE130F">
                <w:rPr>
                  <w:lang w:val="en-US"/>
                </w:rPr>
                <w:delText xml:space="preserve"> </w:delText>
              </w:r>
              <w:r w:rsidRPr="00434E52" w:rsidDel="00BE130F">
                <w:delText>ПА</w:delText>
              </w:r>
              <w:r w:rsidRPr="00434E52" w:rsidDel="00BE130F">
                <w:rPr>
                  <w:lang w:val="en-US"/>
                </w:rPr>
                <w:delText>")</w:delText>
              </w:r>
            </w:del>
          </w:p>
          <w:p w14:paraId="3662EAAA" w14:textId="0FF1D602" w:rsidR="00434E52" w:rsidRPr="00434E52" w:rsidDel="00BE130F" w:rsidRDefault="00434E52" w:rsidP="00434E52">
            <w:pPr>
              <w:jc w:val="both"/>
              <w:rPr>
                <w:del w:id="8869" w:author="mikle" w:date="2025-10-09T19:45:00Z" w16du:dateUtc="2025-10-10T02:45:00Z"/>
                <w:lang w:val="en-US"/>
              </w:rPr>
            </w:pPr>
          </w:p>
          <w:p w14:paraId="0BD155AD" w14:textId="4BABCCF6" w:rsidR="00434E52" w:rsidRPr="001E1313" w:rsidDel="00BE130F" w:rsidRDefault="00434E52" w:rsidP="00434E52">
            <w:pPr>
              <w:jc w:val="both"/>
              <w:rPr>
                <w:del w:id="8870" w:author="mikle" w:date="2025-10-09T19:45:00Z" w16du:dateUtc="2025-10-10T02:45:00Z"/>
                <w:lang w:val="en-US"/>
              </w:rPr>
            </w:pPr>
          </w:p>
          <w:p w14:paraId="78D0801F" w14:textId="3BB64A90" w:rsidR="00434E52" w:rsidRPr="00DA4004" w:rsidDel="00BE130F" w:rsidRDefault="00434E52" w:rsidP="00434E52">
            <w:pPr>
              <w:jc w:val="both"/>
              <w:rPr>
                <w:del w:id="8871" w:author="mikle" w:date="2025-10-09T19:45:00Z" w16du:dateUtc="2025-10-10T02:45:00Z"/>
                <w:lang w:val="en-US"/>
                <w:rPrChange w:id="8872" w:author="mikle" w:date="2025-10-04T11:46:00Z" w16du:dateUtc="2025-10-04T18:46:00Z">
                  <w:rPr>
                    <w:del w:id="8873" w:author="mikle" w:date="2025-10-09T19:45:00Z" w16du:dateUtc="2025-10-10T02:45:00Z"/>
                  </w:rPr>
                </w:rPrChange>
              </w:rPr>
            </w:pPr>
            <w:del w:id="8874" w:author="mikle" w:date="2025-10-09T19:45:00Z" w16du:dateUtc="2025-10-10T02:45:00Z">
              <w:r w:rsidRPr="001E1313" w:rsidDel="00BE130F">
                <w:rPr>
                  <w:lang w:val="en-US"/>
                </w:rPr>
                <w:delText xml:space="preserve">    </w:delText>
              </w:r>
              <w:r w:rsidRPr="00DA4004" w:rsidDel="00BE130F">
                <w:rPr>
                  <w:lang w:val="en-US"/>
                  <w:rPrChange w:id="8875" w:author="mikle" w:date="2025-10-04T11:46:00Z" w16du:dateUtc="2025-10-04T18:46:00Z">
                    <w:rPr/>
                  </w:rPrChange>
                </w:rPr>
                <w:delText>skip = 25</w:delText>
              </w:r>
            </w:del>
          </w:p>
          <w:p w14:paraId="71D020E4" w14:textId="121EB9C1" w:rsidR="00434E52" w:rsidRPr="001E1313" w:rsidDel="00BE130F" w:rsidRDefault="00434E52" w:rsidP="00434E52">
            <w:pPr>
              <w:jc w:val="both"/>
              <w:rPr>
                <w:del w:id="8876" w:author="mikle" w:date="2025-10-09T19:45:00Z" w16du:dateUtc="2025-10-10T02:45:00Z"/>
                <w:lang w:val="en-US"/>
              </w:rPr>
            </w:pPr>
            <w:del w:id="8877" w:author="mikle" w:date="2025-10-09T19:45:00Z" w16du:dateUtc="2025-10-10T02:45:00Z">
              <w:r w:rsidRPr="00DA4004" w:rsidDel="00BE130F">
                <w:rPr>
                  <w:lang w:val="en-US"/>
                  <w:rPrChange w:id="8878" w:author="mikle" w:date="2025-10-04T11:46:00Z" w16du:dateUtc="2025-10-04T18:46:00Z">
                    <w:rPr/>
                  </w:rPrChange>
                </w:rPr>
                <w:delText xml:space="preserve">    </w:delText>
              </w:r>
              <w:r w:rsidRPr="001E1313" w:rsidDel="00BE130F">
                <w:rPr>
                  <w:lang w:val="en-US"/>
                </w:rPr>
                <w:delText>if len(xs) &gt; skip:</w:delText>
              </w:r>
            </w:del>
          </w:p>
          <w:p w14:paraId="588ABFF1" w14:textId="19496DBA" w:rsidR="00434E52" w:rsidRPr="00434E52" w:rsidDel="00BE130F" w:rsidRDefault="00434E52" w:rsidP="00434E52">
            <w:pPr>
              <w:jc w:val="both"/>
              <w:rPr>
                <w:del w:id="8879" w:author="mikle" w:date="2025-10-09T19:45:00Z" w16du:dateUtc="2025-10-10T02:45:00Z"/>
                <w:lang w:val="en-US"/>
              </w:rPr>
            </w:pPr>
            <w:del w:id="8880" w:author="mikle" w:date="2025-10-09T19:45:00Z" w16du:dateUtc="2025-10-10T02:45:00Z">
              <w:r w:rsidRPr="001E1313" w:rsidDel="00BE130F">
                <w:rPr>
                  <w:lang w:val="en-US"/>
                </w:rPr>
                <w:delText xml:space="preserve">        </w:delText>
              </w:r>
              <w:r w:rsidRPr="00434E52" w:rsidDel="00BE130F">
                <w:rPr>
                  <w:lang w:val="en-US"/>
                </w:rPr>
                <w:delText>idx = list(range(0, len(xs) - skip, skip))</w:delText>
              </w:r>
            </w:del>
          </w:p>
          <w:p w14:paraId="5DF256CB" w14:textId="6130C05E" w:rsidR="00434E52" w:rsidRPr="00434E52" w:rsidDel="00BE130F" w:rsidRDefault="00434E52" w:rsidP="00434E52">
            <w:pPr>
              <w:jc w:val="both"/>
              <w:rPr>
                <w:del w:id="8881" w:author="mikle" w:date="2025-10-09T19:45:00Z" w16du:dateUtc="2025-10-10T02:45:00Z"/>
                <w:lang w:val="en-US"/>
              </w:rPr>
            </w:pPr>
            <w:del w:id="8882" w:author="mikle" w:date="2025-10-09T19:45:00Z" w16du:dateUtc="2025-10-10T02:45:00Z">
              <w:r w:rsidRPr="00434E52" w:rsidDel="00BE130F">
                <w:rPr>
                  <w:lang w:val="en-US"/>
                </w:rPr>
                <w:delText>        Xp = [xs[i] for i in idx]; Yp = [ys[i] for i in idx]</w:delText>
              </w:r>
            </w:del>
          </w:p>
          <w:p w14:paraId="34F88635" w14:textId="01EF1DE7" w:rsidR="00434E52" w:rsidRPr="00434E52" w:rsidDel="00BE130F" w:rsidRDefault="00434E52" w:rsidP="00434E52">
            <w:pPr>
              <w:jc w:val="both"/>
              <w:rPr>
                <w:del w:id="8883" w:author="mikle" w:date="2025-10-09T19:45:00Z" w16du:dateUtc="2025-10-10T02:45:00Z"/>
                <w:lang w:val="en-US"/>
              </w:rPr>
            </w:pPr>
            <w:del w:id="8884" w:author="mikle" w:date="2025-10-09T19:45:00Z" w16du:dateUtc="2025-10-10T02:45:00Z">
              <w:r w:rsidRPr="00434E52" w:rsidDel="00BE130F">
                <w:rPr>
                  <w:lang w:val="en-US"/>
                </w:rPr>
                <w:delText>        Uv = [xs[i+skip]-xs[i] for i in idx]; Vv = [ys[i+skip]-ys[i] for i in idx]</w:delText>
              </w:r>
            </w:del>
          </w:p>
          <w:p w14:paraId="3D417EA3" w14:textId="3239BDB4" w:rsidR="00434E52" w:rsidRPr="00434E52" w:rsidDel="00BE130F" w:rsidRDefault="00434E52" w:rsidP="00434E52">
            <w:pPr>
              <w:jc w:val="both"/>
              <w:rPr>
                <w:del w:id="8885" w:author="mikle" w:date="2025-10-09T19:45:00Z" w16du:dateUtc="2025-10-10T02:45:00Z"/>
                <w:lang w:val="en-US"/>
              </w:rPr>
            </w:pPr>
            <w:del w:id="8886" w:author="mikle" w:date="2025-10-09T19:45:00Z" w16du:dateUtc="2025-10-10T02:45:00Z">
              <w:r w:rsidRPr="00434E52" w:rsidDel="00BE130F">
                <w:rPr>
                  <w:lang w:val="en-US"/>
                </w:rPr>
                <w:delText>        plt.quiver(Xp, Yp, Uv, Vv, angles='xy', scale_units='xy', scale=1,</w:delText>
              </w:r>
            </w:del>
          </w:p>
          <w:p w14:paraId="14A415D3" w14:textId="620F3A05" w:rsidR="00434E52" w:rsidRPr="001E1313" w:rsidDel="00BE130F" w:rsidRDefault="00434E52" w:rsidP="00434E52">
            <w:pPr>
              <w:jc w:val="both"/>
              <w:rPr>
                <w:del w:id="8887" w:author="mikle" w:date="2025-10-09T19:45:00Z" w16du:dateUtc="2025-10-10T02:45:00Z"/>
                <w:lang w:val="en-US"/>
                <w:rPrChange w:id="8888" w:author="Анна Ромашко" w:date="2025-09-25T08:08:00Z">
                  <w:rPr>
                    <w:del w:id="8889" w:author="mikle" w:date="2025-10-09T19:45:00Z" w16du:dateUtc="2025-10-10T02:45:00Z"/>
                  </w:rPr>
                </w:rPrChange>
              </w:rPr>
            </w:pPr>
            <w:del w:id="8890" w:author="mikle" w:date="2025-10-09T19:45:00Z" w16du:dateUtc="2025-10-10T02:45:00Z">
              <w:r w:rsidRPr="00434E52" w:rsidDel="00BE130F">
                <w:rPr>
                  <w:lang w:val="en-US"/>
                </w:rPr>
                <w:delText>                   </w:delText>
              </w:r>
              <w:r w:rsidRPr="001E1313" w:rsidDel="00BE130F">
                <w:rPr>
                  <w:lang w:val="en-US"/>
                  <w:rPrChange w:id="8891" w:author="Анна Ромашко" w:date="2025-09-25T08:08:00Z">
                    <w:rPr/>
                  </w:rPrChange>
                </w:rPr>
                <w:delText>width=0.003, color="blue", alpha=0.7, label="</w:delText>
              </w:r>
              <w:r w:rsidRPr="00434E52" w:rsidDel="00BE130F">
                <w:delText>Направление</w:delText>
              </w:r>
              <w:r w:rsidRPr="001E1313" w:rsidDel="00BE130F">
                <w:rPr>
                  <w:lang w:val="en-US"/>
                  <w:rPrChange w:id="8892" w:author="Анна Ромашко" w:date="2025-09-25T08:08:00Z">
                    <w:rPr/>
                  </w:rPrChange>
                </w:rPr>
                <w:delText xml:space="preserve"> </w:delText>
              </w:r>
              <w:r w:rsidRPr="00434E52" w:rsidDel="00BE130F">
                <w:delText>движения</w:delText>
              </w:r>
              <w:r w:rsidRPr="001E1313" w:rsidDel="00BE130F">
                <w:rPr>
                  <w:lang w:val="en-US"/>
                  <w:rPrChange w:id="8893" w:author="Анна Ромашко" w:date="2025-09-25T08:08:00Z">
                    <w:rPr/>
                  </w:rPrChange>
                </w:rPr>
                <w:delText>")</w:delText>
              </w:r>
            </w:del>
          </w:p>
          <w:p w14:paraId="75E5F4A0" w14:textId="7D31AA9B" w:rsidR="00434E52" w:rsidRPr="001E1313" w:rsidDel="00BE130F" w:rsidRDefault="00434E52" w:rsidP="00434E52">
            <w:pPr>
              <w:jc w:val="both"/>
              <w:rPr>
                <w:del w:id="8894" w:author="mikle" w:date="2025-10-09T19:45:00Z" w16du:dateUtc="2025-10-10T02:45:00Z"/>
                <w:lang w:val="en-US"/>
                <w:rPrChange w:id="8895" w:author="Анна Ромашко" w:date="2025-09-25T08:08:00Z">
                  <w:rPr>
                    <w:del w:id="8896" w:author="mikle" w:date="2025-10-09T19:45:00Z" w16du:dateUtc="2025-10-10T02:45:00Z"/>
                  </w:rPr>
                </w:rPrChange>
              </w:rPr>
            </w:pPr>
          </w:p>
          <w:p w14:paraId="53FF14BF" w14:textId="2BA49C43" w:rsidR="00434E52" w:rsidRPr="00434E52" w:rsidDel="00BE130F" w:rsidRDefault="00434E52" w:rsidP="00434E52">
            <w:pPr>
              <w:jc w:val="both"/>
              <w:rPr>
                <w:del w:id="8897" w:author="mikle" w:date="2025-10-09T19:45:00Z" w16du:dateUtc="2025-10-10T02:45:00Z"/>
                <w:lang w:val="en-US"/>
              </w:rPr>
            </w:pPr>
            <w:del w:id="8898" w:author="mikle" w:date="2025-10-09T19:45:00Z" w16du:dateUtc="2025-10-10T02:45:00Z">
              <w:r w:rsidRPr="001E1313" w:rsidDel="00BE130F">
                <w:rPr>
                  <w:lang w:val="en-US"/>
                  <w:rPrChange w:id="8899" w:author="Анна Ромашко" w:date="2025-09-25T08:08:00Z">
                    <w:rPr/>
                  </w:rPrChange>
                </w:rPr>
                <w:delText xml:space="preserve">    </w:delText>
              </w:r>
              <w:r w:rsidRPr="00434E52" w:rsidDel="00BE130F">
                <w:rPr>
                  <w:lang w:val="en-US"/>
                </w:rPr>
                <w:delText>drew_span_label = False</w:delText>
              </w:r>
            </w:del>
          </w:p>
          <w:p w14:paraId="7BCBC70A" w14:textId="04B30866" w:rsidR="00434E52" w:rsidRPr="00434E52" w:rsidDel="00BE130F" w:rsidRDefault="00434E52" w:rsidP="00434E52">
            <w:pPr>
              <w:jc w:val="both"/>
              <w:rPr>
                <w:del w:id="8900" w:author="mikle" w:date="2025-10-09T19:45:00Z" w16du:dateUtc="2025-10-10T02:45:00Z"/>
                <w:lang w:val="en-US"/>
              </w:rPr>
            </w:pPr>
            <w:del w:id="8901" w:author="mikle" w:date="2025-10-09T19:45:00Z" w16du:dateUtc="2025-10-10T02:45:00Z">
              <w:r w:rsidRPr="00434E52" w:rsidDel="00BE130F">
                <w:rPr>
                  <w:lang w:val="en-US"/>
                </w:rPr>
                <w:delText>    for (S, E) in acq_spans:</w:delText>
              </w:r>
            </w:del>
          </w:p>
          <w:p w14:paraId="539FBACD" w14:textId="728E972B" w:rsidR="00434E52" w:rsidRPr="00434E52" w:rsidDel="00BE130F" w:rsidRDefault="00434E52" w:rsidP="00434E52">
            <w:pPr>
              <w:jc w:val="both"/>
              <w:rPr>
                <w:del w:id="8902" w:author="mikle" w:date="2025-10-09T19:45:00Z" w16du:dateUtc="2025-10-10T02:45:00Z"/>
                <w:lang w:val="en-US"/>
              </w:rPr>
            </w:pPr>
            <w:del w:id="8903" w:author="mikle" w:date="2025-10-09T19:45:00Z" w16du:dateUtc="2025-10-10T02:45:00Z">
              <w:r w:rsidRPr="00434E52" w:rsidDel="00BE130F">
                <w:rPr>
                  <w:lang w:val="en-US"/>
                </w:rPr>
                <w:delText>        draw_cov_rectangle(ax_plot, S, E, width=W_use, alpha=0.15)</w:delText>
              </w:r>
            </w:del>
          </w:p>
          <w:p w14:paraId="31CE212A" w14:textId="33277B33" w:rsidR="00434E52" w:rsidRPr="00434E52" w:rsidDel="00BE130F" w:rsidRDefault="00434E52" w:rsidP="00434E52">
            <w:pPr>
              <w:jc w:val="both"/>
              <w:rPr>
                <w:del w:id="8904" w:author="mikle" w:date="2025-10-09T19:45:00Z" w16du:dateUtc="2025-10-10T02:45:00Z"/>
                <w:lang w:val="en-US"/>
              </w:rPr>
            </w:pPr>
            <w:del w:id="8905" w:author="mikle" w:date="2025-10-09T19:45:00Z" w16du:dateUtc="2025-10-10T02:45:00Z">
              <w:r w:rsidRPr="00434E52" w:rsidDel="00BE130F">
                <w:rPr>
                  <w:lang w:val="en-US"/>
                </w:rPr>
                <w:delText>        if not drew_span_label:</w:delText>
              </w:r>
            </w:del>
          </w:p>
          <w:p w14:paraId="4BDB282A" w14:textId="0D468C68" w:rsidR="00434E52" w:rsidRPr="00434E52" w:rsidDel="00BE130F" w:rsidRDefault="00434E52" w:rsidP="00434E52">
            <w:pPr>
              <w:jc w:val="both"/>
              <w:rPr>
                <w:del w:id="8906" w:author="mikle" w:date="2025-10-09T19:45:00Z" w16du:dateUtc="2025-10-10T02:45:00Z"/>
                <w:lang w:val="en-US"/>
              </w:rPr>
            </w:pPr>
            <w:del w:id="8907" w:author="mikle" w:date="2025-10-09T19:45:00Z" w16du:dateUtc="2025-10-10T02:45:00Z">
              <w:r w:rsidRPr="00434E52" w:rsidDel="00BE130F">
                <w:rPr>
                  <w:lang w:val="en-US"/>
                </w:rPr>
                <w:delText>            plt.plot([S[0], E[0]], [S[1], E[1]], linewidth=3.0, alpha=0.9,</w:delText>
              </w:r>
            </w:del>
          </w:p>
          <w:p w14:paraId="31A0C048" w14:textId="674572EC" w:rsidR="00434E52" w:rsidRPr="00434E52" w:rsidDel="00BE130F" w:rsidRDefault="00434E52" w:rsidP="00434E52">
            <w:pPr>
              <w:jc w:val="both"/>
              <w:rPr>
                <w:del w:id="8908" w:author="mikle" w:date="2025-10-09T19:45:00Z" w16du:dateUtc="2025-10-10T02:45:00Z"/>
                <w:lang w:val="en-US"/>
              </w:rPr>
            </w:pPr>
            <w:del w:id="8909" w:author="mikle" w:date="2025-10-09T19:45:00Z" w16du:dateUtc="2025-10-10T02:45:00Z">
              <w:r w:rsidRPr="00434E52" w:rsidDel="00BE130F">
                <w:rPr>
                  <w:lang w:val="en-US"/>
                </w:rPr>
                <w:delText>                     color="limegreen", label=f"</w:delText>
              </w:r>
              <w:r w:rsidRPr="00434E52" w:rsidDel="00BE130F">
                <w:delText>Участок</w:delText>
              </w:r>
              <w:r w:rsidRPr="00434E52" w:rsidDel="00BE130F">
                <w:rPr>
                  <w:lang w:val="en-US"/>
                </w:rPr>
                <w:delText xml:space="preserve"> </w:delText>
              </w:r>
              <w:r w:rsidRPr="00434E52" w:rsidDel="00BE130F">
                <w:delText>съёмки</w:delText>
              </w:r>
              <w:r w:rsidRPr="00434E52" w:rsidDel="00BE130F">
                <w:rPr>
                  <w:lang w:val="en-US"/>
                </w:rPr>
                <w:delText xml:space="preserve"> (U={U_acq:.1f} </w:delText>
              </w:r>
              <w:r w:rsidRPr="00434E52" w:rsidDel="00BE130F">
                <w:delText>м</w:delText>
              </w:r>
              <w:r w:rsidRPr="00434E52" w:rsidDel="00BE130F">
                <w:rPr>
                  <w:lang w:val="en-US"/>
                </w:rPr>
                <w:delText>/</w:delText>
              </w:r>
              <w:r w:rsidRPr="00434E52" w:rsidDel="00BE130F">
                <w:delText>с</w:delText>
              </w:r>
              <w:r w:rsidRPr="00434E52" w:rsidDel="00BE130F">
                <w:rPr>
                  <w:lang w:val="en-US"/>
                </w:rPr>
                <w:delText>)")</w:delText>
              </w:r>
            </w:del>
          </w:p>
          <w:p w14:paraId="7EFD48A5" w14:textId="10CB64AD" w:rsidR="00434E52" w:rsidRPr="00434E52" w:rsidDel="00BE130F" w:rsidRDefault="00434E52" w:rsidP="00434E52">
            <w:pPr>
              <w:jc w:val="both"/>
              <w:rPr>
                <w:del w:id="8910" w:author="mikle" w:date="2025-10-09T19:45:00Z" w16du:dateUtc="2025-10-10T02:45:00Z"/>
                <w:lang w:val="en-US"/>
              </w:rPr>
            </w:pPr>
            <w:del w:id="8911" w:author="mikle" w:date="2025-10-09T19:45:00Z" w16du:dateUtc="2025-10-10T02:45:00Z">
              <w:r w:rsidRPr="00434E52" w:rsidDel="00BE130F">
                <w:rPr>
                  <w:lang w:val="en-US"/>
                </w:rPr>
                <w:delText>            drew_span_label = True</w:delText>
              </w:r>
            </w:del>
          </w:p>
          <w:p w14:paraId="55D8CE83" w14:textId="2821E8EE" w:rsidR="00434E52" w:rsidRPr="00434E52" w:rsidDel="00BE130F" w:rsidRDefault="00434E52" w:rsidP="00434E52">
            <w:pPr>
              <w:jc w:val="both"/>
              <w:rPr>
                <w:del w:id="8912" w:author="mikle" w:date="2025-10-09T19:45:00Z" w16du:dateUtc="2025-10-10T02:45:00Z"/>
                <w:lang w:val="en-US"/>
              </w:rPr>
            </w:pPr>
            <w:del w:id="8913" w:author="mikle" w:date="2025-10-09T19:45:00Z" w16du:dateUtc="2025-10-10T02:45:00Z">
              <w:r w:rsidRPr="00434E52" w:rsidDel="00BE130F">
                <w:rPr>
                  <w:lang w:val="en-US"/>
                </w:rPr>
                <w:delText>        else:</w:delText>
              </w:r>
            </w:del>
          </w:p>
          <w:p w14:paraId="79775912" w14:textId="4FB9545B" w:rsidR="00434E52" w:rsidRPr="00434E52" w:rsidDel="00BE130F" w:rsidRDefault="00434E52" w:rsidP="00434E52">
            <w:pPr>
              <w:jc w:val="both"/>
              <w:rPr>
                <w:del w:id="8914" w:author="mikle" w:date="2025-10-09T19:45:00Z" w16du:dateUtc="2025-10-10T02:45:00Z"/>
                <w:lang w:val="en-US"/>
              </w:rPr>
            </w:pPr>
            <w:del w:id="8915" w:author="mikle" w:date="2025-10-09T19:45:00Z" w16du:dateUtc="2025-10-10T02:45:00Z">
              <w:r w:rsidRPr="00434E52" w:rsidDel="00BE130F">
                <w:rPr>
                  <w:lang w:val="en-US"/>
                </w:rPr>
                <w:delText>            plt.plot([S[0], E[0]], [S[1], E[1]], linewidth=3.0, alpha=0.9, color="limegreen")</w:delText>
              </w:r>
            </w:del>
          </w:p>
          <w:p w14:paraId="72A0ED70" w14:textId="13E5FA9B" w:rsidR="00434E52" w:rsidRPr="00434E52" w:rsidDel="00BE130F" w:rsidRDefault="00434E52" w:rsidP="00434E52">
            <w:pPr>
              <w:jc w:val="both"/>
              <w:rPr>
                <w:del w:id="8916" w:author="mikle" w:date="2025-10-09T19:45:00Z" w16du:dateUtc="2025-10-10T02:45:00Z"/>
                <w:lang w:val="en-US"/>
              </w:rPr>
            </w:pPr>
          </w:p>
          <w:p w14:paraId="0331B782" w14:textId="3E9450A5" w:rsidR="00434E52" w:rsidRPr="00434E52" w:rsidDel="00BE130F" w:rsidRDefault="00434E52" w:rsidP="00434E52">
            <w:pPr>
              <w:jc w:val="both"/>
              <w:rPr>
                <w:del w:id="8917" w:author="mikle" w:date="2025-10-09T19:45:00Z" w16du:dateUtc="2025-10-10T02:45:00Z"/>
                <w:lang w:val="en-US"/>
              </w:rPr>
            </w:pPr>
            <w:del w:id="8918" w:author="mikle" w:date="2025-10-09T19:45:00Z" w16du:dateUtc="2025-10-10T02:45:00Z">
              <w:r w:rsidRPr="00434E52" w:rsidDel="00BE130F">
                <w:rPr>
                  <w:lang w:val="en-US"/>
                </w:rPr>
                <w:delText>    added_start = added_end = False</w:delText>
              </w:r>
            </w:del>
          </w:p>
          <w:p w14:paraId="2559BB03" w14:textId="5C73C958" w:rsidR="00434E52" w:rsidRPr="00434E52" w:rsidDel="00BE130F" w:rsidRDefault="00434E52" w:rsidP="00434E52">
            <w:pPr>
              <w:jc w:val="both"/>
              <w:rPr>
                <w:del w:id="8919" w:author="mikle" w:date="2025-10-09T19:45:00Z" w16du:dateUtc="2025-10-10T02:45:00Z"/>
                <w:lang w:val="en-US"/>
              </w:rPr>
            </w:pPr>
            <w:del w:id="8920" w:author="mikle" w:date="2025-10-09T19:45:00Z" w16du:dateUtc="2025-10-10T02:45:00Z">
              <w:r w:rsidRPr="00434E52" w:rsidDel="00BE130F">
                <w:rPr>
                  <w:lang w:val="en-US"/>
                </w:rPr>
                <w:delText>    for ev, P, _tt in camera_events:</w:delText>
              </w:r>
            </w:del>
          </w:p>
          <w:p w14:paraId="7E683230" w14:textId="5DFF41EF" w:rsidR="00434E52" w:rsidRPr="00434E52" w:rsidDel="00BE130F" w:rsidRDefault="00434E52" w:rsidP="00434E52">
            <w:pPr>
              <w:jc w:val="both"/>
              <w:rPr>
                <w:del w:id="8921" w:author="mikle" w:date="2025-10-09T19:45:00Z" w16du:dateUtc="2025-10-10T02:45:00Z"/>
                <w:lang w:val="en-US"/>
              </w:rPr>
            </w:pPr>
            <w:del w:id="8922" w:author="mikle" w:date="2025-10-09T19:45:00Z" w16du:dateUtc="2025-10-10T02:45:00Z">
              <w:r w:rsidRPr="00434E52" w:rsidDel="00BE130F">
                <w:rPr>
                  <w:lang w:val="en-US"/>
                </w:rPr>
                <w:delText>        if ev == "START":</w:delText>
              </w:r>
            </w:del>
          </w:p>
          <w:p w14:paraId="7E5A52F2" w14:textId="765440F5" w:rsidR="00434E52" w:rsidRPr="00434E52" w:rsidDel="00BE130F" w:rsidRDefault="00434E52" w:rsidP="00434E52">
            <w:pPr>
              <w:jc w:val="both"/>
              <w:rPr>
                <w:del w:id="8923" w:author="mikle" w:date="2025-10-09T19:45:00Z" w16du:dateUtc="2025-10-10T02:45:00Z"/>
                <w:lang w:val="en-US"/>
              </w:rPr>
            </w:pPr>
            <w:del w:id="8924" w:author="mikle" w:date="2025-10-09T19:45:00Z" w16du:dateUtc="2025-10-10T02:45:00Z">
              <w:r w:rsidRPr="00434E52" w:rsidDel="00BE130F">
                <w:rPr>
                  <w:lang w:val="en-US"/>
                </w:rPr>
                <w:delText>            plt.scatter(P[0], P[1], s=160, color="lime", marker="*", edgecolors="black",</w:delText>
              </w:r>
            </w:del>
          </w:p>
          <w:p w14:paraId="6A2D0353" w14:textId="289DF1C0" w:rsidR="00434E52" w:rsidRPr="00434E52" w:rsidDel="00BE130F" w:rsidRDefault="00434E52" w:rsidP="00434E52">
            <w:pPr>
              <w:jc w:val="both"/>
              <w:rPr>
                <w:del w:id="8925" w:author="mikle" w:date="2025-10-09T19:45:00Z" w16du:dateUtc="2025-10-10T02:45:00Z"/>
                <w:lang w:val="en-US"/>
              </w:rPr>
            </w:pPr>
            <w:del w:id="8926" w:author="mikle" w:date="2025-10-09T19:45:00Z" w16du:dateUtc="2025-10-10T02:45:00Z">
              <w:r w:rsidRPr="00434E52" w:rsidDel="00BE130F">
                <w:rPr>
                  <w:lang w:val="en-US"/>
                </w:rPr>
                <w:delText>                        linewidths=1.1, label=None if added_start else "</w:delText>
              </w:r>
              <w:r w:rsidRPr="00434E52" w:rsidDel="00BE130F">
                <w:delText>Команда</w:delText>
              </w:r>
              <w:r w:rsidRPr="00434E52" w:rsidDel="00BE130F">
                <w:rPr>
                  <w:lang w:val="en-US"/>
                </w:rPr>
                <w:delText xml:space="preserve"> START")</w:delText>
              </w:r>
            </w:del>
          </w:p>
          <w:p w14:paraId="5BE57944" w14:textId="70C65CD3" w:rsidR="00434E52" w:rsidRPr="00434E52" w:rsidDel="00BE130F" w:rsidRDefault="00434E52" w:rsidP="00434E52">
            <w:pPr>
              <w:jc w:val="both"/>
              <w:rPr>
                <w:del w:id="8927" w:author="mikle" w:date="2025-10-09T19:45:00Z" w16du:dateUtc="2025-10-10T02:45:00Z"/>
                <w:lang w:val="en-US"/>
              </w:rPr>
            </w:pPr>
            <w:del w:id="8928" w:author="mikle" w:date="2025-10-09T19:45:00Z" w16du:dateUtc="2025-10-10T02:45:00Z">
              <w:r w:rsidRPr="00434E52" w:rsidDel="00BE130F">
                <w:rPr>
                  <w:lang w:val="en-US"/>
                </w:rPr>
                <w:delText>            added_start = True</w:delText>
              </w:r>
            </w:del>
          </w:p>
          <w:p w14:paraId="0D6A180C" w14:textId="3850EA09" w:rsidR="00434E52" w:rsidRPr="00434E52" w:rsidDel="00BE130F" w:rsidRDefault="00434E52" w:rsidP="00434E52">
            <w:pPr>
              <w:jc w:val="both"/>
              <w:rPr>
                <w:del w:id="8929" w:author="mikle" w:date="2025-10-09T19:45:00Z" w16du:dateUtc="2025-10-10T02:45:00Z"/>
                <w:lang w:val="en-US"/>
              </w:rPr>
            </w:pPr>
            <w:del w:id="8930" w:author="mikle" w:date="2025-10-09T19:45:00Z" w16du:dateUtc="2025-10-10T02:45:00Z">
              <w:r w:rsidRPr="00434E52" w:rsidDel="00BE130F">
                <w:rPr>
                  <w:lang w:val="en-US"/>
                </w:rPr>
                <w:delText>        elif ev == "END":</w:delText>
              </w:r>
            </w:del>
          </w:p>
          <w:p w14:paraId="3A293EE1" w14:textId="133AFA2F" w:rsidR="00434E52" w:rsidRPr="00434E52" w:rsidDel="00BE130F" w:rsidRDefault="00434E52" w:rsidP="00434E52">
            <w:pPr>
              <w:jc w:val="both"/>
              <w:rPr>
                <w:del w:id="8931" w:author="mikle" w:date="2025-10-09T19:45:00Z" w16du:dateUtc="2025-10-10T02:45:00Z"/>
                <w:lang w:val="en-US"/>
              </w:rPr>
            </w:pPr>
            <w:del w:id="8932" w:author="mikle" w:date="2025-10-09T19:45:00Z" w16du:dateUtc="2025-10-10T02:45:00Z">
              <w:r w:rsidRPr="00434E52" w:rsidDel="00BE130F">
                <w:rPr>
                  <w:lang w:val="en-US"/>
                </w:rPr>
                <w:delText>            plt.scatter(P[0], P[1], s=160, color="crimson", marker="P", edgecolors="black",</w:delText>
              </w:r>
            </w:del>
          </w:p>
          <w:p w14:paraId="5B5E1242" w14:textId="562F905D" w:rsidR="00434E52" w:rsidRPr="00434E52" w:rsidDel="00BE130F" w:rsidRDefault="00434E52" w:rsidP="00434E52">
            <w:pPr>
              <w:jc w:val="both"/>
              <w:rPr>
                <w:del w:id="8933" w:author="mikle" w:date="2025-10-09T19:45:00Z" w16du:dateUtc="2025-10-10T02:45:00Z"/>
                <w:lang w:val="en-US"/>
              </w:rPr>
            </w:pPr>
            <w:del w:id="8934" w:author="mikle" w:date="2025-10-09T19:45:00Z" w16du:dateUtc="2025-10-10T02:45:00Z">
              <w:r w:rsidRPr="00434E52" w:rsidDel="00BE130F">
                <w:rPr>
                  <w:lang w:val="en-US"/>
                </w:rPr>
                <w:delText>                        linewidths=1.1, label=None if added_end else "</w:delText>
              </w:r>
              <w:r w:rsidRPr="00434E52" w:rsidDel="00BE130F">
                <w:delText>Команда</w:delText>
              </w:r>
              <w:r w:rsidRPr="00434E52" w:rsidDel="00BE130F">
                <w:rPr>
                  <w:lang w:val="en-US"/>
                </w:rPr>
                <w:delText xml:space="preserve"> END")</w:delText>
              </w:r>
            </w:del>
          </w:p>
          <w:p w14:paraId="42EF439F" w14:textId="2718B864" w:rsidR="00434E52" w:rsidRPr="00434E52" w:rsidDel="00BE130F" w:rsidRDefault="00434E52" w:rsidP="00434E52">
            <w:pPr>
              <w:jc w:val="both"/>
              <w:rPr>
                <w:del w:id="8935" w:author="mikle" w:date="2025-10-09T19:45:00Z" w16du:dateUtc="2025-10-10T02:45:00Z"/>
                <w:lang w:val="en-US"/>
              </w:rPr>
            </w:pPr>
            <w:del w:id="8936" w:author="mikle" w:date="2025-10-09T19:45:00Z" w16du:dateUtc="2025-10-10T02:45:00Z">
              <w:r w:rsidRPr="00434E52" w:rsidDel="00BE130F">
                <w:rPr>
                  <w:lang w:val="en-US"/>
                </w:rPr>
                <w:delText>            added_end = True</w:delText>
              </w:r>
            </w:del>
          </w:p>
          <w:p w14:paraId="7001F5D6" w14:textId="7A66AE77" w:rsidR="00434E52" w:rsidRPr="00434E52" w:rsidDel="00BE130F" w:rsidRDefault="00434E52" w:rsidP="00434E52">
            <w:pPr>
              <w:jc w:val="both"/>
              <w:rPr>
                <w:del w:id="8937" w:author="mikle" w:date="2025-10-09T19:45:00Z" w16du:dateUtc="2025-10-10T02:45:00Z"/>
                <w:lang w:val="en-US"/>
              </w:rPr>
            </w:pPr>
          </w:p>
          <w:p w14:paraId="59865F67" w14:textId="4137B333" w:rsidR="00434E52" w:rsidRPr="00434E52" w:rsidDel="00BE130F" w:rsidRDefault="00434E52" w:rsidP="00434E52">
            <w:pPr>
              <w:jc w:val="both"/>
              <w:rPr>
                <w:del w:id="8938" w:author="mikle" w:date="2025-10-09T19:45:00Z" w16du:dateUtc="2025-10-10T02:45:00Z"/>
                <w:lang w:val="en-US"/>
              </w:rPr>
            </w:pPr>
            <w:del w:id="8939" w:author="mikle" w:date="2025-10-09T19:45:00Z" w16du:dateUtc="2025-10-10T02:45:00Z">
              <w:r w:rsidRPr="00434E52" w:rsidDel="00BE130F">
                <w:rPr>
                  <w:lang w:val="en-US"/>
                </w:rPr>
                <w:delText>    plt.scatter(wps[0][0], wps[0][1], s=250, color="red", marker="o",</w:delText>
              </w:r>
            </w:del>
          </w:p>
          <w:p w14:paraId="1306CA89" w14:textId="2EF92CA9" w:rsidR="00434E52" w:rsidRPr="00434E52" w:rsidDel="00BE130F" w:rsidRDefault="00434E52" w:rsidP="00434E52">
            <w:pPr>
              <w:jc w:val="both"/>
              <w:rPr>
                <w:del w:id="8940" w:author="mikle" w:date="2025-10-09T19:45:00Z" w16du:dateUtc="2025-10-10T02:45:00Z"/>
                <w:lang w:val="en-US"/>
              </w:rPr>
            </w:pPr>
            <w:del w:id="8941" w:author="mikle" w:date="2025-10-09T19:45:00Z" w16du:dateUtc="2025-10-10T02:45:00Z">
              <w:r w:rsidRPr="00434E52" w:rsidDel="00BE130F">
                <w:rPr>
                  <w:lang w:val="en-US"/>
                </w:rPr>
                <w:delText>                edgecolors="black", linewidths=1.5, label="</w:delText>
              </w:r>
              <w:r w:rsidRPr="00434E52" w:rsidDel="00BE130F">
                <w:delText>Старт</w:delText>
              </w:r>
              <w:r w:rsidRPr="00434E52" w:rsidDel="00BE130F">
                <w:rPr>
                  <w:lang w:val="en-US"/>
                </w:rPr>
                <w:delText xml:space="preserve"> </w:delText>
              </w:r>
              <w:r w:rsidRPr="00434E52" w:rsidDel="00BE130F">
                <w:delText>ПА</w:delText>
              </w:r>
              <w:r w:rsidRPr="00434E52" w:rsidDel="00BE130F">
                <w:rPr>
                  <w:lang w:val="en-US"/>
                </w:rPr>
                <w:delText>")</w:delText>
              </w:r>
            </w:del>
          </w:p>
          <w:p w14:paraId="0694B4A0" w14:textId="4B68EF7F" w:rsidR="00434E52" w:rsidRPr="00434E52" w:rsidDel="00BE130F" w:rsidRDefault="00434E52" w:rsidP="00434E52">
            <w:pPr>
              <w:jc w:val="both"/>
              <w:rPr>
                <w:del w:id="8942" w:author="mikle" w:date="2025-10-09T19:45:00Z" w16du:dateUtc="2025-10-10T02:45:00Z"/>
                <w:lang w:val="en-US"/>
              </w:rPr>
            </w:pPr>
            <w:del w:id="8943" w:author="mikle" w:date="2025-10-09T19:45:00Z" w16du:dateUtc="2025-10-10T02:45:00Z">
              <w:r w:rsidRPr="00434E52" w:rsidDel="00BE130F">
                <w:rPr>
                  <w:lang w:val="en-US"/>
                </w:rPr>
                <w:delText>    plt.scatter(wps[-1][0], wps[-1][1], s=250, color="red", marker="X",</w:delText>
              </w:r>
            </w:del>
          </w:p>
          <w:p w14:paraId="11E22336" w14:textId="620FE666" w:rsidR="00434E52" w:rsidRPr="00434E52" w:rsidDel="00BE130F" w:rsidRDefault="00434E52" w:rsidP="00434E52">
            <w:pPr>
              <w:jc w:val="both"/>
              <w:rPr>
                <w:del w:id="8944" w:author="mikle" w:date="2025-10-09T19:45:00Z" w16du:dateUtc="2025-10-10T02:45:00Z"/>
                <w:lang w:val="en-US"/>
              </w:rPr>
            </w:pPr>
            <w:del w:id="8945" w:author="mikle" w:date="2025-10-09T19:45:00Z" w16du:dateUtc="2025-10-10T02:45:00Z">
              <w:r w:rsidRPr="00434E52" w:rsidDel="00BE130F">
                <w:rPr>
                  <w:lang w:val="en-US"/>
                </w:rPr>
                <w:delText>                edgecolors="black", linewidths=1.5, label="</w:delText>
              </w:r>
              <w:r w:rsidRPr="00434E52" w:rsidDel="00BE130F">
                <w:delText>Финиш</w:delText>
              </w:r>
              <w:r w:rsidRPr="00434E52" w:rsidDel="00BE130F">
                <w:rPr>
                  <w:lang w:val="en-US"/>
                </w:rPr>
                <w:delText xml:space="preserve"> </w:delText>
              </w:r>
              <w:r w:rsidRPr="00434E52" w:rsidDel="00BE130F">
                <w:delText>ПА</w:delText>
              </w:r>
              <w:r w:rsidRPr="00434E52" w:rsidDel="00BE130F">
                <w:rPr>
                  <w:lang w:val="en-US"/>
                </w:rPr>
                <w:delText>")</w:delText>
              </w:r>
            </w:del>
          </w:p>
          <w:p w14:paraId="2B6D943A" w14:textId="1706B76A" w:rsidR="00434E52" w:rsidRPr="00434E52" w:rsidDel="00BE130F" w:rsidRDefault="00434E52" w:rsidP="00434E52">
            <w:pPr>
              <w:jc w:val="both"/>
              <w:rPr>
                <w:del w:id="8946" w:author="mikle" w:date="2025-10-09T19:45:00Z" w16du:dateUtc="2025-10-10T02:45:00Z"/>
                <w:lang w:val="en-US"/>
              </w:rPr>
            </w:pPr>
          </w:p>
          <w:p w14:paraId="25DC4518" w14:textId="10B054DC" w:rsidR="00434E52" w:rsidRPr="00434E52" w:rsidDel="00BE130F" w:rsidRDefault="00434E52" w:rsidP="00434E52">
            <w:pPr>
              <w:jc w:val="both"/>
              <w:rPr>
                <w:del w:id="8947" w:author="mikle" w:date="2025-10-09T19:45:00Z" w16du:dateUtc="2025-10-10T02:45:00Z"/>
                <w:lang w:val="en-US"/>
              </w:rPr>
            </w:pPr>
            <w:del w:id="8948" w:author="mikle" w:date="2025-10-09T19:45:00Z" w16du:dateUtc="2025-10-10T02:45:00Z">
              <w:r w:rsidRPr="00434E52" w:rsidDel="00BE130F">
                <w:rPr>
                  <w:lang w:val="en-US"/>
                </w:rPr>
                <w:delText>    cov_legend = mpatches.Patch(facecolor="#6EC1FF", alpha=0.15, label="</w:delText>
              </w:r>
              <w:r w:rsidRPr="00434E52" w:rsidDel="00BE130F">
                <w:delText>Зона</w:delText>
              </w:r>
              <w:r w:rsidRPr="00434E52" w:rsidDel="00BE130F">
                <w:rPr>
                  <w:lang w:val="en-US"/>
                </w:rPr>
                <w:delText xml:space="preserve"> </w:delText>
              </w:r>
              <w:r w:rsidRPr="00434E52" w:rsidDel="00BE130F">
                <w:delText>покрытия</w:delText>
              </w:r>
              <w:r w:rsidRPr="00434E52" w:rsidDel="00BE130F">
                <w:rPr>
                  <w:lang w:val="en-US"/>
                </w:rPr>
                <w:delText xml:space="preserve"> (</w:delText>
              </w:r>
              <w:r w:rsidRPr="00434E52" w:rsidDel="00BE130F">
                <w:delText>визуал</w:delText>
              </w:r>
              <w:r w:rsidRPr="00434E52" w:rsidDel="00BE130F">
                <w:rPr>
                  <w:lang w:val="en-US"/>
                </w:rPr>
                <w:delText>.)")</w:delText>
              </w:r>
            </w:del>
          </w:p>
          <w:p w14:paraId="0E538343" w14:textId="35B6774C" w:rsidR="00434E52" w:rsidRPr="00434E52" w:rsidDel="00BE130F" w:rsidRDefault="00434E52" w:rsidP="00434E52">
            <w:pPr>
              <w:jc w:val="both"/>
              <w:rPr>
                <w:del w:id="8949" w:author="mikle" w:date="2025-10-09T19:45:00Z" w16du:dateUtc="2025-10-10T02:45:00Z"/>
                <w:lang w:val="en-US"/>
              </w:rPr>
            </w:pPr>
            <w:del w:id="8950" w:author="mikle" w:date="2025-10-09T19:45:00Z" w16du:dateUtc="2025-10-10T02:45:00Z">
              <w:r w:rsidRPr="00434E52" w:rsidDel="00BE130F">
                <w:rPr>
                  <w:lang w:val="en-US"/>
                </w:rPr>
                <w:delText>    handles, labels = ax_plot.get_legend_handles_labels()</w:delText>
              </w:r>
            </w:del>
          </w:p>
          <w:p w14:paraId="34DF5724" w14:textId="36BCA997" w:rsidR="00434E52" w:rsidRPr="00434E52" w:rsidDel="00BE130F" w:rsidRDefault="00434E52" w:rsidP="00434E52">
            <w:pPr>
              <w:jc w:val="both"/>
              <w:rPr>
                <w:del w:id="8951" w:author="mikle" w:date="2025-10-09T19:45:00Z" w16du:dateUtc="2025-10-10T02:45:00Z"/>
                <w:lang w:val="en-US"/>
              </w:rPr>
            </w:pPr>
            <w:del w:id="8952" w:author="mikle" w:date="2025-10-09T19:45:00Z" w16du:dateUtc="2025-10-10T02:45:00Z">
              <w:r w:rsidRPr="00434E52" w:rsidDel="00BE130F">
                <w:rPr>
                  <w:lang w:val="en-US"/>
                </w:rPr>
                <w:delText>    seen = set(); handles2 = []; labels2 = []</w:delText>
              </w:r>
            </w:del>
          </w:p>
          <w:p w14:paraId="771EC396" w14:textId="11BF675C" w:rsidR="00434E52" w:rsidRPr="00434E52" w:rsidDel="00BE130F" w:rsidRDefault="00434E52" w:rsidP="00434E52">
            <w:pPr>
              <w:jc w:val="both"/>
              <w:rPr>
                <w:del w:id="8953" w:author="mikle" w:date="2025-10-09T19:45:00Z" w16du:dateUtc="2025-10-10T02:45:00Z"/>
                <w:lang w:val="en-US"/>
              </w:rPr>
            </w:pPr>
            <w:del w:id="8954" w:author="mikle" w:date="2025-10-09T19:45:00Z" w16du:dateUtc="2025-10-10T02:45:00Z">
              <w:r w:rsidRPr="00434E52" w:rsidDel="00BE130F">
                <w:rPr>
                  <w:lang w:val="en-US"/>
                </w:rPr>
                <w:delText>    for h, l in zip(handles, labels):</w:delText>
              </w:r>
            </w:del>
          </w:p>
          <w:p w14:paraId="72424494" w14:textId="7CD08E76" w:rsidR="00434E52" w:rsidRPr="00434E52" w:rsidDel="00BE130F" w:rsidRDefault="00434E52" w:rsidP="00434E52">
            <w:pPr>
              <w:jc w:val="both"/>
              <w:rPr>
                <w:del w:id="8955" w:author="mikle" w:date="2025-10-09T19:45:00Z" w16du:dateUtc="2025-10-10T02:45:00Z"/>
                <w:lang w:val="en-US"/>
              </w:rPr>
            </w:pPr>
            <w:del w:id="8956" w:author="mikle" w:date="2025-10-09T19:45:00Z" w16du:dateUtc="2025-10-10T02:45:00Z">
              <w:r w:rsidRPr="00434E52" w:rsidDel="00BE130F">
                <w:rPr>
                  <w:lang w:val="en-US"/>
                </w:rPr>
                <w:delText>        if l not in seen:</w:delText>
              </w:r>
            </w:del>
          </w:p>
          <w:p w14:paraId="734DE1F7" w14:textId="6B96EE5F" w:rsidR="00434E52" w:rsidRPr="00434E52" w:rsidDel="00BE130F" w:rsidRDefault="00434E52" w:rsidP="00434E52">
            <w:pPr>
              <w:jc w:val="both"/>
              <w:rPr>
                <w:del w:id="8957" w:author="mikle" w:date="2025-10-09T19:45:00Z" w16du:dateUtc="2025-10-10T02:45:00Z"/>
                <w:lang w:val="en-US"/>
              </w:rPr>
            </w:pPr>
            <w:del w:id="8958" w:author="mikle" w:date="2025-10-09T19:45:00Z" w16du:dateUtc="2025-10-10T02:45:00Z">
              <w:r w:rsidRPr="00434E52" w:rsidDel="00BE130F">
                <w:rPr>
                  <w:lang w:val="en-US"/>
                </w:rPr>
                <w:delText>            handles2.append(h); labels2.append(l); seen.add(l)</w:delText>
              </w:r>
            </w:del>
          </w:p>
          <w:p w14:paraId="0DE2B8D8" w14:textId="60BF003C" w:rsidR="00434E52" w:rsidRPr="00434E52" w:rsidDel="00BE130F" w:rsidRDefault="00434E52" w:rsidP="00434E52">
            <w:pPr>
              <w:jc w:val="both"/>
              <w:rPr>
                <w:del w:id="8959" w:author="mikle" w:date="2025-10-09T19:45:00Z" w16du:dateUtc="2025-10-10T02:45:00Z"/>
                <w:lang w:val="en-US"/>
              </w:rPr>
            </w:pPr>
            <w:del w:id="8960" w:author="mikle" w:date="2025-10-09T19:45:00Z" w16du:dateUtc="2025-10-10T02:45:00Z">
              <w:r w:rsidRPr="00434E52" w:rsidDel="00BE130F">
                <w:rPr>
                  <w:lang w:val="en-US"/>
                </w:rPr>
                <w:delText>    handles2.append(cov_legend); labels2.append("</w:delText>
              </w:r>
              <w:r w:rsidRPr="00434E52" w:rsidDel="00BE130F">
                <w:delText>Зона</w:delText>
              </w:r>
              <w:r w:rsidRPr="00434E52" w:rsidDel="00BE130F">
                <w:rPr>
                  <w:lang w:val="en-US"/>
                </w:rPr>
                <w:delText xml:space="preserve"> </w:delText>
              </w:r>
              <w:r w:rsidRPr="00434E52" w:rsidDel="00BE130F">
                <w:delText>покрытия</w:delText>
              </w:r>
              <w:r w:rsidRPr="00434E52" w:rsidDel="00BE130F">
                <w:rPr>
                  <w:lang w:val="en-US"/>
                </w:rPr>
                <w:delText xml:space="preserve"> (</w:delText>
              </w:r>
              <w:r w:rsidRPr="00434E52" w:rsidDel="00BE130F">
                <w:delText>визуал</w:delText>
              </w:r>
              <w:r w:rsidRPr="00434E52" w:rsidDel="00BE130F">
                <w:rPr>
                  <w:lang w:val="en-US"/>
                </w:rPr>
                <w:delText>.)")</w:delText>
              </w:r>
            </w:del>
          </w:p>
          <w:p w14:paraId="4DD9F08A" w14:textId="1A78E5E0" w:rsidR="00434E52" w:rsidRPr="00434E52" w:rsidDel="00BE130F" w:rsidRDefault="00434E52" w:rsidP="00434E52">
            <w:pPr>
              <w:jc w:val="both"/>
              <w:rPr>
                <w:del w:id="8961" w:author="mikle" w:date="2025-10-09T19:45:00Z" w16du:dateUtc="2025-10-10T02:45:00Z"/>
                <w:lang w:val="en-US"/>
              </w:rPr>
            </w:pPr>
          </w:p>
          <w:p w14:paraId="3CEDAF35" w14:textId="3FC8CA15" w:rsidR="00434E52" w:rsidRPr="00434E52" w:rsidDel="00BE130F" w:rsidRDefault="00434E52" w:rsidP="00434E52">
            <w:pPr>
              <w:jc w:val="both"/>
              <w:rPr>
                <w:del w:id="8962" w:author="mikle" w:date="2025-10-09T19:45:00Z" w16du:dateUtc="2025-10-10T02:45:00Z"/>
                <w:lang w:val="en-US"/>
              </w:rPr>
            </w:pPr>
            <w:del w:id="8963" w:author="mikle" w:date="2025-10-09T19:45:00Z" w16du:dateUtc="2025-10-10T02:45:00Z">
              <w:r w:rsidRPr="00434E52" w:rsidDel="00BE130F">
                <w:rPr>
                  <w:lang w:val="en-US"/>
                </w:rPr>
                <w:delText>    plt.axis('equal'); plt.grid(True)</w:delText>
              </w:r>
            </w:del>
          </w:p>
          <w:p w14:paraId="05674C44" w14:textId="53997786" w:rsidR="00434E52" w:rsidRPr="00434E52" w:rsidDel="00BE130F" w:rsidRDefault="00434E52" w:rsidP="00434E52">
            <w:pPr>
              <w:jc w:val="both"/>
              <w:rPr>
                <w:del w:id="8964" w:author="mikle" w:date="2025-10-09T19:45:00Z" w16du:dateUtc="2025-10-10T02:45:00Z"/>
                <w:lang w:val="en-US"/>
              </w:rPr>
            </w:pPr>
            <w:del w:id="8965" w:author="mikle" w:date="2025-10-09T19:45:00Z" w16du:dateUtc="2025-10-10T02:45:00Z">
              <w:r w:rsidRPr="00434E52" w:rsidDel="00BE130F">
                <w:rPr>
                  <w:lang w:val="en-US"/>
                </w:rPr>
                <w:delText xml:space="preserve">    plt.xlabel("x, </w:delText>
              </w:r>
              <w:r w:rsidRPr="00434E52" w:rsidDel="00BE130F">
                <w:delText>м</w:delText>
              </w:r>
              <w:r w:rsidRPr="00434E52" w:rsidDel="00BE130F">
                <w:rPr>
                  <w:lang w:val="en-US"/>
                </w:rPr>
                <w:delText xml:space="preserve">"); plt.ylabel("y, </w:delText>
              </w:r>
              <w:r w:rsidRPr="00434E52" w:rsidDel="00BE130F">
                <w:delText>м</w:delText>
              </w:r>
              <w:r w:rsidRPr="00434E52" w:rsidDel="00BE130F">
                <w:rPr>
                  <w:lang w:val="en-US"/>
                </w:rPr>
                <w:delText>")</w:delText>
              </w:r>
            </w:del>
          </w:p>
          <w:p w14:paraId="66E56F2B" w14:textId="20E72B92" w:rsidR="00434E52" w:rsidRPr="00434E52" w:rsidDel="00BE130F" w:rsidRDefault="00434E52" w:rsidP="00434E52">
            <w:pPr>
              <w:jc w:val="both"/>
              <w:rPr>
                <w:del w:id="8966" w:author="mikle" w:date="2025-10-09T19:45:00Z" w16du:dateUtc="2025-10-10T02:45:00Z"/>
                <w:lang w:val="en-US"/>
              </w:rPr>
            </w:pPr>
            <w:del w:id="8967" w:author="mikle" w:date="2025-10-09T19:45:00Z" w16du:dateUtc="2025-10-10T02:45:00Z">
              <w:r w:rsidRPr="00434E52" w:rsidDel="00BE130F">
                <w:rPr>
                  <w:lang w:val="en-US"/>
                </w:rPr>
                <w:delText xml:space="preserve">    plt.title(f"SSS: W≈{W_use:.1f} </w:delText>
              </w:r>
              <w:r w:rsidRPr="00434E52" w:rsidDel="00BE130F">
                <w:delText>м</w:delText>
              </w:r>
              <w:r w:rsidRPr="00434E52" w:rsidDel="00BE130F">
                <w:rPr>
                  <w:lang w:val="en-US"/>
                </w:rPr>
                <w:delText xml:space="preserve"> | lane≈{lane_spacing:.1f} </w:delText>
              </w:r>
              <w:r w:rsidRPr="00434E52" w:rsidDel="00BE130F">
                <w:delText>м</w:delText>
              </w:r>
              <w:r w:rsidRPr="00434E52" w:rsidDel="00BE130F">
                <w:rPr>
                  <w:lang w:val="en-US"/>
                </w:rPr>
                <w:delText xml:space="preserve"> | U_acq={U_acq:.1f} </w:delText>
              </w:r>
              <w:r w:rsidRPr="00434E52" w:rsidDel="00BE130F">
                <w:delText>м</w:delText>
              </w:r>
              <w:r w:rsidRPr="00434E52" w:rsidDel="00BE130F">
                <w:rPr>
                  <w:lang w:val="en-US"/>
                </w:rPr>
                <w:delText>/</w:delText>
              </w:r>
              <w:r w:rsidRPr="00434E52" w:rsidDel="00BE130F">
                <w:delText>с</w:delText>
              </w:r>
              <w:r w:rsidRPr="00434E52" w:rsidDel="00BE130F">
                <w:rPr>
                  <w:lang w:val="en-US"/>
                </w:rPr>
                <w:delText xml:space="preserve"> | "</w:delText>
              </w:r>
            </w:del>
          </w:p>
          <w:p w14:paraId="0AE6B3BE" w14:textId="74E6C829" w:rsidR="00434E52" w:rsidRPr="00434E52" w:rsidDel="00BE130F" w:rsidRDefault="00434E52" w:rsidP="00434E52">
            <w:pPr>
              <w:jc w:val="both"/>
              <w:rPr>
                <w:del w:id="8968" w:author="mikle" w:date="2025-10-09T19:45:00Z" w16du:dateUtc="2025-10-10T02:45:00Z"/>
                <w:lang w:val="en-US"/>
              </w:rPr>
            </w:pPr>
            <w:del w:id="8969" w:author="mikle" w:date="2025-10-09T19:45:00Z" w16du:dateUtc="2025-10-10T02:45:00Z">
              <w:r w:rsidRPr="00434E52" w:rsidDel="00BE130F">
                <w:rPr>
                  <w:lang w:val="en-US"/>
                </w:rPr>
                <w:delText xml:space="preserve">              f"buffer≈{turn_buffer:.1f} </w:delText>
              </w:r>
              <w:r w:rsidRPr="00434E52" w:rsidDel="00BE130F">
                <w:delText>м</w:delText>
              </w:r>
              <w:r w:rsidRPr="00434E52" w:rsidDel="00BE130F">
                <w:rPr>
                  <w:lang w:val="en-US"/>
                </w:rPr>
                <w:delText xml:space="preserve"> | "</w:delText>
              </w:r>
            </w:del>
          </w:p>
          <w:p w14:paraId="4F8A41CF" w14:textId="16D0E8D9" w:rsidR="00434E52" w:rsidRPr="00434E52" w:rsidDel="00BE130F" w:rsidRDefault="00434E52" w:rsidP="00434E52">
            <w:pPr>
              <w:jc w:val="both"/>
              <w:rPr>
                <w:del w:id="8970" w:author="mikle" w:date="2025-10-09T19:45:00Z" w16du:dateUtc="2025-10-10T02:45:00Z"/>
                <w:lang w:val="en-US"/>
              </w:rPr>
            </w:pPr>
            <w:del w:id="8971" w:author="mikle" w:date="2025-10-09T19:45:00Z" w16du:dateUtc="2025-10-10T02:45:00Z">
              <w:r w:rsidRPr="00434E52" w:rsidDel="00BE130F">
                <w:rPr>
                  <w:lang w:val="en-US"/>
                </w:rPr>
                <w:delText xml:space="preserve">              f"Mdist={Mdist} </w:delText>
              </w:r>
              <w:r w:rsidRPr="00434E52" w:rsidDel="00BE130F">
                <w:delText>Н</w:delText>
              </w:r>
              <w:r w:rsidRPr="00434E52" w:rsidDel="00BE130F">
                <w:rPr>
                  <w:lang w:val="en-US"/>
                </w:rPr>
                <w:delText>·</w:delText>
              </w:r>
              <w:r w:rsidRPr="00434E52" w:rsidDel="00BE130F">
                <w:delText>м</w:delText>
              </w:r>
              <w:r w:rsidRPr="00434E52" w:rsidDel="00BE130F">
                <w:rPr>
                  <w:lang w:val="en-US"/>
                </w:rPr>
                <w:delText xml:space="preserve"> | Fdist={Fdist_mag} </w:delText>
              </w:r>
              <w:r w:rsidRPr="00434E52" w:rsidDel="00BE130F">
                <w:delText>Н</w:delText>
              </w:r>
              <w:r w:rsidRPr="00434E52" w:rsidDel="00BE130F">
                <w:rPr>
                  <w:lang w:val="en-US"/>
                </w:rPr>
                <w:delText xml:space="preserve"> @ {Fdist_dir_deg}° | "</w:delText>
              </w:r>
            </w:del>
          </w:p>
          <w:p w14:paraId="060B8E79" w14:textId="430448FB" w:rsidR="00434E52" w:rsidRPr="00434E52" w:rsidDel="00BE130F" w:rsidRDefault="00434E52" w:rsidP="00434E52">
            <w:pPr>
              <w:jc w:val="both"/>
              <w:rPr>
                <w:del w:id="8972" w:author="mikle" w:date="2025-10-09T19:45:00Z" w16du:dateUtc="2025-10-10T02:45:00Z"/>
                <w:lang w:val="en-US"/>
              </w:rPr>
            </w:pPr>
            <w:del w:id="8973" w:author="mikle" w:date="2025-10-09T19:45:00Z" w16du:dateUtc="2025-10-10T02:45:00Z">
              <w:r w:rsidRPr="00434E52" w:rsidDel="00BE130F">
                <w:rPr>
                  <w:lang w:val="en-US"/>
                </w:rPr>
                <w:delText xml:space="preserve">              f"Turn-slowing a_lat_max={a_lat_max:.2f} </w:delText>
              </w:r>
              <w:r w:rsidRPr="00434E52" w:rsidDel="00BE130F">
                <w:delText>м</w:delText>
              </w:r>
              <w:r w:rsidRPr="00434E52" w:rsidDel="00BE130F">
                <w:rPr>
                  <w:lang w:val="en-US"/>
                </w:rPr>
                <w:delText>/</w:delText>
              </w:r>
              <w:r w:rsidRPr="00434E52" w:rsidDel="00BE130F">
                <w:delText>с</w:delText>
              </w:r>
              <w:r w:rsidRPr="00434E52" w:rsidDel="00BE130F">
                <w:rPr>
                  <w:lang w:val="en-US"/>
                </w:rPr>
                <w:delText>² | "</w:delText>
              </w:r>
            </w:del>
          </w:p>
          <w:p w14:paraId="04657D7F" w14:textId="59BAD8B3" w:rsidR="00434E52" w:rsidRPr="00434E52" w:rsidDel="00BE130F" w:rsidRDefault="00434E52" w:rsidP="00434E52">
            <w:pPr>
              <w:jc w:val="both"/>
              <w:rPr>
                <w:del w:id="8974" w:author="mikle" w:date="2025-10-09T19:45:00Z" w16du:dateUtc="2025-10-10T02:45:00Z"/>
                <w:lang w:val="en-US"/>
              </w:rPr>
            </w:pPr>
            <w:del w:id="8975" w:author="mikle" w:date="2025-10-09T19:45:00Z" w16du:dateUtc="2025-10-10T02:45:00Z">
              <w:r w:rsidRPr="00434E52" w:rsidDel="00BE130F">
                <w:rPr>
                  <w:lang w:val="en-US"/>
                </w:rPr>
                <w:delText>              f"5%-</w:delText>
              </w:r>
              <w:r w:rsidRPr="00434E52" w:rsidDel="00BE130F">
                <w:delText>ошибки</w:delText>
              </w:r>
              <w:r w:rsidRPr="00434E52" w:rsidDel="00BE130F">
                <w:rPr>
                  <w:lang w:val="en-US"/>
                </w:rPr>
                <w:delText xml:space="preserve">: </w:delText>
              </w:r>
              <w:r w:rsidRPr="00434E52" w:rsidDel="00BE130F">
                <w:delText>ψ</w:delText>
              </w:r>
              <w:r w:rsidRPr="00434E52" w:rsidDel="00BE130F">
                <w:rPr>
                  <w:lang w:val="en-US"/>
                </w:rPr>
                <w:delText>={use_5pct_error_psi}, r={use_5pct_error_r}, u={use_5pct_error_u}")</w:delText>
              </w:r>
            </w:del>
          </w:p>
          <w:p w14:paraId="448C13D4" w14:textId="68EF2E75" w:rsidR="00434E52" w:rsidRPr="00434E52" w:rsidDel="00BE130F" w:rsidRDefault="00434E52" w:rsidP="00434E52">
            <w:pPr>
              <w:jc w:val="both"/>
              <w:rPr>
                <w:del w:id="8976" w:author="mikle" w:date="2025-10-09T19:45:00Z" w16du:dateUtc="2025-10-10T02:45:00Z"/>
                <w:lang w:val="en-US"/>
              </w:rPr>
            </w:pPr>
            <w:del w:id="8977" w:author="mikle" w:date="2025-10-09T19:45:00Z" w16du:dateUtc="2025-10-10T02:45:00Z">
              <w:r w:rsidRPr="00434E52" w:rsidDel="00BE130F">
                <w:rPr>
                  <w:lang w:val="en-US"/>
                </w:rPr>
                <w:delText>    plt.legend(handles=handles2, labels=labels2, loc="center left", bbox_to_anchor=(1, 0.5))</w:delText>
              </w:r>
            </w:del>
          </w:p>
          <w:p w14:paraId="4CE189AD" w14:textId="6184CE21" w:rsidR="00434E52" w:rsidRPr="001E1313" w:rsidDel="00BE130F" w:rsidRDefault="00434E52" w:rsidP="00434E52">
            <w:pPr>
              <w:jc w:val="both"/>
              <w:rPr>
                <w:del w:id="8978" w:author="mikle" w:date="2025-10-09T19:45:00Z" w16du:dateUtc="2025-10-10T02:45:00Z"/>
                <w:lang w:val="en-US"/>
              </w:rPr>
            </w:pPr>
            <w:del w:id="8979" w:author="mikle" w:date="2025-10-09T19:45:00Z" w16du:dateUtc="2025-10-10T02:45:00Z">
              <w:r w:rsidRPr="00434E52" w:rsidDel="00BE130F">
                <w:rPr>
                  <w:lang w:val="en-US"/>
                </w:rPr>
                <w:delText xml:space="preserve">    </w:delText>
              </w:r>
              <w:r w:rsidRPr="001E1313" w:rsidDel="00BE130F">
                <w:rPr>
                  <w:lang w:val="en-US"/>
                </w:rPr>
                <w:delText>plt.tight_layout()</w:delText>
              </w:r>
            </w:del>
          </w:p>
          <w:p w14:paraId="036B8DA4" w14:textId="3EE4C186" w:rsidR="00434E52" w:rsidRPr="001E1313" w:rsidDel="00BE130F" w:rsidRDefault="00434E52" w:rsidP="00434E52">
            <w:pPr>
              <w:jc w:val="both"/>
              <w:rPr>
                <w:del w:id="8980" w:author="mikle" w:date="2025-10-09T19:45:00Z" w16du:dateUtc="2025-10-10T02:45:00Z"/>
                <w:lang w:val="en-US"/>
              </w:rPr>
            </w:pPr>
          </w:p>
          <w:p w14:paraId="46DCEB38" w14:textId="1A561815" w:rsidR="00434E52" w:rsidRPr="00434E52" w:rsidDel="00BE130F" w:rsidRDefault="00434E52" w:rsidP="00434E52">
            <w:pPr>
              <w:jc w:val="both"/>
              <w:rPr>
                <w:del w:id="8981" w:author="mikle" w:date="2025-10-09T19:45:00Z" w16du:dateUtc="2025-10-10T02:45:00Z"/>
                <w:lang w:val="en-US"/>
              </w:rPr>
            </w:pPr>
            <w:del w:id="8982" w:author="mikle" w:date="2025-10-09T19:45:00Z" w16du:dateUtc="2025-10-10T02:45:00Z">
              <w:r w:rsidRPr="00434E52" w:rsidDel="00BE130F">
                <w:rPr>
                  <w:lang w:val="en-US"/>
                </w:rPr>
                <w:delText>    step_response_yaw(T=8.0,  dt=dt, Mdist=Mdist,</w:delText>
              </w:r>
            </w:del>
          </w:p>
          <w:p w14:paraId="24389B50" w14:textId="6E5C95DC" w:rsidR="00434E52" w:rsidRPr="00434E52" w:rsidDel="00BE130F" w:rsidRDefault="00434E52" w:rsidP="00434E52">
            <w:pPr>
              <w:jc w:val="both"/>
              <w:rPr>
                <w:del w:id="8983" w:author="mikle" w:date="2025-10-09T19:45:00Z" w16du:dateUtc="2025-10-10T02:45:00Z"/>
                <w:lang w:val="en-US"/>
              </w:rPr>
            </w:pPr>
            <w:del w:id="8984" w:author="mikle" w:date="2025-10-09T19:45:00Z" w16du:dateUtc="2025-10-10T02:45:00Z">
              <w:r w:rsidRPr="00434E52" w:rsidDel="00BE130F">
                <w:rPr>
                  <w:lang w:val="en-US"/>
                </w:rPr>
                <w:delText>                      use_5pct_error_psi=use_5pct_error_psi,</w:delText>
              </w:r>
            </w:del>
          </w:p>
          <w:p w14:paraId="2AAB08FB" w14:textId="7610975B" w:rsidR="00434E52" w:rsidRPr="00434E52" w:rsidDel="00BE130F" w:rsidRDefault="00434E52" w:rsidP="00434E52">
            <w:pPr>
              <w:jc w:val="both"/>
              <w:rPr>
                <w:del w:id="8985" w:author="mikle" w:date="2025-10-09T19:45:00Z" w16du:dateUtc="2025-10-10T02:45:00Z"/>
                <w:lang w:val="en-US"/>
              </w:rPr>
            </w:pPr>
            <w:del w:id="8986" w:author="mikle" w:date="2025-10-09T19:45:00Z" w16du:dateUtc="2025-10-10T02:45:00Z">
              <w:r w:rsidRPr="00434E52" w:rsidDel="00BE130F">
                <w:rPr>
                  <w:lang w:val="en-US"/>
                </w:rPr>
                <w:delText>                      use_5pct_error_r=use_5pct_error_r,</w:delText>
              </w:r>
            </w:del>
          </w:p>
          <w:p w14:paraId="7E845282" w14:textId="02DC6913" w:rsidR="00434E52" w:rsidRPr="00434E52" w:rsidDel="00BE130F" w:rsidRDefault="00434E52" w:rsidP="00434E52">
            <w:pPr>
              <w:jc w:val="both"/>
              <w:rPr>
                <w:del w:id="8987" w:author="mikle" w:date="2025-10-09T19:45:00Z" w16du:dateUtc="2025-10-10T02:45:00Z"/>
                <w:lang w:val="en-US"/>
              </w:rPr>
            </w:pPr>
            <w:del w:id="8988" w:author="mikle" w:date="2025-10-09T19:45:00Z" w16du:dateUtc="2025-10-10T02:45:00Z">
              <w:r w:rsidRPr="00434E52" w:rsidDel="00BE130F">
                <w:rPr>
                  <w:lang w:val="en-US"/>
                </w:rPr>
                <w:delText>                      meas_scale=meas_scale)</w:delText>
              </w:r>
            </w:del>
          </w:p>
          <w:p w14:paraId="355E3073" w14:textId="0DF469BA" w:rsidR="00434E52" w:rsidRPr="00434E52" w:rsidDel="00BE130F" w:rsidRDefault="00434E52" w:rsidP="00434E52">
            <w:pPr>
              <w:jc w:val="both"/>
              <w:rPr>
                <w:del w:id="8989" w:author="mikle" w:date="2025-10-09T19:45:00Z" w16du:dateUtc="2025-10-10T02:45:00Z"/>
                <w:lang w:val="en-US"/>
              </w:rPr>
            </w:pPr>
            <w:del w:id="8990" w:author="mikle" w:date="2025-10-09T19:45:00Z" w16du:dateUtc="2025-10-10T02:45:00Z">
              <w:r w:rsidRPr="00434E52" w:rsidDel="00BE130F">
                <w:rPr>
                  <w:lang w:val="en-US"/>
                </w:rPr>
                <w:delText>    step_response_surge(T=12.0, dt=dt, Fdist_mag=Fdist_mag, Fdist_dir_deg=Fdist_dir_deg,</w:delText>
              </w:r>
            </w:del>
          </w:p>
          <w:p w14:paraId="797582EA" w14:textId="3C908FF4" w:rsidR="00434E52" w:rsidRPr="00434E52" w:rsidDel="00BE130F" w:rsidRDefault="00434E52" w:rsidP="00434E52">
            <w:pPr>
              <w:jc w:val="both"/>
              <w:rPr>
                <w:del w:id="8991" w:author="mikle" w:date="2025-10-09T19:45:00Z" w16du:dateUtc="2025-10-10T02:45:00Z"/>
                <w:lang w:val="en-US"/>
              </w:rPr>
            </w:pPr>
            <w:del w:id="8992" w:author="mikle" w:date="2025-10-09T19:45:00Z" w16du:dateUtc="2025-10-10T02:45:00Z">
              <w:r w:rsidRPr="00434E52" w:rsidDel="00BE130F">
                <w:rPr>
                  <w:lang w:val="en-US"/>
                </w:rPr>
                <w:delText>                        use_5pct_error_u=use_5pct_error_u, meas_scale=meas_scale)</w:delText>
              </w:r>
            </w:del>
          </w:p>
          <w:p w14:paraId="2C2C54BA" w14:textId="10EF5B3C" w:rsidR="00434E52" w:rsidRPr="00434E52" w:rsidDel="00BE130F" w:rsidRDefault="00434E52" w:rsidP="00434E52">
            <w:pPr>
              <w:jc w:val="both"/>
              <w:rPr>
                <w:del w:id="8993" w:author="mikle" w:date="2025-10-09T19:45:00Z" w16du:dateUtc="2025-10-10T02:45:00Z"/>
                <w:lang w:val="en-US"/>
              </w:rPr>
            </w:pPr>
          </w:p>
          <w:p w14:paraId="3BBB3804" w14:textId="134D58BB" w:rsidR="00434E52" w:rsidRPr="00434E52" w:rsidDel="00BE130F" w:rsidRDefault="00434E52" w:rsidP="00434E52">
            <w:pPr>
              <w:jc w:val="both"/>
              <w:rPr>
                <w:del w:id="8994" w:author="mikle" w:date="2025-10-09T19:45:00Z" w16du:dateUtc="2025-10-10T02:45:00Z"/>
                <w:lang w:val="en-US"/>
              </w:rPr>
            </w:pPr>
            <w:del w:id="8995" w:author="mikle" w:date="2025-10-09T19:45:00Z" w16du:dateUtc="2025-10-10T02:45:00Z">
              <w:r w:rsidRPr="00434E52" w:rsidDel="00BE130F">
                <w:rPr>
                  <w:lang w:val="en-US"/>
                </w:rPr>
                <w:delText>    plt.figure(); plt.plot(t_hist, psis_deg); plt.grid(True)</w:delText>
              </w:r>
            </w:del>
          </w:p>
          <w:p w14:paraId="1860C021" w14:textId="1A55A35C" w:rsidR="00434E52" w:rsidRPr="00434E52" w:rsidDel="00BE130F" w:rsidRDefault="00434E52" w:rsidP="00434E52">
            <w:pPr>
              <w:jc w:val="both"/>
              <w:rPr>
                <w:del w:id="8996" w:author="mikle" w:date="2025-10-09T19:45:00Z" w16du:dateUtc="2025-10-10T02:45:00Z"/>
                <w:lang w:val="en-US"/>
              </w:rPr>
            </w:pPr>
            <w:del w:id="8997" w:author="mikle" w:date="2025-10-09T19:45:00Z" w16du:dateUtc="2025-10-10T02:45:00Z">
              <w:r w:rsidRPr="00434E52" w:rsidDel="00BE130F">
                <w:rPr>
                  <w:lang w:val="en-US"/>
                </w:rPr>
                <w:delText>    plt.xlabel("t, c"); plt.ylabel("</w:delText>
              </w:r>
              <w:r w:rsidRPr="00434E52" w:rsidDel="00BE130F">
                <w:delText>ψ</w:delText>
              </w:r>
              <w:r w:rsidRPr="00434E52" w:rsidDel="00BE130F">
                <w:rPr>
                  <w:lang w:val="en-US"/>
                </w:rPr>
                <w:delText>, °"); plt.title("</w:delText>
              </w:r>
              <w:r w:rsidRPr="00434E52" w:rsidDel="00BE130F">
                <w:delText>Курс</w:delText>
              </w:r>
              <w:r w:rsidRPr="00434E52" w:rsidDel="00BE130F">
                <w:rPr>
                  <w:lang w:val="en-US"/>
                </w:rPr>
                <w:delText xml:space="preserve"> </w:delText>
              </w:r>
              <w:r w:rsidRPr="00434E52" w:rsidDel="00BE130F">
                <w:delText>по</w:delText>
              </w:r>
              <w:r w:rsidRPr="00434E52" w:rsidDel="00BE130F">
                <w:rPr>
                  <w:lang w:val="en-US"/>
                </w:rPr>
                <w:delText xml:space="preserve"> </w:delText>
              </w:r>
              <w:r w:rsidRPr="00434E52" w:rsidDel="00BE130F">
                <w:delText>маршруту</w:delText>
              </w:r>
              <w:r w:rsidRPr="00434E52" w:rsidDel="00BE130F">
                <w:rPr>
                  <w:lang w:val="en-US"/>
                </w:rPr>
                <w:delText>")</w:delText>
              </w:r>
            </w:del>
          </w:p>
          <w:p w14:paraId="52B78130" w14:textId="6268B22C" w:rsidR="00434E52" w:rsidRPr="00434E52" w:rsidDel="00BE130F" w:rsidRDefault="00434E52" w:rsidP="00434E52">
            <w:pPr>
              <w:jc w:val="both"/>
              <w:rPr>
                <w:del w:id="8998" w:author="mikle" w:date="2025-10-09T19:45:00Z" w16du:dateUtc="2025-10-10T02:45:00Z"/>
                <w:lang w:val="en-US"/>
              </w:rPr>
            </w:pPr>
          </w:p>
          <w:p w14:paraId="64E3E80D" w14:textId="352116FA" w:rsidR="00434E52" w:rsidRPr="00434E52" w:rsidDel="00BE130F" w:rsidRDefault="00434E52" w:rsidP="00434E52">
            <w:pPr>
              <w:jc w:val="both"/>
              <w:rPr>
                <w:del w:id="8999" w:author="mikle" w:date="2025-10-09T19:45:00Z" w16du:dateUtc="2025-10-10T02:45:00Z"/>
                <w:lang w:val="en-US"/>
              </w:rPr>
            </w:pPr>
            <w:del w:id="9000" w:author="mikle" w:date="2025-10-09T19:45:00Z" w16du:dateUtc="2025-10-10T02:45:00Z">
              <w:r w:rsidRPr="00434E52" w:rsidDel="00BE130F">
                <w:rPr>
                  <w:lang w:val="en-US"/>
                </w:rPr>
                <w:delText>    plt.figure(); plt.plot(t_hist, us); plt.grid(True)</w:delText>
              </w:r>
            </w:del>
          </w:p>
          <w:p w14:paraId="164A1DDB" w14:textId="078B6617" w:rsidR="00434E52" w:rsidRPr="00434E52" w:rsidDel="00BE130F" w:rsidRDefault="00434E52" w:rsidP="00434E52">
            <w:pPr>
              <w:jc w:val="both"/>
              <w:rPr>
                <w:del w:id="9001" w:author="mikle" w:date="2025-10-09T19:45:00Z" w16du:dateUtc="2025-10-10T02:45:00Z"/>
              </w:rPr>
            </w:pPr>
            <w:del w:id="9002" w:author="mikle" w:date="2025-10-09T19:45:00Z" w16du:dateUtc="2025-10-10T02:45:00Z">
              <w:r w:rsidRPr="00434E52" w:rsidDel="00BE130F">
                <w:rPr>
                  <w:lang w:val="en-US"/>
                </w:rPr>
                <w:delText xml:space="preserve">    </w:delText>
              </w:r>
              <w:r w:rsidRPr="00434E52" w:rsidDel="00BE130F">
                <w:delText>plt.xlabel("t, c"); plt.ylabel("u, м/с"); plt.title("Скорость (марш, PD) по маршруту (с замедлением на поворотах)")</w:delText>
              </w:r>
            </w:del>
          </w:p>
          <w:p w14:paraId="346819F3" w14:textId="09D8363C" w:rsidR="00434E52" w:rsidRPr="00434E52" w:rsidDel="00BE130F" w:rsidRDefault="00434E52" w:rsidP="00434E52">
            <w:pPr>
              <w:jc w:val="both"/>
              <w:rPr>
                <w:del w:id="9003" w:author="mikle" w:date="2025-10-09T19:45:00Z" w16du:dateUtc="2025-10-10T02:45:00Z"/>
              </w:rPr>
            </w:pPr>
          </w:p>
          <w:p w14:paraId="18B84C62" w14:textId="0DFDAD41" w:rsidR="00434E52" w:rsidRPr="00434E52" w:rsidDel="00BE130F" w:rsidRDefault="00434E52" w:rsidP="00434E52">
            <w:pPr>
              <w:jc w:val="both"/>
              <w:rPr>
                <w:del w:id="9004" w:author="mikle" w:date="2025-10-09T19:45:00Z" w16du:dateUtc="2025-10-10T02:45:00Z"/>
                <w:lang w:val="en-US"/>
              </w:rPr>
            </w:pPr>
            <w:del w:id="9005" w:author="mikle" w:date="2025-10-09T19:45:00Z" w16du:dateUtc="2025-10-10T02:45:00Z">
              <w:r w:rsidRPr="00434E52" w:rsidDel="00BE130F">
                <w:delText xml:space="preserve">    </w:delText>
              </w:r>
              <w:r w:rsidRPr="00434E52" w:rsidDel="00BE130F">
                <w:rPr>
                  <w:lang w:val="en-US"/>
                </w:rPr>
                <w:delText>plt.figure(); plt.plot(t_hist, e_ct_hist); plt.grid(True)</w:delText>
              </w:r>
            </w:del>
          </w:p>
          <w:p w14:paraId="7156FB8E" w14:textId="7821FA49" w:rsidR="00434E52" w:rsidRPr="00434E52" w:rsidDel="00BE130F" w:rsidRDefault="00434E52" w:rsidP="00434E52">
            <w:pPr>
              <w:jc w:val="both"/>
              <w:rPr>
                <w:del w:id="9006" w:author="mikle" w:date="2025-10-09T19:45:00Z" w16du:dateUtc="2025-10-10T02:45:00Z"/>
                <w:lang w:val="en-US"/>
              </w:rPr>
            </w:pPr>
            <w:del w:id="9007" w:author="mikle" w:date="2025-10-09T19:45:00Z" w16du:dateUtc="2025-10-10T02:45:00Z">
              <w:r w:rsidRPr="00434E52" w:rsidDel="00BE130F">
                <w:rPr>
                  <w:lang w:val="en-US"/>
                </w:rPr>
                <w:delText xml:space="preserve">    plt.xlabel("t, c"); plt.ylabel("e_ct, </w:delText>
              </w:r>
              <w:r w:rsidRPr="00434E52" w:rsidDel="00BE130F">
                <w:delText>м</w:delText>
              </w:r>
              <w:r w:rsidRPr="00434E52" w:rsidDel="00BE130F">
                <w:rPr>
                  <w:lang w:val="en-US"/>
                </w:rPr>
                <w:delText>"); plt.title("</w:delText>
              </w:r>
              <w:r w:rsidRPr="00434E52" w:rsidDel="00BE130F">
                <w:delText>Поперечная</w:delText>
              </w:r>
              <w:r w:rsidRPr="00434E52" w:rsidDel="00BE130F">
                <w:rPr>
                  <w:lang w:val="en-US"/>
                </w:rPr>
                <w:delText xml:space="preserve"> </w:delText>
              </w:r>
              <w:r w:rsidRPr="00434E52" w:rsidDel="00BE130F">
                <w:delText>ошибка</w:delText>
              </w:r>
              <w:r w:rsidRPr="00434E52" w:rsidDel="00BE130F">
                <w:rPr>
                  <w:lang w:val="en-US"/>
                </w:rPr>
                <w:delText xml:space="preserve"> (cross-track)")</w:delText>
              </w:r>
            </w:del>
          </w:p>
          <w:p w14:paraId="30FD5A04" w14:textId="4A8BBC6D" w:rsidR="00434E52" w:rsidRPr="00434E52" w:rsidDel="00BE130F" w:rsidRDefault="00434E52" w:rsidP="00434E52">
            <w:pPr>
              <w:jc w:val="both"/>
              <w:rPr>
                <w:del w:id="9008" w:author="mikle" w:date="2025-10-09T19:45:00Z" w16du:dateUtc="2025-10-10T02:45:00Z"/>
                <w:lang w:val="en-US"/>
              </w:rPr>
            </w:pPr>
          </w:p>
          <w:p w14:paraId="027326CB" w14:textId="7EBFAA11" w:rsidR="00434E52" w:rsidRPr="00434E52" w:rsidDel="00BE130F" w:rsidRDefault="00434E52" w:rsidP="00434E52">
            <w:pPr>
              <w:jc w:val="both"/>
              <w:rPr>
                <w:del w:id="9009" w:author="mikle" w:date="2025-10-09T19:45:00Z" w16du:dateUtc="2025-10-10T02:45:00Z"/>
              </w:rPr>
            </w:pPr>
            <w:del w:id="9010" w:author="mikle" w:date="2025-10-09T19:45:00Z" w16du:dateUtc="2025-10-10T02:45:00Z">
              <w:r w:rsidRPr="00434E52" w:rsidDel="00BE130F">
                <w:rPr>
                  <w:lang w:val="en-US"/>
                </w:rPr>
                <w:delText xml:space="preserve">    </w:delText>
              </w:r>
              <w:r w:rsidRPr="00434E52" w:rsidDel="00BE130F">
                <w:delText>plt.show()</w:delText>
              </w:r>
            </w:del>
          </w:p>
          <w:p w14:paraId="16A3FD56" w14:textId="4501C66E" w:rsidR="00434E52" w:rsidRPr="00434E52" w:rsidDel="00BE130F" w:rsidRDefault="00434E52" w:rsidP="00434E52">
            <w:pPr>
              <w:jc w:val="both"/>
              <w:rPr>
                <w:del w:id="9011" w:author="mikle" w:date="2025-10-09T19:45:00Z" w16du:dateUtc="2025-10-10T02:45:00Z"/>
              </w:rPr>
            </w:pPr>
          </w:p>
          <w:p w14:paraId="3BC56B63" w14:textId="77777777" w:rsidR="00434E52" w:rsidRDefault="00434E52" w:rsidP="00434E52">
            <w:pPr>
              <w:jc w:val="both"/>
            </w:pPr>
          </w:p>
        </w:tc>
      </w:tr>
    </w:tbl>
    <w:p w14:paraId="485F6902" w14:textId="77777777" w:rsidR="00434E52" w:rsidRPr="00434E52" w:rsidRDefault="00434E52" w:rsidP="00434E52">
      <w:pPr>
        <w:jc w:val="center"/>
      </w:pPr>
    </w:p>
    <w:p w14:paraId="512F54D0" w14:textId="77777777" w:rsidR="00C3045B" w:rsidRPr="00C3045B" w:rsidRDefault="00C3045B" w:rsidP="00C3045B">
      <w:pPr>
        <w:spacing w:before="100" w:beforeAutospacing="1" w:after="24" w:line="360" w:lineRule="auto"/>
        <w:ind w:firstLine="709"/>
        <w:jc w:val="both"/>
        <w:rPr>
          <w:color w:val="000000" w:themeColor="text1"/>
          <w:sz w:val="28"/>
          <w:szCs w:val="28"/>
        </w:rPr>
      </w:pPr>
    </w:p>
    <w:p w14:paraId="0028605E" w14:textId="77777777" w:rsidR="00923F86" w:rsidRPr="00C3045B" w:rsidRDefault="00923F86" w:rsidP="00C3045B">
      <w:pPr>
        <w:spacing w:before="100" w:beforeAutospacing="1" w:after="24" w:line="360" w:lineRule="auto"/>
        <w:ind w:left="709" w:firstLine="709"/>
        <w:jc w:val="both"/>
        <w:rPr>
          <w:b/>
          <w:bCs/>
          <w:color w:val="000000" w:themeColor="text1"/>
          <w:sz w:val="28"/>
          <w:szCs w:val="28"/>
        </w:rPr>
      </w:pPr>
    </w:p>
    <w:p w14:paraId="7A58D4C7" w14:textId="77777777" w:rsidR="00D15388" w:rsidRPr="00C3045B" w:rsidRDefault="00D15388" w:rsidP="00C3045B">
      <w:pPr>
        <w:spacing w:before="100" w:beforeAutospacing="1" w:after="24" w:line="360" w:lineRule="auto"/>
        <w:ind w:firstLine="709"/>
        <w:jc w:val="both"/>
        <w:rPr>
          <w:b/>
          <w:bCs/>
          <w:color w:val="000000" w:themeColor="text1"/>
          <w:sz w:val="28"/>
          <w:szCs w:val="28"/>
        </w:rPr>
      </w:pPr>
    </w:p>
    <w:p w14:paraId="3B4F21E8" w14:textId="77777777" w:rsidR="0098249E" w:rsidRPr="00C3045B" w:rsidRDefault="0098249E" w:rsidP="00C3045B">
      <w:pPr>
        <w:spacing w:line="360" w:lineRule="auto"/>
        <w:ind w:firstLine="709"/>
        <w:jc w:val="both"/>
        <w:rPr>
          <w:color w:val="000000" w:themeColor="text1"/>
          <w:sz w:val="28"/>
          <w:szCs w:val="28"/>
        </w:rPr>
      </w:pPr>
    </w:p>
    <w:sectPr w:rsidR="0098249E" w:rsidRPr="00C3045B" w:rsidSect="00211261">
      <w:pgSz w:w="11906" w:h="16838"/>
      <w:pgMar w:top="1134" w:right="850"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68" w:author="Анна Ромашко" w:date="2025-09-25T08:11:00Z" w:initials="АР">
    <w:p w14:paraId="248B607C" w14:textId="3D612C4D" w:rsidR="001E1313" w:rsidRDefault="001E1313">
      <w:pPr>
        <w:pStyle w:val="af"/>
      </w:pPr>
      <w:r>
        <w:rPr>
          <w:rStyle w:val="ae"/>
        </w:rPr>
        <w:annotationRef/>
      </w:r>
      <w:r>
        <w:t>Это все не имеет отношение к твоей курсовой работе</w:t>
      </w:r>
    </w:p>
  </w:comment>
  <w:comment w:id="598" w:author="Анна Ромашко" w:date="2025-09-25T08:12:00Z" w:initials="АР">
    <w:p w14:paraId="5C72F297" w14:textId="7D50DAE6" w:rsidR="001E1313" w:rsidRDefault="001E1313">
      <w:pPr>
        <w:pStyle w:val="af"/>
      </w:pPr>
      <w:r>
        <w:rPr>
          <w:rStyle w:val="ae"/>
        </w:rPr>
        <w:annotationRef/>
      </w:r>
      <w:r>
        <w:t>Вот из этого сделать нормальное введение. Как в предыдущем НИРС: краткое описание проблемы, цель, задачи.</w:t>
      </w:r>
    </w:p>
  </w:comment>
  <w:comment w:id="599" w:author="mikle" w:date="2025-10-04T11:47:00Z" w:initials="m">
    <w:p w14:paraId="380EDEB2" w14:textId="2D821BA5" w:rsidR="00DA4004" w:rsidRDefault="00DA4004">
      <w:pPr>
        <w:pStyle w:val="af"/>
      </w:pPr>
      <w:r>
        <w:rPr>
          <w:rStyle w:val="ae"/>
        </w:rPr>
        <w:annotationRef/>
      </w:r>
    </w:p>
  </w:comment>
  <w:comment w:id="600" w:author="mikle" w:date="2025-10-04T17:49:00Z" w:initials="m">
    <w:p w14:paraId="7896DE8E" w14:textId="005F2C1F" w:rsidR="00DD2CDB" w:rsidRDefault="00DD2CDB">
      <w:pPr>
        <w:pStyle w:val="af"/>
      </w:pPr>
      <w:r>
        <w:rPr>
          <w:rStyle w:val="ae"/>
        </w:rPr>
        <w:annotationRef/>
      </w:r>
      <w:r>
        <w:t>Готово</w:t>
      </w:r>
    </w:p>
  </w:comment>
  <w:comment w:id="665" w:author="Анна Ромашко" w:date="2025-09-25T08:14:00Z" w:initials="АР">
    <w:p w14:paraId="50910D56" w14:textId="7B34672E" w:rsidR="001E1313" w:rsidRDefault="001E1313">
      <w:pPr>
        <w:pStyle w:val="af"/>
      </w:pPr>
      <w:r>
        <w:rPr>
          <w:rStyle w:val="ae"/>
        </w:rPr>
        <w:annotationRef/>
      </w:r>
      <w:r>
        <w:t>Проверить размерность по формулам, как на физике в школе</w:t>
      </w:r>
    </w:p>
  </w:comment>
  <w:comment w:id="790" w:author="Анна Ромашко" w:date="2025-09-25T08:16:00Z" w:initials="АР">
    <w:p w14:paraId="26F2B7B8" w14:textId="4A90479B" w:rsidR="001E1313" w:rsidRDefault="001E1313">
      <w:pPr>
        <w:pStyle w:val="af"/>
      </w:pPr>
      <w:r>
        <w:rPr>
          <w:rStyle w:val="ae"/>
        </w:rPr>
        <w:annotationRef/>
      </w:r>
      <w:r>
        <w:t>Если написал формулу, то во-первых, в тексте сразу после или прямо перед формулой должны быть расшифровки всех букв, которые есть в этой формуле, во-вторых у формул должны быть номера, по которым на эти формулы ниже в тексте должны быть даны ссылки. То есть формулы не должны даваться просто так, чтобы на них посмотреть. Они должны использоваться по цепочке, как в доказательствах в математике: первую формулу взяли из литературы, на ее основе вывели вторую, с помощью второй получили третью и так далее.</w:t>
      </w:r>
    </w:p>
  </w:comment>
  <w:comment w:id="876" w:author="Анна Ромашко" w:date="2025-09-25T08:21:00Z" w:initials="АР">
    <w:p w14:paraId="3D0BF788" w14:textId="662973F1" w:rsidR="001E1313" w:rsidRDefault="001E1313">
      <w:pPr>
        <w:pStyle w:val="af"/>
      </w:pPr>
      <w:r>
        <w:rPr>
          <w:rStyle w:val="ae"/>
        </w:rPr>
        <w:annotationRef/>
      </w:r>
      <w:r>
        <w:t>Перекрестными связями можно пренебречь, так как во-первых по условию ПА движется в плоскости горизонта – отсюда нет влияния крена и дифферента, во-вторых для удобства синтеза контура курса и контура марша их взаимовлиянием временно пренебрегаем. Оно по-хорошему должно потом быть отражено в БФС ДРК. У тебя ведь и движение вперед, и поворот по курсу выполняются одними и теми же двумя движителями.</w:t>
      </w:r>
    </w:p>
  </w:comment>
  <w:comment w:id="904" w:author="Анна Ромашко" w:date="2025-09-25T08:16:00Z" w:initials="АР">
    <w:p w14:paraId="0095A294" w14:textId="77777777" w:rsidR="00780D09" w:rsidRDefault="00780D09" w:rsidP="00780D09">
      <w:pPr>
        <w:pStyle w:val="af"/>
      </w:pPr>
      <w:r>
        <w:rPr>
          <w:rStyle w:val="ae"/>
        </w:rPr>
        <w:annotationRef/>
      </w:r>
      <w:r>
        <w:t>Если написал формулу, то во-первых, в тексте сразу после или прямо перед формулой должны быть расшифровки всех букв, которые есть в этой формуле, во-вторых у формул должны быть номера, по которым на эти формулы ниже в тексте должны быть даны ссылки. То есть формулы не должны даваться просто так, чтобы на них посмотреть. Они должны использоваться по цепочке, как в доказательствах в математике: первую формулу взяли из литературы, на ее основе вывели вторую, с помощью второй получили третью и так далее.</w:t>
      </w:r>
    </w:p>
  </w:comment>
  <w:comment w:id="990" w:author="Анна Ромашко" w:date="2025-09-25T08:25:00Z" w:initials="АР">
    <w:p w14:paraId="708CCEFB" w14:textId="6EAF45D2" w:rsidR="001E1313" w:rsidRDefault="001E1313">
      <w:pPr>
        <w:pStyle w:val="af"/>
      </w:pPr>
      <w:r>
        <w:rPr>
          <w:rStyle w:val="ae"/>
        </w:rPr>
        <w:annotationRef/>
      </w:r>
      <w:r>
        <w:t>Где-то здесь ожидаешь ссылку на литературу</w:t>
      </w:r>
    </w:p>
  </w:comment>
  <w:comment w:id="1228" w:author="Анна Ромашко" w:date="2025-09-25T08:28:00Z" w:initials="АР">
    <w:p w14:paraId="0F54A613" w14:textId="77777777" w:rsidR="001E1313" w:rsidRDefault="001E1313">
      <w:pPr>
        <w:pStyle w:val="af"/>
      </w:pPr>
      <w:r>
        <w:rPr>
          <w:rStyle w:val="ae"/>
        </w:rPr>
        <w:annotationRef/>
      </w:r>
      <w:r>
        <w:t>С этого момента уже однозначно не хватает структурных схем. Можно их начать рисовать еще в самом начале, общую, в которой соединены модель динамики ПА, модель его движительного комплекса и модель его системы управления в виде просто трех прямоугольничков. После общей подробнее схему модели динамики ПА и так далее.</w:t>
      </w:r>
    </w:p>
    <w:p w14:paraId="3C829ADD" w14:textId="77777777" w:rsidR="001E1313" w:rsidRDefault="001E1313">
      <w:pPr>
        <w:pStyle w:val="af"/>
      </w:pPr>
      <w:r>
        <w:t>Модель движительного комплекса можно взять проще и сразу написать передаточную функцию одного движителя, затем объединить ее в передаточную функцию движительного комплекса, как мы делали на парах.</w:t>
      </w:r>
    </w:p>
    <w:p w14:paraId="4D5FF9EB" w14:textId="3E4DB537" w:rsidR="001E1313" w:rsidRDefault="001E1313">
      <w:pPr>
        <w:pStyle w:val="af"/>
      </w:pPr>
      <w:r>
        <w:t>Метод синтеза К1, К2 получился очень запутанным. Вам теперь его так читают?</w:t>
      </w:r>
    </w:p>
  </w:comment>
  <w:comment w:id="2629" w:author="Анна Ромашко" w:date="2025-09-25T08:35:00Z" w:initials="АР">
    <w:p w14:paraId="44D4BD0E" w14:textId="3FE466D3" w:rsidR="001E1313" w:rsidRDefault="001E1313">
      <w:pPr>
        <w:pStyle w:val="af"/>
      </w:pPr>
      <w:r>
        <w:rPr>
          <w:rStyle w:val="ae"/>
        </w:rPr>
        <w:annotationRef/>
      </w:r>
      <w:r>
        <w:t>Расшифровку не увидела</w:t>
      </w:r>
    </w:p>
  </w:comment>
  <w:comment w:id="2638" w:author="Анна Ромашко" w:date="2025-09-25T08:37:00Z" w:initials="АР">
    <w:p w14:paraId="314D42E1" w14:textId="4144F970" w:rsidR="001E1313" w:rsidRDefault="001E1313">
      <w:pPr>
        <w:pStyle w:val="af"/>
      </w:pPr>
      <w:r>
        <w:rPr>
          <w:rStyle w:val="ae"/>
        </w:rPr>
        <w:annotationRef/>
      </w:r>
      <w:r>
        <w:t>Вот до сюда еще относительно понятно, что говорится</w:t>
      </w:r>
    </w:p>
  </w:comment>
  <w:comment w:id="2707" w:author="Анна Ромашко" w:date="2025-09-25T08:38:00Z" w:initials="АР">
    <w:p w14:paraId="3083D3F9" w14:textId="463DCD9F" w:rsidR="001E1313" w:rsidRDefault="001E1313">
      <w:pPr>
        <w:pStyle w:val="af"/>
      </w:pPr>
      <w:r>
        <w:rPr>
          <w:rStyle w:val="ae"/>
        </w:rPr>
        <w:annotationRef/>
      </w:r>
      <w:r>
        <w:t>Вот отсюда уже слишкм мудренно и не ясно, зачем это вообще нужно или как вычисленно</w:t>
      </w:r>
    </w:p>
  </w:comment>
  <w:comment w:id="2878" w:author="Анна Ромашко" w:date="2025-09-25T08:39:00Z" w:initials="АР">
    <w:p w14:paraId="1842571F" w14:textId="2EC4CAF3" w:rsidR="001E1313" w:rsidRDefault="001E1313">
      <w:pPr>
        <w:pStyle w:val="af"/>
      </w:pPr>
      <w:r>
        <w:rPr>
          <w:rStyle w:val="ae"/>
        </w:rPr>
        <w:annotationRef/>
      </w:r>
      <w:r>
        <w:t>Пару страниц назад ты уже выбрал этот метод и написал его преимущества, не нужно повторяться. Здесь логически ты рассказываешь как метод работает и как применить его на твоем ПА</w:t>
      </w:r>
    </w:p>
  </w:comment>
  <w:comment w:id="3024" w:author="Анна Ромашко" w:date="2025-09-25T08:42:00Z" w:initials="АР">
    <w:p w14:paraId="11F278DE" w14:textId="77777777" w:rsidR="001E1313" w:rsidRDefault="001E1313">
      <w:pPr>
        <w:pStyle w:val="af"/>
      </w:pPr>
      <w:r>
        <w:rPr>
          <w:rStyle w:val="ae"/>
        </w:rPr>
        <w:annotationRef/>
      </w:r>
      <w:r>
        <w:t>Результаты моделирования работы контура курса и контура марша логичнее было бы представить в пунктах, посвященных этим контурам. А здесь уже описывать работу систему управления верхнего уровня: это у тебя движение по траектории.</w:t>
      </w:r>
    </w:p>
    <w:p w14:paraId="605543BE" w14:textId="69E74BC5" w:rsidR="001E1313" w:rsidRDefault="001E1313">
      <w:pPr>
        <w:pStyle w:val="af"/>
      </w:pPr>
      <w:r>
        <w:t>Сделай больше одной траектории просто для наглядности.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8B607C" w15:done="0"/>
  <w15:commentEx w15:paraId="5C72F297" w15:done="0"/>
  <w15:commentEx w15:paraId="380EDEB2" w15:paraIdParent="5C72F297" w15:done="0"/>
  <w15:commentEx w15:paraId="7896DE8E" w15:paraIdParent="5C72F297" w15:done="0"/>
  <w15:commentEx w15:paraId="50910D56" w15:done="0"/>
  <w15:commentEx w15:paraId="26F2B7B8" w15:done="0"/>
  <w15:commentEx w15:paraId="3D0BF788" w15:done="0"/>
  <w15:commentEx w15:paraId="0095A294" w15:done="0"/>
  <w15:commentEx w15:paraId="708CCEFB" w15:done="0"/>
  <w15:commentEx w15:paraId="4D5FF9EB" w15:done="0"/>
  <w15:commentEx w15:paraId="44D4BD0E" w15:done="0"/>
  <w15:commentEx w15:paraId="314D42E1" w15:done="0"/>
  <w15:commentEx w15:paraId="3083D3F9" w15:done="0"/>
  <w15:commentEx w15:paraId="1842571F" w15:done="0"/>
  <w15:commentEx w15:paraId="605543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7F77B9" w16cex:dateUtc="2025-09-25T05:11:00Z"/>
  <w16cex:commentExtensible w16cex:durableId="2C7F77E7" w16cex:dateUtc="2025-09-25T05:12:00Z"/>
  <w16cex:commentExtensible w16cex:durableId="4070A947" w16cex:dateUtc="2025-10-04T18:47:00Z"/>
  <w16cex:commentExtensible w16cex:durableId="4B26F943" w16cex:dateUtc="2025-10-05T00:49:00Z"/>
  <w16cex:commentExtensible w16cex:durableId="2C7F787C" w16cex:dateUtc="2025-09-25T05:14:00Z"/>
  <w16cex:commentExtensible w16cex:durableId="2C7F78E8" w16cex:dateUtc="2025-09-25T05:16:00Z"/>
  <w16cex:commentExtensible w16cex:durableId="2C7F79F9" w16cex:dateUtc="2025-09-25T05:21:00Z"/>
  <w16cex:commentExtensible w16cex:durableId="628CECA9" w16cex:dateUtc="2025-09-25T05:16:00Z"/>
  <w16cex:commentExtensible w16cex:durableId="2C7F7AF2" w16cex:dateUtc="2025-09-25T05:25:00Z"/>
  <w16cex:commentExtensible w16cex:durableId="2C7F7BA6" w16cex:dateUtc="2025-09-25T05:28:00Z"/>
  <w16cex:commentExtensible w16cex:durableId="2C7F7D53" w16cex:dateUtc="2025-09-25T05:35:00Z"/>
  <w16cex:commentExtensible w16cex:durableId="2C7F7DD0" w16cex:dateUtc="2025-09-25T05:37:00Z"/>
  <w16cex:commentExtensible w16cex:durableId="2C7F7DF0" w16cex:dateUtc="2025-09-25T05:38:00Z"/>
  <w16cex:commentExtensible w16cex:durableId="2C7F7E25" w16cex:dateUtc="2025-09-25T05:39:00Z"/>
  <w16cex:commentExtensible w16cex:durableId="2C7F7EE8" w16cex:dateUtc="2025-09-25T0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8B607C" w16cid:durableId="2C7F77B9"/>
  <w16cid:commentId w16cid:paraId="5C72F297" w16cid:durableId="2C7F77E7"/>
  <w16cid:commentId w16cid:paraId="380EDEB2" w16cid:durableId="4070A947"/>
  <w16cid:commentId w16cid:paraId="7896DE8E" w16cid:durableId="4B26F943"/>
  <w16cid:commentId w16cid:paraId="50910D56" w16cid:durableId="2C7F787C"/>
  <w16cid:commentId w16cid:paraId="26F2B7B8" w16cid:durableId="2C7F78E8"/>
  <w16cid:commentId w16cid:paraId="3D0BF788" w16cid:durableId="2C7F79F9"/>
  <w16cid:commentId w16cid:paraId="0095A294" w16cid:durableId="628CECA9"/>
  <w16cid:commentId w16cid:paraId="708CCEFB" w16cid:durableId="2C7F7AF2"/>
  <w16cid:commentId w16cid:paraId="4D5FF9EB" w16cid:durableId="2C7F7BA6"/>
  <w16cid:commentId w16cid:paraId="44D4BD0E" w16cid:durableId="2C7F7D53"/>
  <w16cid:commentId w16cid:paraId="314D42E1" w16cid:durableId="2C7F7DD0"/>
  <w16cid:commentId w16cid:paraId="3083D3F9" w16cid:durableId="2C7F7DF0"/>
  <w16cid:commentId w16cid:paraId="1842571F" w16cid:durableId="2C7F7E25"/>
  <w16cid:commentId w16cid:paraId="605543BE" w16cid:durableId="2C7F7E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0F8FC" w14:textId="77777777" w:rsidR="006A04E5" w:rsidRDefault="006A04E5">
      <w:r>
        <w:separator/>
      </w:r>
    </w:p>
  </w:endnote>
  <w:endnote w:type="continuationSeparator" w:id="0">
    <w:p w14:paraId="65B2A7CD" w14:textId="77777777" w:rsidR="006A04E5" w:rsidRDefault="006A0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6C5418" w14:textId="77777777" w:rsidR="006A04E5" w:rsidRDefault="006A04E5">
      <w:r>
        <w:separator/>
      </w:r>
    </w:p>
  </w:footnote>
  <w:footnote w:type="continuationSeparator" w:id="0">
    <w:p w14:paraId="7CCF6383" w14:textId="77777777" w:rsidR="006A04E5" w:rsidRDefault="006A04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C0C71"/>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 w15:restartNumberingAfterBreak="0">
    <w:nsid w:val="050B3713"/>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2" w15:restartNumberingAfterBreak="0">
    <w:nsid w:val="18BF0C4C"/>
    <w:multiLevelType w:val="hybridMultilevel"/>
    <w:tmpl w:val="C60C6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77D22B1"/>
    <w:multiLevelType w:val="hybridMultilevel"/>
    <w:tmpl w:val="4704CB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9F42BCB"/>
    <w:multiLevelType w:val="hybridMultilevel"/>
    <w:tmpl w:val="8300F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F5E6664"/>
    <w:multiLevelType w:val="multilevel"/>
    <w:tmpl w:val="1AB2A0A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6" w15:restartNumberingAfterBreak="0">
    <w:nsid w:val="30351D4B"/>
    <w:multiLevelType w:val="multilevel"/>
    <w:tmpl w:val="00D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24520"/>
    <w:multiLevelType w:val="multilevel"/>
    <w:tmpl w:val="7E785AB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8" w15:restartNumberingAfterBreak="0">
    <w:nsid w:val="37E103BD"/>
    <w:multiLevelType w:val="hybridMultilevel"/>
    <w:tmpl w:val="1F2AD9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06F21DF"/>
    <w:multiLevelType w:val="hybridMultilevel"/>
    <w:tmpl w:val="5A62F2E8"/>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1F20157"/>
    <w:multiLevelType w:val="hybridMultilevel"/>
    <w:tmpl w:val="3E5CAE86"/>
    <w:lvl w:ilvl="0" w:tplc="38D6C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2ED135F"/>
    <w:multiLevelType w:val="hybridMultilevel"/>
    <w:tmpl w:val="75A8492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57BB6E05"/>
    <w:multiLevelType w:val="multilevel"/>
    <w:tmpl w:val="3D4E41B8"/>
    <w:lvl w:ilvl="0">
      <w:start w:val="1"/>
      <w:numFmt w:val="decimal"/>
      <w:lvlText w:val="%1."/>
      <w:lvlJc w:val="left"/>
      <w:pPr>
        <w:ind w:left="1069" w:hanging="360"/>
      </w:pPr>
      <w:rPr>
        <w:rFonts w:hint="default"/>
      </w:rPr>
    </w:lvl>
    <w:lvl w:ilvl="1">
      <w:start w:val="1"/>
      <w:numFmt w:val="decimal"/>
      <w:lvlText w:val="%2."/>
      <w:lvlJc w:val="left"/>
      <w:pPr>
        <w:ind w:left="1429" w:hanging="360"/>
      </w:pPr>
    </w:lvl>
    <w:lvl w:ilvl="2">
      <w:start w:val="1"/>
      <w:numFmt w:val="decimal"/>
      <w:lvlText w:val="%3."/>
      <w:lvlJc w:val="left"/>
      <w:pPr>
        <w:ind w:left="1069" w:hanging="360"/>
      </w:p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3" w15:restartNumberingAfterBreak="0">
    <w:nsid w:val="66725E1F"/>
    <w:multiLevelType w:val="multilevel"/>
    <w:tmpl w:val="511A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DF1F34"/>
    <w:multiLevelType w:val="hybridMultilevel"/>
    <w:tmpl w:val="75A849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5E35EA7"/>
    <w:multiLevelType w:val="multilevel"/>
    <w:tmpl w:val="BC5491AA"/>
    <w:lvl w:ilvl="0">
      <w:start w:val="1"/>
      <w:numFmt w:val="decimal"/>
      <w:lvlText w:val="%1."/>
      <w:lvlJc w:val="left"/>
      <w:pPr>
        <w:ind w:left="1069" w:hanging="360"/>
      </w:pPr>
      <w:rPr>
        <w:rFonts w:hint="default"/>
      </w:rPr>
    </w:lvl>
    <w:lvl w:ilvl="1">
      <w:start w:val="1"/>
      <w:numFmt w:val="decimal"/>
      <w:lvlText w:val="%2."/>
      <w:lvlJc w:val="left"/>
      <w:pPr>
        <w:ind w:left="1069" w:hanging="360"/>
      </w:p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509" w:hanging="180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3229" w:hanging="2520"/>
      </w:pPr>
      <w:rPr>
        <w:rFonts w:hint="default"/>
      </w:rPr>
    </w:lvl>
  </w:abstractNum>
  <w:abstractNum w:abstractNumId="16" w15:restartNumberingAfterBreak="0">
    <w:nsid w:val="7CC55A32"/>
    <w:multiLevelType w:val="hybridMultilevel"/>
    <w:tmpl w:val="F1BAFA94"/>
    <w:lvl w:ilvl="0" w:tplc="B4C0D1B6">
      <w:start w:val="1"/>
      <w:numFmt w:val="decimal"/>
      <w:lvlText w:val="%1."/>
      <w:lvlJc w:val="left"/>
      <w:pPr>
        <w:ind w:left="1211"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AF2A91AE">
      <w:numFmt w:val="bullet"/>
      <w:lvlText w:val="•"/>
      <w:lvlJc w:val="left"/>
      <w:pPr>
        <w:ind w:left="2090" w:hanging="360"/>
      </w:pPr>
      <w:rPr>
        <w:rFonts w:hint="default"/>
        <w:lang w:val="ru-RU" w:eastAsia="en-US" w:bidi="ar-SA"/>
      </w:rPr>
    </w:lvl>
    <w:lvl w:ilvl="2" w:tplc="36302AC0">
      <w:numFmt w:val="bullet"/>
      <w:lvlText w:val="•"/>
      <w:lvlJc w:val="left"/>
      <w:pPr>
        <w:ind w:left="2960" w:hanging="360"/>
      </w:pPr>
      <w:rPr>
        <w:rFonts w:hint="default"/>
        <w:lang w:val="ru-RU" w:eastAsia="en-US" w:bidi="ar-SA"/>
      </w:rPr>
    </w:lvl>
    <w:lvl w:ilvl="3" w:tplc="70B6902C">
      <w:numFmt w:val="bullet"/>
      <w:lvlText w:val="•"/>
      <w:lvlJc w:val="left"/>
      <w:pPr>
        <w:ind w:left="3830" w:hanging="360"/>
      </w:pPr>
      <w:rPr>
        <w:rFonts w:hint="default"/>
        <w:lang w:val="ru-RU" w:eastAsia="en-US" w:bidi="ar-SA"/>
      </w:rPr>
    </w:lvl>
    <w:lvl w:ilvl="4" w:tplc="91E8FD8C">
      <w:numFmt w:val="bullet"/>
      <w:lvlText w:val="•"/>
      <w:lvlJc w:val="left"/>
      <w:pPr>
        <w:ind w:left="4700" w:hanging="360"/>
      </w:pPr>
      <w:rPr>
        <w:rFonts w:hint="default"/>
        <w:lang w:val="ru-RU" w:eastAsia="en-US" w:bidi="ar-SA"/>
      </w:rPr>
    </w:lvl>
    <w:lvl w:ilvl="5" w:tplc="AD2AD130">
      <w:numFmt w:val="bullet"/>
      <w:lvlText w:val="•"/>
      <w:lvlJc w:val="left"/>
      <w:pPr>
        <w:ind w:left="5571" w:hanging="360"/>
      </w:pPr>
      <w:rPr>
        <w:rFonts w:hint="default"/>
        <w:lang w:val="ru-RU" w:eastAsia="en-US" w:bidi="ar-SA"/>
      </w:rPr>
    </w:lvl>
    <w:lvl w:ilvl="6" w:tplc="D01EB3C8">
      <w:numFmt w:val="bullet"/>
      <w:lvlText w:val="•"/>
      <w:lvlJc w:val="left"/>
      <w:pPr>
        <w:ind w:left="6441" w:hanging="360"/>
      </w:pPr>
      <w:rPr>
        <w:rFonts w:hint="default"/>
        <w:lang w:val="ru-RU" w:eastAsia="en-US" w:bidi="ar-SA"/>
      </w:rPr>
    </w:lvl>
    <w:lvl w:ilvl="7" w:tplc="7EC6FCEC">
      <w:numFmt w:val="bullet"/>
      <w:lvlText w:val="•"/>
      <w:lvlJc w:val="left"/>
      <w:pPr>
        <w:ind w:left="7311" w:hanging="360"/>
      </w:pPr>
      <w:rPr>
        <w:rFonts w:hint="default"/>
        <w:lang w:val="ru-RU" w:eastAsia="en-US" w:bidi="ar-SA"/>
      </w:rPr>
    </w:lvl>
    <w:lvl w:ilvl="8" w:tplc="B394C11A">
      <w:numFmt w:val="bullet"/>
      <w:lvlText w:val="•"/>
      <w:lvlJc w:val="left"/>
      <w:pPr>
        <w:ind w:left="8181" w:hanging="360"/>
      </w:pPr>
      <w:rPr>
        <w:rFonts w:hint="default"/>
        <w:lang w:val="ru-RU" w:eastAsia="en-US" w:bidi="ar-SA"/>
      </w:rPr>
    </w:lvl>
  </w:abstractNum>
  <w:abstractNum w:abstractNumId="17" w15:restartNumberingAfterBreak="0">
    <w:nsid w:val="7DD518F1"/>
    <w:multiLevelType w:val="multilevel"/>
    <w:tmpl w:val="0D527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436621">
    <w:abstractNumId w:val="17"/>
  </w:num>
  <w:num w:numId="2" w16cid:durableId="25570836">
    <w:abstractNumId w:val="14"/>
  </w:num>
  <w:num w:numId="3" w16cid:durableId="1982466442">
    <w:abstractNumId w:val="7"/>
  </w:num>
  <w:num w:numId="4" w16cid:durableId="1267664033">
    <w:abstractNumId w:val="10"/>
  </w:num>
  <w:num w:numId="5" w16cid:durableId="122893971">
    <w:abstractNumId w:val="15"/>
  </w:num>
  <w:num w:numId="6" w16cid:durableId="1129979228">
    <w:abstractNumId w:val="13"/>
  </w:num>
  <w:num w:numId="7" w16cid:durableId="1571691025">
    <w:abstractNumId w:val="6"/>
  </w:num>
  <w:num w:numId="8" w16cid:durableId="309604274">
    <w:abstractNumId w:val="1"/>
  </w:num>
  <w:num w:numId="9" w16cid:durableId="1037043358">
    <w:abstractNumId w:val="0"/>
  </w:num>
  <w:num w:numId="10" w16cid:durableId="845747879">
    <w:abstractNumId w:val="5"/>
  </w:num>
  <w:num w:numId="11" w16cid:durableId="1930458353">
    <w:abstractNumId w:val="12"/>
  </w:num>
  <w:num w:numId="12" w16cid:durableId="461191152">
    <w:abstractNumId w:val="8"/>
  </w:num>
  <w:num w:numId="13" w16cid:durableId="1484153836">
    <w:abstractNumId w:val="4"/>
  </w:num>
  <w:num w:numId="14" w16cid:durableId="2042709350">
    <w:abstractNumId w:val="2"/>
  </w:num>
  <w:num w:numId="15" w16cid:durableId="1147628589">
    <w:abstractNumId w:val="11"/>
  </w:num>
  <w:num w:numId="16" w16cid:durableId="773282282">
    <w:abstractNumId w:val="9"/>
  </w:num>
  <w:num w:numId="17" w16cid:durableId="1611736999">
    <w:abstractNumId w:val="16"/>
  </w:num>
  <w:num w:numId="18" w16cid:durableId="125744648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Анна Ромашко">
    <w15:presenceInfo w15:providerId="Windows Live" w15:userId="6be80a18a28901cb"/>
  </w15:person>
  <w15:person w15:author="mikle">
    <w15:presenceInfo w15:providerId="None" w15:userId="mik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trackRevisions/>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03"/>
    <w:rsid w:val="00010BD3"/>
    <w:rsid w:val="00016BC9"/>
    <w:rsid w:val="00016DD1"/>
    <w:rsid w:val="00025EC9"/>
    <w:rsid w:val="00027D47"/>
    <w:rsid w:val="000C05D0"/>
    <w:rsid w:val="000E6FAE"/>
    <w:rsid w:val="001167E2"/>
    <w:rsid w:val="00142586"/>
    <w:rsid w:val="0019144E"/>
    <w:rsid w:val="001D13F6"/>
    <w:rsid w:val="001D660A"/>
    <w:rsid w:val="001E1313"/>
    <w:rsid w:val="00211261"/>
    <w:rsid w:val="00212CE9"/>
    <w:rsid w:val="002371C2"/>
    <w:rsid w:val="002629EF"/>
    <w:rsid w:val="002757D4"/>
    <w:rsid w:val="00281626"/>
    <w:rsid w:val="00286F32"/>
    <w:rsid w:val="00291C0D"/>
    <w:rsid w:val="00297380"/>
    <w:rsid w:val="002D33BB"/>
    <w:rsid w:val="002E1095"/>
    <w:rsid w:val="00334CA4"/>
    <w:rsid w:val="004028A5"/>
    <w:rsid w:val="00420666"/>
    <w:rsid w:val="00434E52"/>
    <w:rsid w:val="00440158"/>
    <w:rsid w:val="00445915"/>
    <w:rsid w:val="00474AB4"/>
    <w:rsid w:val="00486E1E"/>
    <w:rsid w:val="004D1818"/>
    <w:rsid w:val="004E5DA8"/>
    <w:rsid w:val="0051460D"/>
    <w:rsid w:val="005173E7"/>
    <w:rsid w:val="00533D9F"/>
    <w:rsid w:val="005506F1"/>
    <w:rsid w:val="00593A37"/>
    <w:rsid w:val="005A7D36"/>
    <w:rsid w:val="005B3B5A"/>
    <w:rsid w:val="005D13B9"/>
    <w:rsid w:val="005E1603"/>
    <w:rsid w:val="005F0E04"/>
    <w:rsid w:val="005F33A7"/>
    <w:rsid w:val="005F6A70"/>
    <w:rsid w:val="00606575"/>
    <w:rsid w:val="00610DC0"/>
    <w:rsid w:val="006516C7"/>
    <w:rsid w:val="0069429A"/>
    <w:rsid w:val="006A04E5"/>
    <w:rsid w:val="00780D09"/>
    <w:rsid w:val="00782640"/>
    <w:rsid w:val="008124FD"/>
    <w:rsid w:val="00814FE0"/>
    <w:rsid w:val="00815291"/>
    <w:rsid w:val="008253CF"/>
    <w:rsid w:val="008303BF"/>
    <w:rsid w:val="00832D58"/>
    <w:rsid w:val="00833578"/>
    <w:rsid w:val="008821B2"/>
    <w:rsid w:val="008863BF"/>
    <w:rsid w:val="00900D23"/>
    <w:rsid w:val="00923F86"/>
    <w:rsid w:val="0092592C"/>
    <w:rsid w:val="009505A2"/>
    <w:rsid w:val="00956A52"/>
    <w:rsid w:val="00976C39"/>
    <w:rsid w:val="0098249E"/>
    <w:rsid w:val="0099276A"/>
    <w:rsid w:val="009A4134"/>
    <w:rsid w:val="00A22B2A"/>
    <w:rsid w:val="00A2380C"/>
    <w:rsid w:val="00AA0750"/>
    <w:rsid w:val="00AB0EDF"/>
    <w:rsid w:val="00AE6B39"/>
    <w:rsid w:val="00AF0327"/>
    <w:rsid w:val="00B10254"/>
    <w:rsid w:val="00B27C2B"/>
    <w:rsid w:val="00B677CB"/>
    <w:rsid w:val="00BE130F"/>
    <w:rsid w:val="00BE51ED"/>
    <w:rsid w:val="00C1473A"/>
    <w:rsid w:val="00C3045B"/>
    <w:rsid w:val="00C358D3"/>
    <w:rsid w:val="00C63251"/>
    <w:rsid w:val="00C733EE"/>
    <w:rsid w:val="00C82B12"/>
    <w:rsid w:val="00C85E2E"/>
    <w:rsid w:val="00CD6003"/>
    <w:rsid w:val="00CE29C1"/>
    <w:rsid w:val="00CF6B80"/>
    <w:rsid w:val="00CF6E68"/>
    <w:rsid w:val="00D15388"/>
    <w:rsid w:val="00D3110D"/>
    <w:rsid w:val="00D413EC"/>
    <w:rsid w:val="00D61ECE"/>
    <w:rsid w:val="00D810B3"/>
    <w:rsid w:val="00D81FC2"/>
    <w:rsid w:val="00D82630"/>
    <w:rsid w:val="00DA4004"/>
    <w:rsid w:val="00DC4F08"/>
    <w:rsid w:val="00DD2CDB"/>
    <w:rsid w:val="00DD3089"/>
    <w:rsid w:val="00DF467A"/>
    <w:rsid w:val="00E376B5"/>
    <w:rsid w:val="00E43F8B"/>
    <w:rsid w:val="00E57C73"/>
    <w:rsid w:val="00E921FF"/>
    <w:rsid w:val="00EA1D37"/>
    <w:rsid w:val="00EB0E46"/>
    <w:rsid w:val="00ED0AC9"/>
    <w:rsid w:val="00EE19EE"/>
    <w:rsid w:val="00EE5A11"/>
    <w:rsid w:val="00F629F2"/>
    <w:rsid w:val="00F95434"/>
    <w:rsid w:val="00FA27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2571"/>
  <w15:chartTrackingRefBased/>
  <w15:docId w15:val="{09C9126A-4843-B348-A455-9183C0B99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33EE"/>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5E16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2380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3045B"/>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1603"/>
    <w:rPr>
      <w:rFonts w:asciiTheme="majorHAnsi" w:eastAsiaTheme="majorEastAsia" w:hAnsiTheme="majorHAnsi" w:cstheme="majorBidi"/>
      <w:color w:val="2F5496" w:themeColor="accent1" w:themeShade="BF"/>
      <w:kern w:val="0"/>
      <w:sz w:val="32"/>
      <w:szCs w:val="32"/>
      <w:lang w:eastAsia="ru-RU"/>
      <w14:ligatures w14:val="none"/>
    </w:rPr>
  </w:style>
  <w:style w:type="paragraph" w:styleId="a3">
    <w:name w:val="TOC Heading"/>
    <w:basedOn w:val="1"/>
    <w:next w:val="a"/>
    <w:uiPriority w:val="39"/>
    <w:unhideWhenUsed/>
    <w:qFormat/>
    <w:rsid w:val="005E1603"/>
    <w:pPr>
      <w:spacing w:before="480" w:line="276" w:lineRule="auto"/>
      <w:outlineLvl w:val="9"/>
    </w:pPr>
    <w:rPr>
      <w:b/>
      <w:bCs/>
      <w:sz w:val="28"/>
      <w:szCs w:val="28"/>
    </w:rPr>
  </w:style>
  <w:style w:type="paragraph" w:styleId="11">
    <w:name w:val="toc 1"/>
    <w:basedOn w:val="a"/>
    <w:next w:val="a"/>
    <w:autoRedefine/>
    <w:uiPriority w:val="39"/>
    <w:unhideWhenUsed/>
    <w:rsid w:val="005E1603"/>
    <w:pPr>
      <w:spacing w:before="120"/>
    </w:pPr>
    <w:rPr>
      <w:rFonts w:asciiTheme="minorHAnsi" w:hAnsiTheme="minorHAnsi" w:cstheme="minorHAnsi"/>
      <w:b/>
      <w:bCs/>
      <w:i/>
      <w:iCs/>
    </w:rPr>
  </w:style>
  <w:style w:type="paragraph" w:styleId="21">
    <w:name w:val="toc 2"/>
    <w:basedOn w:val="a"/>
    <w:next w:val="a"/>
    <w:autoRedefine/>
    <w:uiPriority w:val="39"/>
    <w:unhideWhenUsed/>
    <w:rsid w:val="005E1603"/>
    <w:pPr>
      <w:spacing w:before="120"/>
      <w:ind w:left="240"/>
    </w:pPr>
    <w:rPr>
      <w:rFonts w:asciiTheme="minorHAnsi" w:hAnsiTheme="minorHAnsi" w:cstheme="minorHAnsi"/>
      <w:b/>
      <w:bCs/>
      <w:sz w:val="22"/>
      <w:szCs w:val="22"/>
    </w:rPr>
  </w:style>
  <w:style w:type="paragraph" w:styleId="31">
    <w:name w:val="toc 3"/>
    <w:basedOn w:val="a"/>
    <w:next w:val="a"/>
    <w:autoRedefine/>
    <w:uiPriority w:val="39"/>
    <w:unhideWhenUsed/>
    <w:rsid w:val="005E1603"/>
    <w:pPr>
      <w:ind w:left="480"/>
    </w:pPr>
    <w:rPr>
      <w:rFonts w:asciiTheme="minorHAnsi" w:hAnsiTheme="minorHAnsi" w:cstheme="minorHAnsi"/>
      <w:sz w:val="20"/>
      <w:szCs w:val="20"/>
    </w:rPr>
  </w:style>
  <w:style w:type="paragraph" w:styleId="4">
    <w:name w:val="toc 4"/>
    <w:basedOn w:val="a"/>
    <w:next w:val="a"/>
    <w:autoRedefine/>
    <w:uiPriority w:val="39"/>
    <w:semiHidden/>
    <w:unhideWhenUsed/>
    <w:rsid w:val="005E1603"/>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5E1603"/>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5E1603"/>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5E1603"/>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5E1603"/>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5E1603"/>
    <w:pPr>
      <w:ind w:left="1920"/>
    </w:pPr>
    <w:rPr>
      <w:rFonts w:asciiTheme="minorHAnsi" w:hAnsiTheme="minorHAnsi" w:cstheme="minorHAnsi"/>
      <w:sz w:val="20"/>
      <w:szCs w:val="20"/>
    </w:rPr>
  </w:style>
  <w:style w:type="character" w:customStyle="1" w:styleId="20">
    <w:name w:val="Заголовок 2 Знак"/>
    <w:basedOn w:val="a0"/>
    <w:link w:val="2"/>
    <w:uiPriority w:val="9"/>
    <w:semiHidden/>
    <w:rsid w:val="00A2380C"/>
    <w:rPr>
      <w:rFonts w:asciiTheme="majorHAnsi" w:eastAsiaTheme="majorEastAsia" w:hAnsiTheme="majorHAnsi" w:cstheme="majorBidi"/>
      <w:color w:val="2F5496" w:themeColor="accent1" w:themeShade="BF"/>
      <w:kern w:val="0"/>
      <w:sz w:val="26"/>
      <w:szCs w:val="26"/>
      <w:lang w:eastAsia="ru-RU"/>
      <w14:ligatures w14:val="none"/>
    </w:rPr>
  </w:style>
  <w:style w:type="paragraph" w:styleId="a4">
    <w:name w:val="Body Text"/>
    <w:basedOn w:val="a"/>
    <w:link w:val="a5"/>
    <w:uiPriority w:val="1"/>
    <w:qFormat/>
    <w:rsid w:val="00A2380C"/>
    <w:pPr>
      <w:widowControl w:val="0"/>
      <w:autoSpaceDE w:val="0"/>
      <w:autoSpaceDN w:val="0"/>
    </w:pPr>
    <w:rPr>
      <w:sz w:val="28"/>
      <w:szCs w:val="28"/>
      <w:lang w:eastAsia="en-US"/>
    </w:rPr>
  </w:style>
  <w:style w:type="character" w:customStyle="1" w:styleId="a5">
    <w:name w:val="Основной текст Знак"/>
    <w:basedOn w:val="a0"/>
    <w:link w:val="a4"/>
    <w:uiPriority w:val="1"/>
    <w:rsid w:val="00A2380C"/>
    <w:rPr>
      <w:rFonts w:ascii="Times New Roman" w:eastAsia="Times New Roman" w:hAnsi="Times New Roman" w:cs="Times New Roman"/>
      <w:kern w:val="0"/>
      <w:sz w:val="28"/>
      <w:szCs w:val="28"/>
      <w14:ligatures w14:val="none"/>
    </w:rPr>
  </w:style>
  <w:style w:type="paragraph" w:styleId="a6">
    <w:name w:val="Title"/>
    <w:basedOn w:val="a"/>
    <w:link w:val="a7"/>
    <w:uiPriority w:val="10"/>
    <w:qFormat/>
    <w:rsid w:val="00A2380C"/>
    <w:pPr>
      <w:widowControl w:val="0"/>
      <w:autoSpaceDE w:val="0"/>
      <w:autoSpaceDN w:val="0"/>
      <w:jc w:val="center"/>
    </w:pPr>
    <w:rPr>
      <w:b/>
      <w:bCs/>
      <w:sz w:val="44"/>
      <w:szCs w:val="44"/>
      <w:lang w:eastAsia="en-US"/>
    </w:rPr>
  </w:style>
  <w:style w:type="character" w:customStyle="1" w:styleId="a7">
    <w:name w:val="Заголовок Знак"/>
    <w:basedOn w:val="a0"/>
    <w:link w:val="a6"/>
    <w:uiPriority w:val="10"/>
    <w:rsid w:val="00A2380C"/>
    <w:rPr>
      <w:rFonts w:ascii="Times New Roman" w:eastAsia="Times New Roman" w:hAnsi="Times New Roman" w:cs="Times New Roman"/>
      <w:b/>
      <w:bCs/>
      <w:kern w:val="0"/>
      <w:sz w:val="44"/>
      <w:szCs w:val="44"/>
      <w14:ligatures w14:val="none"/>
    </w:rPr>
  </w:style>
  <w:style w:type="paragraph" w:styleId="a8">
    <w:name w:val="Normal (Web)"/>
    <w:basedOn w:val="a"/>
    <w:uiPriority w:val="99"/>
    <w:unhideWhenUsed/>
    <w:rsid w:val="0098249E"/>
    <w:pPr>
      <w:spacing w:before="100" w:beforeAutospacing="1" w:after="100" w:afterAutospacing="1"/>
    </w:pPr>
  </w:style>
  <w:style w:type="character" w:customStyle="1" w:styleId="apple-converted-space">
    <w:name w:val="apple-converted-space"/>
    <w:basedOn w:val="a0"/>
    <w:rsid w:val="0098249E"/>
  </w:style>
  <w:style w:type="character" w:styleId="a9">
    <w:name w:val="Hyperlink"/>
    <w:basedOn w:val="a0"/>
    <w:uiPriority w:val="99"/>
    <w:unhideWhenUsed/>
    <w:rsid w:val="0098249E"/>
    <w:rPr>
      <w:color w:val="0000FF"/>
      <w:u w:val="single"/>
    </w:rPr>
  </w:style>
  <w:style w:type="character" w:customStyle="1" w:styleId="cite-bracket">
    <w:name w:val="cite-bracket"/>
    <w:basedOn w:val="a0"/>
    <w:rsid w:val="0098249E"/>
  </w:style>
  <w:style w:type="paragraph" w:styleId="aa">
    <w:name w:val="List Paragraph"/>
    <w:basedOn w:val="a"/>
    <w:uiPriority w:val="1"/>
    <w:qFormat/>
    <w:rsid w:val="001167E2"/>
    <w:pPr>
      <w:ind w:left="720"/>
      <w:contextualSpacing/>
    </w:pPr>
  </w:style>
  <w:style w:type="character" w:styleId="ab">
    <w:name w:val="Placeholder Text"/>
    <w:basedOn w:val="a0"/>
    <w:uiPriority w:val="99"/>
    <w:semiHidden/>
    <w:rsid w:val="001167E2"/>
    <w:rPr>
      <w:color w:val="666666"/>
    </w:rPr>
  </w:style>
  <w:style w:type="character" w:styleId="ac">
    <w:name w:val="Strong"/>
    <w:basedOn w:val="a0"/>
    <w:uiPriority w:val="22"/>
    <w:qFormat/>
    <w:rsid w:val="002629EF"/>
    <w:rPr>
      <w:b/>
      <w:bCs/>
    </w:rPr>
  </w:style>
  <w:style w:type="character" w:styleId="ad">
    <w:name w:val="Emphasis"/>
    <w:basedOn w:val="a0"/>
    <w:uiPriority w:val="20"/>
    <w:qFormat/>
    <w:rsid w:val="002629EF"/>
    <w:rPr>
      <w:i/>
      <w:iCs/>
    </w:rPr>
  </w:style>
  <w:style w:type="character" w:customStyle="1" w:styleId="mord">
    <w:name w:val="mord"/>
    <w:basedOn w:val="a0"/>
    <w:rsid w:val="00281626"/>
  </w:style>
  <w:style w:type="character" w:customStyle="1" w:styleId="vlist-s">
    <w:name w:val="vlist-s"/>
    <w:basedOn w:val="a0"/>
    <w:rsid w:val="00281626"/>
  </w:style>
  <w:style w:type="character" w:customStyle="1" w:styleId="mbin">
    <w:name w:val="mbin"/>
    <w:basedOn w:val="a0"/>
    <w:rsid w:val="00281626"/>
  </w:style>
  <w:style w:type="character" w:customStyle="1" w:styleId="mrel">
    <w:name w:val="mrel"/>
    <w:basedOn w:val="a0"/>
    <w:rsid w:val="00281626"/>
  </w:style>
  <w:style w:type="character" w:customStyle="1" w:styleId="mspace">
    <w:name w:val="mspace"/>
    <w:basedOn w:val="a0"/>
    <w:rsid w:val="00C733EE"/>
  </w:style>
  <w:style w:type="character" w:customStyle="1" w:styleId="mclose">
    <w:name w:val="mclose"/>
    <w:basedOn w:val="a0"/>
    <w:rsid w:val="00C733EE"/>
  </w:style>
  <w:style w:type="character" w:customStyle="1" w:styleId="mpunct">
    <w:name w:val="mpunct"/>
    <w:basedOn w:val="a0"/>
    <w:rsid w:val="00C733EE"/>
  </w:style>
  <w:style w:type="character" w:styleId="ae">
    <w:name w:val="annotation reference"/>
    <w:basedOn w:val="a0"/>
    <w:uiPriority w:val="99"/>
    <w:semiHidden/>
    <w:unhideWhenUsed/>
    <w:rsid w:val="0019144E"/>
    <w:rPr>
      <w:sz w:val="16"/>
      <w:szCs w:val="16"/>
    </w:rPr>
  </w:style>
  <w:style w:type="paragraph" w:styleId="af">
    <w:name w:val="annotation text"/>
    <w:basedOn w:val="a"/>
    <w:link w:val="af0"/>
    <w:uiPriority w:val="99"/>
    <w:semiHidden/>
    <w:unhideWhenUsed/>
    <w:rsid w:val="0019144E"/>
    <w:pPr>
      <w:spacing w:after="160"/>
    </w:pPr>
    <w:rPr>
      <w:rFonts w:eastAsiaTheme="minorHAnsi" w:cstheme="minorBidi"/>
      <w:kern w:val="2"/>
      <w:sz w:val="20"/>
      <w:szCs w:val="20"/>
      <w:lang w:eastAsia="en-US"/>
      <w14:ligatures w14:val="standardContextual"/>
    </w:rPr>
  </w:style>
  <w:style w:type="character" w:customStyle="1" w:styleId="af0">
    <w:name w:val="Текст примечания Знак"/>
    <w:basedOn w:val="a0"/>
    <w:link w:val="af"/>
    <w:uiPriority w:val="99"/>
    <w:semiHidden/>
    <w:rsid w:val="0019144E"/>
    <w:rPr>
      <w:rFonts w:ascii="Times New Roman" w:hAnsi="Times New Roman"/>
      <w:sz w:val="20"/>
      <w:szCs w:val="20"/>
    </w:rPr>
  </w:style>
  <w:style w:type="character" w:customStyle="1" w:styleId="ms-1">
    <w:name w:val="ms-1"/>
    <w:basedOn w:val="a0"/>
    <w:rsid w:val="00BE51ED"/>
  </w:style>
  <w:style w:type="character" w:customStyle="1" w:styleId="max-w-15ch">
    <w:name w:val="max-w-[15ch]"/>
    <w:basedOn w:val="a0"/>
    <w:rsid w:val="00BE51ED"/>
  </w:style>
  <w:style w:type="character" w:customStyle="1" w:styleId="mopen">
    <w:name w:val="mopen"/>
    <w:basedOn w:val="a0"/>
    <w:rsid w:val="005506F1"/>
  </w:style>
  <w:style w:type="character" w:customStyle="1" w:styleId="30">
    <w:name w:val="Заголовок 3 Знак"/>
    <w:basedOn w:val="a0"/>
    <w:link w:val="3"/>
    <w:uiPriority w:val="9"/>
    <w:semiHidden/>
    <w:rsid w:val="00C3045B"/>
    <w:rPr>
      <w:rFonts w:asciiTheme="majorHAnsi" w:eastAsiaTheme="majorEastAsia" w:hAnsiTheme="majorHAnsi" w:cstheme="majorBidi"/>
      <w:color w:val="1F3763" w:themeColor="accent1" w:themeShade="7F"/>
      <w:kern w:val="0"/>
      <w:lang w:eastAsia="ru-RU"/>
      <w14:ligatures w14:val="none"/>
    </w:rPr>
  </w:style>
  <w:style w:type="table" w:styleId="af1">
    <w:name w:val="Table Grid"/>
    <w:basedOn w:val="a1"/>
    <w:uiPriority w:val="39"/>
    <w:rsid w:val="00434E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434E52"/>
    <w:pPr>
      <w:spacing w:before="100" w:beforeAutospacing="1" w:after="100" w:afterAutospacing="1"/>
    </w:pPr>
  </w:style>
  <w:style w:type="paragraph" w:styleId="af2">
    <w:name w:val="Revision"/>
    <w:hidden/>
    <w:uiPriority w:val="99"/>
    <w:semiHidden/>
    <w:rsid w:val="001E1313"/>
    <w:rPr>
      <w:rFonts w:ascii="Times New Roman" w:eastAsia="Times New Roman" w:hAnsi="Times New Roman" w:cs="Times New Roman"/>
      <w:kern w:val="0"/>
      <w:lang w:eastAsia="ru-RU"/>
      <w14:ligatures w14:val="none"/>
    </w:rPr>
  </w:style>
  <w:style w:type="paragraph" w:styleId="af3">
    <w:name w:val="annotation subject"/>
    <w:basedOn w:val="af"/>
    <w:next w:val="af"/>
    <w:link w:val="af4"/>
    <w:uiPriority w:val="99"/>
    <w:semiHidden/>
    <w:unhideWhenUsed/>
    <w:rsid w:val="001E1313"/>
    <w:pPr>
      <w:spacing w:after="0"/>
    </w:pPr>
    <w:rPr>
      <w:rFonts w:eastAsia="Times New Roman" w:cs="Times New Roman"/>
      <w:b/>
      <w:bCs/>
      <w:kern w:val="0"/>
      <w:lang w:eastAsia="ru-RU"/>
      <w14:ligatures w14:val="none"/>
    </w:rPr>
  </w:style>
  <w:style w:type="character" w:customStyle="1" w:styleId="af4">
    <w:name w:val="Тема примечания Знак"/>
    <w:basedOn w:val="af0"/>
    <w:link w:val="af3"/>
    <w:uiPriority w:val="99"/>
    <w:semiHidden/>
    <w:rsid w:val="001E1313"/>
    <w:rPr>
      <w:rFonts w:ascii="Times New Roman" w:eastAsia="Times New Roman" w:hAnsi="Times New Roman" w:cs="Times New Roman"/>
      <w:b/>
      <w:bCs/>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C83F6-DB5C-6141-A980-AE69313E5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64</Pages>
  <Words>17252</Words>
  <Characters>98341</Characters>
  <Application>Microsoft Office Word</Application>
  <DocSecurity>0</DocSecurity>
  <Lines>819</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mikle</cp:lastModifiedBy>
  <cp:revision>15</cp:revision>
  <dcterms:created xsi:type="dcterms:W3CDTF">2025-10-05T03:38:00Z</dcterms:created>
  <dcterms:modified xsi:type="dcterms:W3CDTF">2025-10-10T03:08:00Z</dcterms:modified>
</cp:coreProperties>
</file>